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61BA28" w14:textId="77777777" w:rsidR="005A3955" w:rsidRPr="005D29FC" w:rsidRDefault="005A3955" w:rsidP="005A3955">
      <w:pPr>
        <w:rPr>
          <w:rFonts w:cs="Arial"/>
          <w:lang w:val="en-GB"/>
        </w:rPr>
      </w:pPr>
    </w:p>
    <w:p w14:paraId="2D2F5EAF" w14:textId="77777777" w:rsidR="005A3955" w:rsidRPr="005D29FC" w:rsidRDefault="005A3955" w:rsidP="005A3955">
      <w:pPr>
        <w:rPr>
          <w:rFonts w:cs="Arial"/>
        </w:rPr>
      </w:pPr>
    </w:p>
    <w:p w14:paraId="0D50245D" w14:textId="77777777" w:rsidR="005A3955" w:rsidRPr="005D29FC" w:rsidRDefault="005A3955" w:rsidP="005A3955">
      <w:pPr>
        <w:rPr>
          <w:rFonts w:cs="Arial"/>
        </w:rPr>
      </w:pPr>
    </w:p>
    <w:p w14:paraId="568FAD85" w14:textId="77777777" w:rsidR="005A3955" w:rsidRPr="005D29FC" w:rsidRDefault="005A3955" w:rsidP="00411B25">
      <w:pPr>
        <w:tabs>
          <w:tab w:val="left" w:pos="7820"/>
        </w:tabs>
        <w:rPr>
          <w:rFonts w:cs="Arial"/>
        </w:rPr>
      </w:pPr>
    </w:p>
    <w:p w14:paraId="6100A7D3" w14:textId="77777777" w:rsidR="005A3955" w:rsidRPr="005D29FC" w:rsidRDefault="005A3955" w:rsidP="005A3955">
      <w:pPr>
        <w:rPr>
          <w:rFonts w:cs="Arial"/>
        </w:rPr>
      </w:pPr>
    </w:p>
    <w:p w14:paraId="713321B1" w14:textId="77777777" w:rsidR="005A3955" w:rsidRPr="005D29FC" w:rsidRDefault="005A3955" w:rsidP="005A3955">
      <w:pPr>
        <w:rPr>
          <w:rFonts w:cs="Arial"/>
        </w:rPr>
      </w:pPr>
    </w:p>
    <w:p w14:paraId="51A06D8C" w14:textId="77777777" w:rsidR="005A3955" w:rsidRPr="005D29FC" w:rsidRDefault="005A3955" w:rsidP="005A3955">
      <w:pPr>
        <w:rPr>
          <w:rFonts w:cs="Arial"/>
        </w:rPr>
      </w:pPr>
    </w:p>
    <w:p w14:paraId="12978395" w14:textId="77777777" w:rsidR="005A3955" w:rsidRPr="005D29FC" w:rsidRDefault="005A3955" w:rsidP="005A3955">
      <w:pPr>
        <w:rPr>
          <w:rFonts w:cs="Arial"/>
        </w:rPr>
      </w:pPr>
    </w:p>
    <w:p w14:paraId="599F97EF" w14:textId="77777777" w:rsidR="005A3955" w:rsidRPr="005D29FC" w:rsidRDefault="005A3955" w:rsidP="005A3955">
      <w:pPr>
        <w:tabs>
          <w:tab w:val="left" w:pos="5655"/>
        </w:tabs>
        <w:rPr>
          <w:rFonts w:cs="Arial"/>
        </w:rPr>
      </w:pPr>
    </w:p>
    <w:p w14:paraId="5A949D7D" w14:textId="77777777" w:rsidR="005A3955" w:rsidRDefault="005A3955" w:rsidP="005A3955">
      <w:pPr>
        <w:rPr>
          <w:rFonts w:cs="Arial"/>
        </w:rPr>
      </w:pPr>
    </w:p>
    <w:p w14:paraId="126AB34F" w14:textId="77777777" w:rsidR="008B2E2F" w:rsidRDefault="008B2E2F" w:rsidP="005A3955">
      <w:pPr>
        <w:rPr>
          <w:rFonts w:cs="Arial"/>
        </w:rPr>
      </w:pPr>
    </w:p>
    <w:p w14:paraId="226D8A95" w14:textId="77777777" w:rsidR="005A3955" w:rsidRPr="005D29FC" w:rsidRDefault="00BF3E9B" w:rsidP="005A3955">
      <w:pPr>
        <w:rPr>
          <w:rFonts w:cs="Arial"/>
        </w:rPr>
      </w:pPr>
      <w:r>
        <w:rPr>
          <w:rFonts w:ascii="Times New Roman" w:hAnsi="Times New Roman"/>
          <w:noProof/>
          <w:sz w:val="24"/>
          <w:szCs w:val="24"/>
        </w:rPr>
        <w:drawing>
          <wp:anchor distT="0" distB="0" distL="114300" distR="114300" simplePos="0" relativeHeight="251659264" behindDoc="1" locked="0" layoutInCell="1" allowOverlap="1" wp14:anchorId="3586AA64" wp14:editId="0A439A92">
            <wp:simplePos x="0" y="0"/>
            <wp:positionH relativeFrom="column">
              <wp:posOffset>1543050</wp:posOffset>
            </wp:positionH>
            <wp:positionV relativeFrom="paragraph">
              <wp:posOffset>-130810</wp:posOffset>
            </wp:positionV>
            <wp:extent cx="3549015" cy="9182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9015" cy="918210"/>
                    </a:xfrm>
                    <a:prstGeom prst="rect">
                      <a:avLst/>
                    </a:prstGeom>
                    <a:noFill/>
                  </pic:spPr>
                </pic:pic>
              </a:graphicData>
            </a:graphic>
          </wp:anchor>
        </w:drawing>
      </w:r>
    </w:p>
    <w:p w14:paraId="5F6A4866" w14:textId="77777777" w:rsidR="005A3955" w:rsidRDefault="005A3955" w:rsidP="005A3955">
      <w:pPr>
        <w:rPr>
          <w:rFonts w:cs="Arial"/>
        </w:rPr>
      </w:pPr>
    </w:p>
    <w:p w14:paraId="0B685BD5" w14:textId="77777777" w:rsidR="000401AF" w:rsidRPr="005D29FC" w:rsidRDefault="000401AF" w:rsidP="005A3955">
      <w:pPr>
        <w:rPr>
          <w:rFonts w:cs="Arial"/>
        </w:rPr>
      </w:pPr>
    </w:p>
    <w:p w14:paraId="3D97A7A3" w14:textId="77777777" w:rsidR="005A3955" w:rsidRPr="005D29FC" w:rsidRDefault="005A3955" w:rsidP="005A3955">
      <w:pPr>
        <w:rPr>
          <w:rFonts w:cs="Arial"/>
        </w:rPr>
      </w:pPr>
    </w:p>
    <w:p w14:paraId="7E06E6F6" w14:textId="77777777" w:rsidR="005A3955" w:rsidRPr="005D29FC" w:rsidRDefault="005A3955" w:rsidP="005A3955">
      <w:pPr>
        <w:rPr>
          <w:rFonts w:cs="Arial"/>
        </w:rPr>
      </w:pPr>
    </w:p>
    <w:p w14:paraId="69D767E5" w14:textId="77777777" w:rsidR="005A3955" w:rsidRPr="005D29FC" w:rsidRDefault="005A3955" w:rsidP="005A3955">
      <w:pPr>
        <w:rPr>
          <w:rFonts w:cs="Arial"/>
        </w:rPr>
      </w:pPr>
    </w:p>
    <w:p w14:paraId="07B9B834" w14:textId="77777777" w:rsidR="00BF3E9B" w:rsidRDefault="00A139B9" w:rsidP="00BF3E9B">
      <w:pPr>
        <w:jc w:val="center"/>
        <w:rPr>
          <w:rFonts w:cs="Arial"/>
          <w:b/>
          <w:sz w:val="28"/>
          <w:szCs w:val="28"/>
        </w:rPr>
      </w:pPr>
      <w:r>
        <w:rPr>
          <w:rFonts w:cs="Arial"/>
          <w:b/>
          <w:sz w:val="28"/>
          <w:szCs w:val="28"/>
        </w:rPr>
        <w:t>CREW LEAVE RECONCILIATION SYSTEM</w:t>
      </w:r>
    </w:p>
    <w:p w14:paraId="7ADC479A" w14:textId="77777777" w:rsidR="00BF3E9B" w:rsidRDefault="00BF3E9B" w:rsidP="00BF3E9B">
      <w:pPr>
        <w:jc w:val="center"/>
        <w:rPr>
          <w:rFonts w:cs="Arial"/>
          <w:b/>
          <w:sz w:val="28"/>
          <w:szCs w:val="28"/>
        </w:rPr>
      </w:pPr>
      <w:r>
        <w:rPr>
          <w:rFonts w:cs="Arial"/>
          <w:b/>
          <w:sz w:val="28"/>
          <w:szCs w:val="28"/>
        </w:rPr>
        <w:t>SYSTEM OPERATION DOCUMENT</w:t>
      </w:r>
    </w:p>
    <w:p w14:paraId="0828926F" w14:textId="3E3C9B34" w:rsidR="00E6721E" w:rsidRDefault="001019FB" w:rsidP="00A11653">
      <w:pPr>
        <w:jc w:val="center"/>
        <w:rPr>
          <w:rFonts w:cs="Arial"/>
          <w:b/>
          <w:bCs/>
        </w:rPr>
      </w:pPr>
      <w:r>
        <w:rPr>
          <w:b/>
          <w:bCs/>
          <w:sz w:val="28"/>
          <w:szCs w:val="28"/>
        </w:rPr>
        <w:t>MAB/GROUP IT/</w:t>
      </w:r>
      <w:r w:rsidR="003C0C8D">
        <w:rPr>
          <w:b/>
          <w:bCs/>
          <w:sz w:val="28"/>
          <w:szCs w:val="28"/>
        </w:rPr>
        <w:t>SOD/</w:t>
      </w:r>
      <w:r w:rsidR="00A139B9">
        <w:rPr>
          <w:b/>
          <w:bCs/>
          <w:sz w:val="28"/>
          <w:szCs w:val="28"/>
        </w:rPr>
        <w:t>CLRS</w:t>
      </w:r>
      <w:r>
        <w:rPr>
          <w:b/>
          <w:bCs/>
          <w:sz w:val="28"/>
          <w:szCs w:val="28"/>
        </w:rPr>
        <w:t>/</w:t>
      </w:r>
      <w:ins w:id="0" w:author="Prashant Chauhan" w:date="2020-08-07T20:32:00Z">
        <w:r w:rsidR="008E3000">
          <w:rPr>
            <w:b/>
            <w:bCs/>
            <w:sz w:val="28"/>
            <w:szCs w:val="28"/>
          </w:rPr>
          <w:t>1.2</w:t>
        </w:r>
      </w:ins>
      <w:del w:id="1" w:author="Prashant Chauhan" w:date="2020-08-07T20:32:00Z">
        <w:r w:rsidDel="008E3000">
          <w:rPr>
            <w:b/>
            <w:bCs/>
            <w:sz w:val="28"/>
            <w:szCs w:val="28"/>
          </w:rPr>
          <w:delText>1.</w:delText>
        </w:r>
      </w:del>
      <w:ins w:id="2" w:author="Prashant Chauhan [2]" w:date="2020-06-25T17:57:00Z">
        <w:del w:id="3" w:author="Prashant Chauhan" w:date="2020-08-07T20:32:00Z">
          <w:r w:rsidR="00806BFE" w:rsidDel="008E3000">
            <w:rPr>
              <w:b/>
              <w:bCs/>
              <w:sz w:val="28"/>
              <w:szCs w:val="28"/>
            </w:rPr>
            <w:delText>1</w:delText>
          </w:r>
        </w:del>
      </w:ins>
      <w:del w:id="4" w:author="Prashant Chauhan [2]" w:date="2020-06-25T17:57:00Z">
        <w:r w:rsidR="00437DB0" w:rsidDel="00806BFE">
          <w:rPr>
            <w:b/>
            <w:bCs/>
            <w:sz w:val="28"/>
            <w:szCs w:val="28"/>
          </w:rPr>
          <w:delText>0</w:delText>
        </w:r>
      </w:del>
    </w:p>
    <w:p w14:paraId="74BF93DC" w14:textId="77777777" w:rsidR="00A11653" w:rsidRDefault="00A11653" w:rsidP="00A11653">
      <w:pPr>
        <w:jc w:val="center"/>
        <w:rPr>
          <w:rFonts w:cs="Arial"/>
          <w:b/>
          <w:bCs/>
        </w:rPr>
      </w:pPr>
    </w:p>
    <w:p w14:paraId="74985ED3" w14:textId="77777777" w:rsidR="00A11653" w:rsidRDefault="00A11653" w:rsidP="00A11653">
      <w:pPr>
        <w:jc w:val="center"/>
        <w:rPr>
          <w:rFonts w:cs="Arial"/>
          <w:b/>
          <w:bCs/>
        </w:rPr>
      </w:pPr>
    </w:p>
    <w:p w14:paraId="147AAF47" w14:textId="77777777" w:rsidR="00A11653" w:rsidRDefault="00A11653" w:rsidP="00A11653">
      <w:pPr>
        <w:jc w:val="center"/>
        <w:rPr>
          <w:rFonts w:cs="Arial"/>
          <w:b/>
          <w:bCs/>
        </w:rPr>
      </w:pPr>
    </w:p>
    <w:p w14:paraId="41A2FC8D" w14:textId="77777777" w:rsidR="00A11653" w:rsidRDefault="00A11653" w:rsidP="00A11653">
      <w:pPr>
        <w:jc w:val="center"/>
        <w:rPr>
          <w:rFonts w:cs="Arial"/>
          <w:b/>
          <w:bCs/>
        </w:rPr>
      </w:pPr>
    </w:p>
    <w:p w14:paraId="24BF8B2F" w14:textId="77777777" w:rsidR="00A11653" w:rsidRDefault="00A11653" w:rsidP="00A11653">
      <w:pPr>
        <w:jc w:val="center"/>
        <w:rPr>
          <w:rFonts w:cs="Arial"/>
          <w:b/>
          <w:bCs/>
        </w:rPr>
      </w:pPr>
    </w:p>
    <w:p w14:paraId="634B5B5F" w14:textId="77777777" w:rsidR="00A11653" w:rsidRDefault="00A11653" w:rsidP="00A11653">
      <w:pPr>
        <w:jc w:val="center"/>
        <w:rPr>
          <w:rFonts w:cs="Arial"/>
          <w:b/>
          <w:bCs/>
        </w:rPr>
      </w:pPr>
    </w:p>
    <w:p w14:paraId="5CFD286C" w14:textId="77777777" w:rsidR="00A11653" w:rsidRPr="00A11653" w:rsidRDefault="00A11653" w:rsidP="00A11653">
      <w:pPr>
        <w:jc w:val="center"/>
        <w:rPr>
          <w:rFonts w:cs="Arial"/>
          <w:b/>
          <w:bCs/>
        </w:rPr>
      </w:pPr>
    </w:p>
    <w:p w14:paraId="5F3EFBE2" w14:textId="77777777" w:rsidR="00A11653" w:rsidRPr="00A11653" w:rsidRDefault="00A11653" w:rsidP="00A11653">
      <w:pPr>
        <w:jc w:val="center"/>
        <w:rPr>
          <w:rFonts w:cs="Arial"/>
          <w:sz w:val="24"/>
          <w:szCs w:val="24"/>
        </w:rPr>
      </w:pPr>
      <w:r w:rsidRPr="00A11653">
        <w:rPr>
          <w:rFonts w:cs="Arial"/>
          <w:b/>
          <w:bCs/>
          <w:sz w:val="24"/>
          <w:szCs w:val="24"/>
        </w:rPr>
        <w:t>Prepared by   :</w:t>
      </w:r>
    </w:p>
    <w:p w14:paraId="0E51F58E" w14:textId="77777777" w:rsidR="00A11653" w:rsidRPr="00A11653" w:rsidRDefault="00A11653" w:rsidP="00A11653">
      <w:pPr>
        <w:jc w:val="center"/>
        <w:rPr>
          <w:rFonts w:cs="Arial"/>
          <w:sz w:val="24"/>
          <w:szCs w:val="24"/>
        </w:rPr>
      </w:pPr>
      <w:r w:rsidRPr="00A11653">
        <w:rPr>
          <w:rFonts w:cs="Arial"/>
          <w:b/>
          <w:bCs/>
          <w:sz w:val="24"/>
          <w:szCs w:val="24"/>
        </w:rPr>
        <w:t>CLRS Support Team</w:t>
      </w:r>
    </w:p>
    <w:p w14:paraId="79460400" w14:textId="77777777" w:rsidR="00A11653" w:rsidRPr="00A11653" w:rsidRDefault="00A11653" w:rsidP="00A11653">
      <w:pPr>
        <w:jc w:val="center"/>
        <w:rPr>
          <w:rFonts w:cs="Arial"/>
          <w:sz w:val="24"/>
          <w:szCs w:val="24"/>
        </w:rPr>
      </w:pPr>
      <w:r w:rsidRPr="00A11653">
        <w:rPr>
          <w:rFonts w:cs="Arial"/>
          <w:b/>
          <w:bCs/>
          <w:sz w:val="24"/>
          <w:szCs w:val="24"/>
        </w:rPr>
        <w:t>Application Management Services (AMS)</w:t>
      </w:r>
    </w:p>
    <w:p w14:paraId="0E1475C7" w14:textId="77777777" w:rsidR="00A11653" w:rsidRPr="00A11653" w:rsidRDefault="00A11653" w:rsidP="00A11653">
      <w:pPr>
        <w:jc w:val="center"/>
        <w:rPr>
          <w:rFonts w:cs="Arial"/>
          <w:sz w:val="24"/>
          <w:szCs w:val="24"/>
        </w:rPr>
      </w:pPr>
      <w:r w:rsidRPr="00A11653">
        <w:rPr>
          <w:rFonts w:cs="Arial"/>
          <w:b/>
          <w:bCs/>
          <w:sz w:val="24"/>
          <w:szCs w:val="24"/>
        </w:rPr>
        <w:t>Group IT</w:t>
      </w:r>
    </w:p>
    <w:p w14:paraId="6679DFA8" w14:textId="77777777" w:rsidR="003C0C8D" w:rsidRPr="00A11653" w:rsidRDefault="003C0C8D" w:rsidP="00A11653">
      <w:pPr>
        <w:jc w:val="center"/>
        <w:rPr>
          <w:rFonts w:cs="Arial"/>
          <w:sz w:val="28"/>
          <w:szCs w:val="28"/>
          <w:lang w:val="en-GB"/>
        </w:rPr>
      </w:pPr>
    </w:p>
    <w:p w14:paraId="6C8614CF" w14:textId="77777777" w:rsidR="003C0C8D" w:rsidRDefault="003C0C8D" w:rsidP="005A3955">
      <w:pPr>
        <w:rPr>
          <w:rFonts w:cs="Arial"/>
          <w:lang w:val="en-GB"/>
        </w:rPr>
      </w:pPr>
    </w:p>
    <w:p w14:paraId="6ED92ECD" w14:textId="77777777" w:rsidR="002704D3" w:rsidRDefault="002704D3" w:rsidP="005A3955">
      <w:pPr>
        <w:rPr>
          <w:rFonts w:cs="Arial"/>
          <w:lang w:val="en-GB"/>
        </w:rPr>
      </w:pPr>
    </w:p>
    <w:p w14:paraId="1CE55401" w14:textId="77777777" w:rsidR="005A3955" w:rsidRPr="00603DE6" w:rsidRDefault="00944084" w:rsidP="00E40688">
      <w:pPr>
        <w:ind w:left="0" w:right="-36"/>
        <w:jc w:val="both"/>
        <w:rPr>
          <w:lang w:val="en-GB"/>
        </w:rPr>
      </w:pPr>
      <w:r w:rsidRPr="00D80FAF">
        <w:rPr>
          <w:rFonts w:cs="Arial"/>
          <w:b/>
          <w:sz w:val="18"/>
          <w:szCs w:val="18"/>
          <w:lang w:val="en-GB"/>
        </w:rPr>
        <w:t>ALL INFORMATION CONTAINED HEREIN IS RESTRICTED AND SHALL BE KEPT FOR INTERNAL USE ONLY</w:t>
      </w:r>
      <w:r w:rsidRPr="00C320E6">
        <w:rPr>
          <w:rFonts w:cs="Arial"/>
          <w:sz w:val="18"/>
          <w:szCs w:val="18"/>
          <w:lang w:val="en-GB"/>
        </w:rPr>
        <w:t>. None of this information shall be divulged</w:t>
      </w:r>
      <w:r>
        <w:rPr>
          <w:rFonts w:cs="Arial"/>
          <w:sz w:val="18"/>
          <w:szCs w:val="18"/>
          <w:lang w:val="en-GB"/>
        </w:rPr>
        <w:t xml:space="preserve"> to persons other than Malaysia</w:t>
      </w:r>
      <w:r w:rsidR="00B80E08">
        <w:rPr>
          <w:rFonts w:cs="Arial"/>
          <w:sz w:val="18"/>
          <w:szCs w:val="18"/>
          <w:lang w:val="en-GB"/>
        </w:rPr>
        <w:t xml:space="preserve"> </w:t>
      </w:r>
      <w:r w:rsidRPr="00C320E6">
        <w:rPr>
          <w:rFonts w:cs="Arial"/>
          <w:sz w:val="18"/>
          <w:szCs w:val="18"/>
          <w:lang w:val="en-GB"/>
        </w:rPr>
        <w:t>Airline</w:t>
      </w:r>
      <w:r>
        <w:rPr>
          <w:rFonts w:cs="Arial"/>
          <w:sz w:val="18"/>
          <w:szCs w:val="18"/>
          <w:lang w:val="en-GB"/>
        </w:rPr>
        <w:t>s</w:t>
      </w:r>
      <w:r w:rsidR="00B80E08">
        <w:rPr>
          <w:rFonts w:cs="Arial"/>
          <w:sz w:val="18"/>
          <w:szCs w:val="18"/>
          <w:lang w:val="en-GB"/>
        </w:rPr>
        <w:t xml:space="preserve"> </w:t>
      </w:r>
      <w:r w:rsidR="00E12488">
        <w:rPr>
          <w:rFonts w:cs="Arial"/>
          <w:sz w:val="18"/>
          <w:szCs w:val="18"/>
          <w:lang w:val="en-GB"/>
        </w:rPr>
        <w:t>Berhad</w:t>
      </w:r>
      <w:r w:rsidR="00B80E08">
        <w:rPr>
          <w:rFonts w:cs="Arial"/>
          <w:sz w:val="18"/>
          <w:szCs w:val="18"/>
          <w:lang w:val="en-GB"/>
        </w:rPr>
        <w:t xml:space="preserve"> </w:t>
      </w:r>
      <w:r w:rsidRPr="00C320E6">
        <w:rPr>
          <w:rFonts w:cs="Arial"/>
          <w:sz w:val="18"/>
          <w:szCs w:val="18"/>
          <w:lang w:val="en-GB"/>
        </w:rPr>
        <w:t>employees and contractors authorized by the nature of their duties to receive such information, or individuals or organisations author</w:t>
      </w:r>
      <w:r>
        <w:rPr>
          <w:rFonts w:cs="Arial"/>
          <w:sz w:val="18"/>
          <w:szCs w:val="18"/>
          <w:lang w:val="en-GB"/>
        </w:rPr>
        <w:t>ised by Malaysia</w:t>
      </w:r>
      <w:r w:rsidRPr="00C320E6">
        <w:rPr>
          <w:rFonts w:cs="Arial"/>
          <w:sz w:val="18"/>
          <w:szCs w:val="18"/>
          <w:lang w:val="en-GB"/>
        </w:rPr>
        <w:t xml:space="preserve"> Airline</w:t>
      </w:r>
      <w:r>
        <w:rPr>
          <w:rFonts w:cs="Arial"/>
          <w:sz w:val="18"/>
          <w:szCs w:val="18"/>
          <w:lang w:val="en-GB"/>
        </w:rPr>
        <w:t>s</w:t>
      </w:r>
      <w:r w:rsidR="00B80E08">
        <w:rPr>
          <w:rFonts w:cs="Arial"/>
          <w:sz w:val="18"/>
          <w:szCs w:val="18"/>
          <w:lang w:val="en-GB"/>
        </w:rPr>
        <w:t xml:space="preserve"> </w:t>
      </w:r>
      <w:r w:rsidR="009A5437">
        <w:rPr>
          <w:rFonts w:cs="Arial"/>
          <w:sz w:val="18"/>
          <w:szCs w:val="18"/>
          <w:lang w:val="en-GB"/>
        </w:rPr>
        <w:t>Berhad</w:t>
      </w:r>
      <w:r w:rsidRPr="00C320E6">
        <w:rPr>
          <w:rFonts w:cs="Arial"/>
          <w:sz w:val="18"/>
          <w:szCs w:val="18"/>
          <w:lang w:val="en-GB"/>
        </w:rPr>
        <w:t xml:space="preserve"> in accordance with existing policy regarding release of company information.</w:t>
      </w:r>
      <w:r w:rsidR="005A3955" w:rsidRPr="007A0F39">
        <w:rPr>
          <w:lang w:val="en-GB"/>
        </w:rPr>
        <w:br w:type="page"/>
      </w:r>
    </w:p>
    <w:p w14:paraId="24D462A3" w14:textId="77777777" w:rsidR="005A3955" w:rsidRPr="005D29FC" w:rsidRDefault="005A3955" w:rsidP="005A3955">
      <w:pPr>
        <w:rPr>
          <w:rFonts w:cs="Arial"/>
        </w:rPr>
      </w:pPr>
    </w:p>
    <w:p w14:paraId="02D8CA81" w14:textId="77777777" w:rsidR="005A3955" w:rsidRPr="005D29FC" w:rsidRDefault="005A3955" w:rsidP="005A3955">
      <w:pPr>
        <w:rPr>
          <w:rFonts w:cs="Arial"/>
        </w:rPr>
      </w:pPr>
    </w:p>
    <w:p w14:paraId="51DD6EAF" w14:textId="77777777" w:rsidR="005A3955" w:rsidRPr="005D29FC" w:rsidRDefault="005A3955" w:rsidP="005A3955">
      <w:pPr>
        <w:rPr>
          <w:rFonts w:cs="Arial"/>
        </w:rPr>
      </w:pPr>
    </w:p>
    <w:p w14:paraId="36EC15C8" w14:textId="77777777" w:rsidR="005A3955" w:rsidRPr="005D29FC" w:rsidRDefault="005A3955" w:rsidP="005A3955">
      <w:pPr>
        <w:rPr>
          <w:rFonts w:cs="Arial"/>
        </w:rPr>
      </w:pPr>
    </w:p>
    <w:p w14:paraId="1A0C5AD9" w14:textId="77777777" w:rsidR="005A3955" w:rsidRPr="005D29FC" w:rsidRDefault="005A3955" w:rsidP="005A3955">
      <w:pPr>
        <w:rPr>
          <w:rFonts w:cs="Arial"/>
        </w:rPr>
      </w:pPr>
    </w:p>
    <w:p w14:paraId="6705EB5B" w14:textId="77777777" w:rsidR="005A3955" w:rsidRPr="005D29FC" w:rsidRDefault="005A3955" w:rsidP="005A3955">
      <w:pPr>
        <w:rPr>
          <w:rFonts w:cs="Arial"/>
        </w:rPr>
      </w:pPr>
    </w:p>
    <w:p w14:paraId="6922E88F" w14:textId="77777777" w:rsidR="005A3955" w:rsidRPr="005D29FC" w:rsidRDefault="005A3955" w:rsidP="005A3955">
      <w:pPr>
        <w:rPr>
          <w:rFonts w:cs="Arial"/>
        </w:rPr>
      </w:pPr>
    </w:p>
    <w:p w14:paraId="7B40A25E" w14:textId="77777777" w:rsidR="005A3955" w:rsidRPr="005D29FC" w:rsidRDefault="005A3955" w:rsidP="005A3955">
      <w:pPr>
        <w:rPr>
          <w:rFonts w:cs="Arial"/>
        </w:rPr>
      </w:pPr>
    </w:p>
    <w:p w14:paraId="79A1E9FB" w14:textId="77777777" w:rsidR="005A3955" w:rsidRPr="005D29FC" w:rsidRDefault="005A3955" w:rsidP="005A3955">
      <w:pPr>
        <w:rPr>
          <w:rFonts w:cs="Arial"/>
        </w:rPr>
      </w:pPr>
    </w:p>
    <w:p w14:paraId="539A2982" w14:textId="77777777" w:rsidR="005A3955" w:rsidRPr="005D29FC" w:rsidRDefault="005A3955" w:rsidP="005A3955">
      <w:pPr>
        <w:rPr>
          <w:rFonts w:cs="Arial"/>
        </w:rPr>
      </w:pPr>
    </w:p>
    <w:p w14:paraId="5C374CA5" w14:textId="77777777" w:rsidR="0078117E" w:rsidRPr="005D29FC" w:rsidRDefault="0078117E" w:rsidP="005A3955">
      <w:pPr>
        <w:rPr>
          <w:rFonts w:cs="Arial"/>
        </w:rPr>
      </w:pPr>
    </w:p>
    <w:p w14:paraId="50844FC6" w14:textId="77777777" w:rsidR="0078117E" w:rsidRPr="005D29FC" w:rsidRDefault="0078117E" w:rsidP="005A3955">
      <w:pPr>
        <w:rPr>
          <w:rFonts w:cs="Arial"/>
        </w:rPr>
      </w:pPr>
    </w:p>
    <w:p w14:paraId="7EF5461A" w14:textId="77777777" w:rsidR="005A3955" w:rsidRPr="005D29FC" w:rsidRDefault="005A3955" w:rsidP="005A3955">
      <w:pPr>
        <w:rPr>
          <w:rFonts w:cs="Arial"/>
        </w:rPr>
      </w:pPr>
    </w:p>
    <w:p w14:paraId="228F5838" w14:textId="77777777" w:rsidR="005A3955" w:rsidRPr="005D29FC" w:rsidRDefault="005A3955" w:rsidP="005A3955">
      <w:pPr>
        <w:rPr>
          <w:rFonts w:cs="Arial"/>
        </w:rPr>
      </w:pPr>
    </w:p>
    <w:p w14:paraId="70383116" w14:textId="77777777" w:rsidR="005A3955" w:rsidRPr="005D29FC" w:rsidRDefault="005A3955" w:rsidP="005A3955">
      <w:pPr>
        <w:rPr>
          <w:rFonts w:cs="Arial"/>
        </w:rPr>
      </w:pPr>
    </w:p>
    <w:p w14:paraId="36C0038B" w14:textId="77777777" w:rsidR="00AF7887" w:rsidRPr="005D29FC" w:rsidRDefault="00AF7887" w:rsidP="00AF7887">
      <w:pPr>
        <w:rPr>
          <w:rFonts w:cs="Arial"/>
          <w:b/>
        </w:rPr>
      </w:pPr>
    </w:p>
    <w:p w14:paraId="7F54AA5B" w14:textId="77777777" w:rsidR="00AF7887" w:rsidRPr="005D29FC" w:rsidRDefault="00AF7887" w:rsidP="009D60D7">
      <w:pPr>
        <w:rPr>
          <w:rFonts w:cs="Arial"/>
        </w:rPr>
      </w:pPr>
    </w:p>
    <w:p w14:paraId="6E187478" w14:textId="77777777" w:rsidR="00C84477" w:rsidRDefault="00C84477" w:rsidP="00C84477">
      <w:pPr>
        <w:jc w:val="center"/>
        <w:rPr>
          <w:rFonts w:cs="Arial"/>
          <w:b/>
          <w:bCs/>
          <w:sz w:val="28"/>
          <w:szCs w:val="28"/>
        </w:rPr>
      </w:pPr>
      <w:r w:rsidRPr="000805A3">
        <w:rPr>
          <w:rFonts w:cs="Arial"/>
          <w:b/>
          <w:bCs/>
          <w:sz w:val="28"/>
          <w:szCs w:val="28"/>
        </w:rPr>
        <w:t>INTENTIONALLY LEFT BLANK</w:t>
      </w:r>
    </w:p>
    <w:p w14:paraId="3B3912E9" w14:textId="77777777" w:rsidR="004B77E9" w:rsidRPr="005D29FC" w:rsidRDefault="004B77E9" w:rsidP="009D60D7">
      <w:pPr>
        <w:rPr>
          <w:rFonts w:cs="Arial"/>
        </w:rPr>
      </w:pPr>
    </w:p>
    <w:p w14:paraId="17973D1A" w14:textId="77777777" w:rsidR="004B77E9" w:rsidRPr="005D29FC" w:rsidRDefault="004B77E9" w:rsidP="009D60D7">
      <w:pPr>
        <w:rPr>
          <w:rFonts w:cs="Arial"/>
        </w:rPr>
      </w:pPr>
    </w:p>
    <w:p w14:paraId="200FDAB9" w14:textId="77777777" w:rsidR="004B77E9" w:rsidRPr="005D29FC" w:rsidRDefault="004B77E9" w:rsidP="009D60D7">
      <w:pPr>
        <w:rPr>
          <w:rFonts w:cs="Arial"/>
        </w:rPr>
      </w:pPr>
    </w:p>
    <w:p w14:paraId="1B46C19A" w14:textId="77777777" w:rsidR="004B77E9" w:rsidRPr="005D29FC" w:rsidRDefault="004B77E9" w:rsidP="009D60D7">
      <w:pPr>
        <w:rPr>
          <w:rFonts w:cs="Arial"/>
        </w:rPr>
      </w:pPr>
    </w:p>
    <w:p w14:paraId="047DF4FC" w14:textId="77777777" w:rsidR="004B77E9" w:rsidRPr="005D29FC" w:rsidRDefault="004B77E9" w:rsidP="009D60D7">
      <w:pPr>
        <w:rPr>
          <w:rFonts w:cs="Arial"/>
        </w:rPr>
      </w:pPr>
    </w:p>
    <w:p w14:paraId="6F2C1853" w14:textId="77777777" w:rsidR="004B77E9" w:rsidRDefault="004B77E9" w:rsidP="009D60D7">
      <w:pPr>
        <w:rPr>
          <w:rFonts w:cs="Arial"/>
        </w:rPr>
      </w:pPr>
    </w:p>
    <w:p w14:paraId="09AE0B83" w14:textId="77777777" w:rsidR="00F55E43" w:rsidRDefault="00F55E43" w:rsidP="009D60D7">
      <w:pPr>
        <w:rPr>
          <w:rFonts w:cs="Arial"/>
        </w:rPr>
      </w:pPr>
    </w:p>
    <w:p w14:paraId="74FC4EAB" w14:textId="77777777" w:rsidR="004B77E9" w:rsidRDefault="004B77E9" w:rsidP="009D60D7">
      <w:pPr>
        <w:rPr>
          <w:rFonts w:cs="Arial"/>
        </w:rPr>
      </w:pPr>
    </w:p>
    <w:p w14:paraId="0E62EB2A" w14:textId="77777777" w:rsidR="008B2E2F" w:rsidRDefault="008B2E2F" w:rsidP="009D60D7">
      <w:pPr>
        <w:rPr>
          <w:rFonts w:cs="Arial"/>
        </w:rPr>
      </w:pPr>
    </w:p>
    <w:p w14:paraId="03E4533F" w14:textId="77777777" w:rsidR="008B2E2F" w:rsidRDefault="008B2E2F" w:rsidP="009D60D7">
      <w:pPr>
        <w:rPr>
          <w:rFonts w:cs="Arial"/>
        </w:rPr>
      </w:pPr>
    </w:p>
    <w:p w14:paraId="695A5912" w14:textId="77777777" w:rsidR="008B2E2F" w:rsidRDefault="008B2E2F" w:rsidP="009D60D7">
      <w:pPr>
        <w:rPr>
          <w:rFonts w:cs="Arial"/>
        </w:rPr>
      </w:pPr>
    </w:p>
    <w:p w14:paraId="4A1808CA" w14:textId="77777777" w:rsidR="008B2E2F" w:rsidRDefault="008B2E2F" w:rsidP="009D60D7">
      <w:pPr>
        <w:rPr>
          <w:rFonts w:cs="Arial"/>
        </w:rPr>
      </w:pPr>
    </w:p>
    <w:p w14:paraId="171613E3" w14:textId="77777777" w:rsidR="008B2E2F" w:rsidRDefault="008B2E2F" w:rsidP="009D60D7">
      <w:pPr>
        <w:rPr>
          <w:rFonts w:cs="Arial"/>
        </w:rPr>
      </w:pPr>
    </w:p>
    <w:p w14:paraId="4505B186" w14:textId="77777777" w:rsidR="008B2E2F" w:rsidRDefault="008B2E2F" w:rsidP="009D60D7">
      <w:pPr>
        <w:rPr>
          <w:rFonts w:cs="Arial"/>
        </w:rPr>
      </w:pPr>
    </w:p>
    <w:p w14:paraId="06783527" w14:textId="77777777" w:rsidR="002704D3" w:rsidRDefault="002704D3" w:rsidP="009D60D7">
      <w:pPr>
        <w:rPr>
          <w:rFonts w:cs="Arial"/>
        </w:rPr>
      </w:pPr>
    </w:p>
    <w:p w14:paraId="4C9BD9FB" w14:textId="77777777" w:rsidR="008B2E2F" w:rsidRDefault="008B2E2F" w:rsidP="009D60D7">
      <w:pPr>
        <w:rPr>
          <w:rFonts w:cs="Arial"/>
        </w:rPr>
      </w:pPr>
    </w:p>
    <w:p w14:paraId="12065099" w14:textId="77777777" w:rsidR="004B77E9" w:rsidRPr="005D29FC" w:rsidRDefault="004B77E9" w:rsidP="009D60D7">
      <w:pPr>
        <w:rPr>
          <w:rFonts w:cs="Arial"/>
        </w:rPr>
      </w:pPr>
    </w:p>
    <w:p w14:paraId="174EABF7" w14:textId="77777777" w:rsidR="004B77E9" w:rsidRPr="004B77E9" w:rsidRDefault="004B77E9" w:rsidP="00E6721E">
      <w:pPr>
        <w:rPr>
          <w:rFonts w:cs="Arial"/>
        </w:rPr>
        <w:sectPr w:rsidR="004B77E9" w:rsidRPr="004B77E9" w:rsidSect="00815B26">
          <w:headerReference w:type="even" r:id="rId12"/>
          <w:headerReference w:type="default" r:id="rId13"/>
          <w:footerReference w:type="even" r:id="rId14"/>
          <w:footerReference w:type="default" r:id="rId15"/>
          <w:pgSz w:w="11909" w:h="16834" w:code="9"/>
          <w:pgMar w:top="360" w:right="648" w:bottom="360" w:left="994" w:header="360" w:footer="360" w:gutter="0"/>
          <w:pgNumType w:start="1"/>
          <w:cols w:space="720"/>
        </w:sectPr>
      </w:pPr>
    </w:p>
    <w:p w14:paraId="4027E6EA" w14:textId="77777777" w:rsidR="008943A2" w:rsidRDefault="008943A2" w:rsidP="00762031">
      <w:pPr>
        <w:ind w:left="0" w:right="-25"/>
        <w:jc w:val="center"/>
        <w:rPr>
          <w:rFonts w:ascii="Arial Narrow" w:hAnsi="Arial Narrow"/>
          <w:b/>
          <w:bCs/>
          <w:sz w:val="24"/>
        </w:rPr>
      </w:pPr>
    </w:p>
    <w:tbl>
      <w:tblPr>
        <w:tblW w:w="0" w:type="auto"/>
        <w:jc w:val="center"/>
        <w:tblLook w:val="0000" w:firstRow="0" w:lastRow="0" w:firstColumn="0" w:lastColumn="0" w:noHBand="0" w:noVBand="0"/>
      </w:tblPr>
      <w:tblGrid>
        <w:gridCol w:w="2104"/>
        <w:gridCol w:w="1471"/>
        <w:gridCol w:w="4685"/>
        <w:gridCol w:w="244"/>
      </w:tblGrid>
      <w:tr w:rsidR="005269DA" w14:paraId="0A5E65DE" w14:textId="77777777" w:rsidTr="005B307C">
        <w:trPr>
          <w:trHeight w:val="812"/>
          <w:jc w:val="center"/>
        </w:trPr>
        <w:tc>
          <w:tcPr>
            <w:tcW w:w="2104" w:type="dxa"/>
          </w:tcPr>
          <w:p w14:paraId="55D28416" w14:textId="77777777" w:rsidR="005269DA" w:rsidRPr="0034450A" w:rsidRDefault="005269DA" w:rsidP="005B307C">
            <w:pPr>
              <w:jc w:val="center"/>
              <w:rPr>
                <w:rFonts w:ascii="Arial Narrow" w:hAnsi="Arial Narrow"/>
                <w:sz w:val="24"/>
                <w:szCs w:val="24"/>
              </w:rPr>
            </w:pPr>
          </w:p>
        </w:tc>
        <w:tc>
          <w:tcPr>
            <w:tcW w:w="1471" w:type="dxa"/>
          </w:tcPr>
          <w:p w14:paraId="08221B1C" w14:textId="77777777" w:rsidR="005269DA" w:rsidRPr="0034450A" w:rsidRDefault="005269DA" w:rsidP="005B307C">
            <w:pPr>
              <w:jc w:val="center"/>
              <w:rPr>
                <w:rFonts w:ascii="Arial Narrow" w:hAnsi="Arial Narrow"/>
                <w:sz w:val="24"/>
                <w:szCs w:val="24"/>
              </w:rPr>
            </w:pPr>
          </w:p>
        </w:tc>
        <w:tc>
          <w:tcPr>
            <w:tcW w:w="4685" w:type="dxa"/>
          </w:tcPr>
          <w:p w14:paraId="1F76AFDB" w14:textId="77777777" w:rsidR="005269DA" w:rsidRDefault="005269DA" w:rsidP="005B307C">
            <w:pPr>
              <w:jc w:val="center"/>
              <w:rPr>
                <w:rFonts w:ascii="Arial Narrow" w:hAnsi="Arial Narrow"/>
                <w:sz w:val="24"/>
                <w:szCs w:val="24"/>
              </w:rPr>
            </w:pPr>
          </w:p>
          <w:p w14:paraId="27451E41" w14:textId="77777777" w:rsidR="005269DA" w:rsidRPr="0034450A" w:rsidRDefault="005269DA" w:rsidP="005B307C">
            <w:pPr>
              <w:jc w:val="center"/>
              <w:rPr>
                <w:rFonts w:ascii="Arial Narrow" w:hAnsi="Arial Narrow"/>
                <w:sz w:val="24"/>
                <w:szCs w:val="24"/>
              </w:rPr>
            </w:pPr>
          </w:p>
        </w:tc>
        <w:tc>
          <w:tcPr>
            <w:tcW w:w="244" w:type="dxa"/>
          </w:tcPr>
          <w:p w14:paraId="21A67836" w14:textId="77777777" w:rsidR="005269DA" w:rsidRDefault="005269DA" w:rsidP="005B307C">
            <w:pPr>
              <w:jc w:val="center"/>
              <w:rPr>
                <w:rFonts w:ascii="Arial Narrow" w:hAnsi="Arial Narrow"/>
              </w:rPr>
            </w:pPr>
          </w:p>
        </w:tc>
      </w:tr>
      <w:tr w:rsidR="005269DA" w14:paraId="309B0C21" w14:textId="77777777" w:rsidTr="005B307C">
        <w:trPr>
          <w:trHeight w:val="375"/>
          <w:jc w:val="center"/>
        </w:trPr>
        <w:tc>
          <w:tcPr>
            <w:tcW w:w="2104" w:type="dxa"/>
          </w:tcPr>
          <w:p w14:paraId="6276BC9B" w14:textId="77777777" w:rsidR="005269DA" w:rsidRPr="005D29FC" w:rsidRDefault="005269DA" w:rsidP="005B307C">
            <w:pPr>
              <w:ind w:left="20" w:right="9"/>
              <w:jc w:val="center"/>
              <w:rPr>
                <w:rFonts w:cs="Arial"/>
              </w:rPr>
            </w:pPr>
            <w:r w:rsidRPr="005D29FC">
              <w:rPr>
                <w:rFonts w:cs="Arial"/>
              </w:rPr>
              <w:t>Prepared By</w:t>
            </w:r>
          </w:p>
        </w:tc>
        <w:tc>
          <w:tcPr>
            <w:tcW w:w="1471" w:type="dxa"/>
          </w:tcPr>
          <w:p w14:paraId="002E60AD" w14:textId="77777777" w:rsidR="005269DA" w:rsidRPr="005D29FC" w:rsidRDefault="005269DA" w:rsidP="005B307C">
            <w:pPr>
              <w:jc w:val="center"/>
              <w:rPr>
                <w:rFonts w:cs="Arial"/>
              </w:rPr>
            </w:pPr>
            <w:r w:rsidRPr="005D29FC">
              <w:rPr>
                <w:rFonts w:cs="Arial"/>
              </w:rPr>
              <w:t>:</w:t>
            </w:r>
          </w:p>
        </w:tc>
        <w:tc>
          <w:tcPr>
            <w:tcW w:w="4685" w:type="dxa"/>
            <w:tcBorders>
              <w:bottom w:val="single" w:sz="4" w:space="0" w:color="auto"/>
            </w:tcBorders>
          </w:tcPr>
          <w:p w14:paraId="0E3F8293" w14:textId="77777777" w:rsidR="005269DA" w:rsidRPr="005D29FC" w:rsidRDefault="005269DA" w:rsidP="005B307C">
            <w:pPr>
              <w:jc w:val="center"/>
              <w:rPr>
                <w:rFonts w:cs="Arial"/>
              </w:rPr>
            </w:pPr>
          </w:p>
        </w:tc>
        <w:tc>
          <w:tcPr>
            <w:tcW w:w="244" w:type="dxa"/>
          </w:tcPr>
          <w:p w14:paraId="3580FDF2" w14:textId="77777777" w:rsidR="005269DA" w:rsidRDefault="005269DA" w:rsidP="005B307C">
            <w:pPr>
              <w:jc w:val="center"/>
              <w:rPr>
                <w:rFonts w:ascii="Arial Narrow" w:hAnsi="Arial Narrow"/>
              </w:rPr>
            </w:pPr>
          </w:p>
        </w:tc>
      </w:tr>
      <w:tr w:rsidR="00437DB0" w14:paraId="1A566810" w14:textId="77777777" w:rsidTr="005B307C">
        <w:trPr>
          <w:trHeight w:val="359"/>
          <w:jc w:val="center"/>
        </w:trPr>
        <w:tc>
          <w:tcPr>
            <w:tcW w:w="2104" w:type="dxa"/>
          </w:tcPr>
          <w:p w14:paraId="472D2A86" w14:textId="77777777" w:rsidR="00437DB0" w:rsidRPr="005D29FC" w:rsidRDefault="00437DB0" w:rsidP="005B307C">
            <w:pPr>
              <w:jc w:val="center"/>
              <w:rPr>
                <w:rFonts w:cs="Arial"/>
              </w:rPr>
            </w:pPr>
          </w:p>
        </w:tc>
        <w:tc>
          <w:tcPr>
            <w:tcW w:w="1471" w:type="dxa"/>
          </w:tcPr>
          <w:p w14:paraId="2AC53D09" w14:textId="77777777" w:rsidR="00437DB0" w:rsidRPr="005D29FC" w:rsidRDefault="00437DB0" w:rsidP="005B307C">
            <w:pPr>
              <w:jc w:val="center"/>
              <w:rPr>
                <w:rFonts w:cs="Arial"/>
              </w:rPr>
            </w:pPr>
          </w:p>
        </w:tc>
        <w:tc>
          <w:tcPr>
            <w:tcW w:w="4685" w:type="dxa"/>
          </w:tcPr>
          <w:p w14:paraId="6BC33A63" w14:textId="64DA859B" w:rsidR="00437DB0" w:rsidRDefault="0031388D" w:rsidP="0031388D">
            <w:pPr>
              <w:jc w:val="center"/>
              <w:rPr>
                <w:rFonts w:cs="Arial"/>
              </w:rPr>
            </w:pPr>
            <w:del w:id="5" w:author="Prashant Chauhan [2]" w:date="2020-06-25T20:19:00Z">
              <w:r w:rsidDel="0050182B">
                <w:rPr>
                  <w:rFonts w:cs="Arial"/>
                </w:rPr>
                <w:delText>Senthil Kumar Nadarajan</w:delText>
              </w:r>
            </w:del>
            <w:ins w:id="6" w:author="Prashant Chauhan [2]" w:date="2020-06-25T20:19:00Z">
              <w:r w:rsidR="0050182B">
                <w:rPr>
                  <w:rFonts w:cs="Arial"/>
                </w:rPr>
                <w:t>Prashant Chauhan</w:t>
              </w:r>
            </w:ins>
          </w:p>
        </w:tc>
        <w:tc>
          <w:tcPr>
            <w:tcW w:w="244" w:type="dxa"/>
          </w:tcPr>
          <w:p w14:paraId="3BA3EA0A" w14:textId="77777777" w:rsidR="00437DB0" w:rsidRDefault="00437DB0" w:rsidP="005B307C">
            <w:pPr>
              <w:jc w:val="center"/>
              <w:rPr>
                <w:rFonts w:ascii="Arial Narrow" w:hAnsi="Arial Narrow"/>
              </w:rPr>
            </w:pPr>
          </w:p>
        </w:tc>
      </w:tr>
      <w:tr w:rsidR="005269DA" w14:paraId="011BD233" w14:textId="77777777" w:rsidTr="005B307C">
        <w:trPr>
          <w:trHeight w:val="359"/>
          <w:jc w:val="center"/>
        </w:trPr>
        <w:tc>
          <w:tcPr>
            <w:tcW w:w="2104" w:type="dxa"/>
          </w:tcPr>
          <w:p w14:paraId="7FE2ECE6" w14:textId="77777777" w:rsidR="005269DA" w:rsidRPr="005D29FC" w:rsidRDefault="005269DA" w:rsidP="005B307C">
            <w:pPr>
              <w:jc w:val="center"/>
              <w:rPr>
                <w:rFonts w:cs="Arial"/>
              </w:rPr>
            </w:pPr>
          </w:p>
        </w:tc>
        <w:tc>
          <w:tcPr>
            <w:tcW w:w="1471" w:type="dxa"/>
          </w:tcPr>
          <w:p w14:paraId="3FA73182" w14:textId="77777777" w:rsidR="005269DA" w:rsidRPr="005D29FC" w:rsidRDefault="005269DA" w:rsidP="005B307C">
            <w:pPr>
              <w:jc w:val="center"/>
              <w:rPr>
                <w:rFonts w:cs="Arial"/>
              </w:rPr>
            </w:pPr>
          </w:p>
        </w:tc>
        <w:tc>
          <w:tcPr>
            <w:tcW w:w="4685" w:type="dxa"/>
          </w:tcPr>
          <w:p w14:paraId="0C232F1B" w14:textId="77777777" w:rsidR="005269DA" w:rsidRPr="005D29FC" w:rsidRDefault="00A139B9" w:rsidP="005B307C">
            <w:pPr>
              <w:jc w:val="center"/>
              <w:rPr>
                <w:rFonts w:cs="Arial"/>
              </w:rPr>
            </w:pPr>
            <w:r>
              <w:rPr>
                <w:rFonts w:cs="Arial"/>
              </w:rPr>
              <w:t>CLRS</w:t>
            </w:r>
            <w:r w:rsidR="005269DA">
              <w:rPr>
                <w:rFonts w:cs="Arial"/>
              </w:rPr>
              <w:t xml:space="preserve"> Support Team</w:t>
            </w:r>
          </w:p>
        </w:tc>
        <w:tc>
          <w:tcPr>
            <w:tcW w:w="244" w:type="dxa"/>
          </w:tcPr>
          <w:p w14:paraId="3CD2E158" w14:textId="77777777" w:rsidR="005269DA" w:rsidRDefault="005269DA" w:rsidP="005B307C">
            <w:pPr>
              <w:jc w:val="center"/>
              <w:rPr>
                <w:rFonts w:ascii="Arial Narrow" w:hAnsi="Arial Narrow"/>
              </w:rPr>
            </w:pPr>
          </w:p>
        </w:tc>
      </w:tr>
      <w:tr w:rsidR="005269DA" w14:paraId="15B53EA4" w14:textId="77777777" w:rsidTr="005B307C">
        <w:trPr>
          <w:trHeight w:val="359"/>
          <w:jc w:val="center"/>
        </w:trPr>
        <w:tc>
          <w:tcPr>
            <w:tcW w:w="2104" w:type="dxa"/>
          </w:tcPr>
          <w:p w14:paraId="235BB137" w14:textId="77777777" w:rsidR="005269DA" w:rsidRPr="005D29FC" w:rsidRDefault="005269DA" w:rsidP="005B307C">
            <w:pPr>
              <w:jc w:val="center"/>
              <w:rPr>
                <w:rFonts w:cs="Arial"/>
              </w:rPr>
            </w:pPr>
          </w:p>
        </w:tc>
        <w:tc>
          <w:tcPr>
            <w:tcW w:w="1471" w:type="dxa"/>
          </w:tcPr>
          <w:p w14:paraId="0FAA57C9" w14:textId="77777777" w:rsidR="005269DA" w:rsidRPr="005D29FC" w:rsidRDefault="005269DA" w:rsidP="005B307C">
            <w:pPr>
              <w:jc w:val="center"/>
              <w:rPr>
                <w:rFonts w:cs="Arial"/>
              </w:rPr>
            </w:pPr>
          </w:p>
        </w:tc>
        <w:tc>
          <w:tcPr>
            <w:tcW w:w="4685" w:type="dxa"/>
          </w:tcPr>
          <w:p w14:paraId="14F67FF8" w14:textId="77777777" w:rsidR="005269DA" w:rsidRPr="005D29FC" w:rsidRDefault="005269DA" w:rsidP="005B307C">
            <w:pPr>
              <w:jc w:val="center"/>
              <w:rPr>
                <w:rFonts w:cs="Arial"/>
              </w:rPr>
            </w:pPr>
            <w:r>
              <w:rPr>
                <w:rFonts w:cs="Arial"/>
              </w:rPr>
              <w:t>Application Management Services</w:t>
            </w:r>
          </w:p>
        </w:tc>
        <w:tc>
          <w:tcPr>
            <w:tcW w:w="244" w:type="dxa"/>
          </w:tcPr>
          <w:p w14:paraId="4F9802EE" w14:textId="77777777" w:rsidR="005269DA" w:rsidRDefault="005269DA" w:rsidP="005B307C">
            <w:pPr>
              <w:jc w:val="center"/>
              <w:rPr>
                <w:rFonts w:ascii="Arial Narrow" w:hAnsi="Arial Narrow"/>
              </w:rPr>
            </w:pPr>
          </w:p>
        </w:tc>
      </w:tr>
      <w:tr w:rsidR="005269DA" w14:paraId="37B8EFAF" w14:textId="77777777" w:rsidTr="005B307C">
        <w:trPr>
          <w:trHeight w:val="375"/>
          <w:jc w:val="center"/>
        </w:trPr>
        <w:tc>
          <w:tcPr>
            <w:tcW w:w="2104" w:type="dxa"/>
          </w:tcPr>
          <w:p w14:paraId="6530D106" w14:textId="77777777" w:rsidR="005269DA" w:rsidRPr="005D29FC" w:rsidRDefault="005269DA" w:rsidP="005B307C">
            <w:pPr>
              <w:jc w:val="center"/>
              <w:rPr>
                <w:rFonts w:cs="Arial"/>
              </w:rPr>
            </w:pPr>
          </w:p>
        </w:tc>
        <w:tc>
          <w:tcPr>
            <w:tcW w:w="1471" w:type="dxa"/>
          </w:tcPr>
          <w:p w14:paraId="1CCFBCE8" w14:textId="77777777" w:rsidR="005269DA" w:rsidRPr="005D29FC" w:rsidRDefault="005269DA" w:rsidP="005B307C">
            <w:pPr>
              <w:jc w:val="center"/>
              <w:rPr>
                <w:rFonts w:cs="Arial"/>
              </w:rPr>
            </w:pPr>
          </w:p>
        </w:tc>
        <w:tc>
          <w:tcPr>
            <w:tcW w:w="4685" w:type="dxa"/>
          </w:tcPr>
          <w:p w14:paraId="688ECF12" w14:textId="77777777" w:rsidR="005269DA" w:rsidRPr="005D29FC" w:rsidRDefault="005269DA" w:rsidP="005B307C">
            <w:pPr>
              <w:jc w:val="center"/>
              <w:rPr>
                <w:rFonts w:cs="Arial"/>
              </w:rPr>
            </w:pPr>
          </w:p>
        </w:tc>
        <w:tc>
          <w:tcPr>
            <w:tcW w:w="244" w:type="dxa"/>
          </w:tcPr>
          <w:p w14:paraId="49AAC79F" w14:textId="77777777" w:rsidR="005269DA" w:rsidRDefault="005269DA" w:rsidP="005B307C">
            <w:pPr>
              <w:jc w:val="center"/>
              <w:rPr>
                <w:rFonts w:ascii="Arial Narrow" w:hAnsi="Arial Narrow"/>
              </w:rPr>
            </w:pPr>
          </w:p>
        </w:tc>
      </w:tr>
      <w:tr w:rsidR="005269DA" w14:paraId="354E19B6" w14:textId="77777777" w:rsidTr="005B307C">
        <w:trPr>
          <w:trHeight w:val="593"/>
          <w:jc w:val="center"/>
        </w:trPr>
        <w:tc>
          <w:tcPr>
            <w:tcW w:w="2104" w:type="dxa"/>
          </w:tcPr>
          <w:p w14:paraId="4CCFED02" w14:textId="77777777" w:rsidR="005269DA" w:rsidRPr="005D29FC" w:rsidRDefault="005269DA" w:rsidP="005B307C">
            <w:pPr>
              <w:ind w:left="31" w:right="0"/>
              <w:jc w:val="center"/>
              <w:rPr>
                <w:rFonts w:cs="Arial"/>
              </w:rPr>
            </w:pPr>
            <w:r>
              <w:rPr>
                <w:rFonts w:cs="Arial"/>
              </w:rPr>
              <w:t>Reviewed</w:t>
            </w:r>
            <w:r w:rsidRPr="005D29FC">
              <w:rPr>
                <w:rFonts w:cs="Arial"/>
              </w:rPr>
              <w:t xml:space="preserve"> By</w:t>
            </w:r>
          </w:p>
        </w:tc>
        <w:tc>
          <w:tcPr>
            <w:tcW w:w="1471" w:type="dxa"/>
          </w:tcPr>
          <w:p w14:paraId="5FC436CC" w14:textId="77777777" w:rsidR="005269DA" w:rsidRPr="005D29FC" w:rsidRDefault="005269DA" w:rsidP="005B307C">
            <w:pPr>
              <w:jc w:val="center"/>
              <w:rPr>
                <w:rFonts w:cs="Arial"/>
              </w:rPr>
            </w:pPr>
            <w:r w:rsidRPr="005D29FC">
              <w:rPr>
                <w:rFonts w:cs="Arial"/>
              </w:rPr>
              <w:t>:</w:t>
            </w:r>
          </w:p>
        </w:tc>
        <w:tc>
          <w:tcPr>
            <w:tcW w:w="4685" w:type="dxa"/>
            <w:tcBorders>
              <w:bottom w:val="single" w:sz="4" w:space="0" w:color="auto"/>
            </w:tcBorders>
          </w:tcPr>
          <w:p w14:paraId="05771E7C" w14:textId="77777777" w:rsidR="005269DA" w:rsidRPr="005D29FC" w:rsidRDefault="005269DA" w:rsidP="005B307C">
            <w:pPr>
              <w:jc w:val="center"/>
              <w:rPr>
                <w:rFonts w:cs="Arial"/>
              </w:rPr>
            </w:pPr>
          </w:p>
        </w:tc>
        <w:tc>
          <w:tcPr>
            <w:tcW w:w="244" w:type="dxa"/>
          </w:tcPr>
          <w:p w14:paraId="45D91D84" w14:textId="77777777" w:rsidR="005269DA" w:rsidRDefault="005269DA" w:rsidP="005B307C">
            <w:pPr>
              <w:jc w:val="center"/>
              <w:rPr>
                <w:rFonts w:ascii="Arial Narrow" w:hAnsi="Arial Narrow"/>
              </w:rPr>
            </w:pPr>
          </w:p>
        </w:tc>
      </w:tr>
      <w:tr w:rsidR="0050182B" w14:paraId="440D1045" w14:textId="77777777" w:rsidTr="005B307C">
        <w:trPr>
          <w:trHeight w:val="359"/>
          <w:jc w:val="center"/>
        </w:trPr>
        <w:tc>
          <w:tcPr>
            <w:tcW w:w="2104" w:type="dxa"/>
          </w:tcPr>
          <w:p w14:paraId="103D1CE8" w14:textId="77777777" w:rsidR="0050182B" w:rsidRPr="005D29FC" w:rsidRDefault="0050182B" w:rsidP="0050182B">
            <w:pPr>
              <w:jc w:val="center"/>
              <w:rPr>
                <w:rFonts w:cs="Arial"/>
              </w:rPr>
            </w:pPr>
          </w:p>
        </w:tc>
        <w:tc>
          <w:tcPr>
            <w:tcW w:w="1471" w:type="dxa"/>
          </w:tcPr>
          <w:p w14:paraId="138AB631" w14:textId="77777777" w:rsidR="0050182B" w:rsidRPr="005D29FC" w:rsidRDefault="0050182B" w:rsidP="0050182B">
            <w:pPr>
              <w:jc w:val="center"/>
              <w:rPr>
                <w:rFonts w:cs="Arial"/>
              </w:rPr>
            </w:pPr>
          </w:p>
        </w:tc>
        <w:tc>
          <w:tcPr>
            <w:tcW w:w="4685" w:type="dxa"/>
            <w:tcBorders>
              <w:top w:val="single" w:sz="4" w:space="0" w:color="auto"/>
            </w:tcBorders>
          </w:tcPr>
          <w:p w14:paraId="4B7C3B55" w14:textId="4C8BD4C4" w:rsidR="0050182B" w:rsidRPr="005D29FC" w:rsidRDefault="0050182B" w:rsidP="0050182B">
            <w:pPr>
              <w:jc w:val="center"/>
              <w:rPr>
                <w:rFonts w:cs="Arial"/>
              </w:rPr>
            </w:pPr>
            <w:ins w:id="7" w:author="Prashant Chauhan [2]" w:date="2020-06-25T20:19:00Z">
              <w:r>
                <w:rPr>
                  <w:rFonts w:cs="Arial"/>
                  <w:lang w:val="en-IN"/>
                </w:rPr>
                <w:t>Suman Guduru</w:t>
              </w:r>
            </w:ins>
            <w:del w:id="8" w:author="Prashant Chauhan [2]" w:date="2020-06-25T20:19:00Z">
              <w:r w:rsidDel="003255E2">
                <w:rPr>
                  <w:rFonts w:cs="Arial"/>
                </w:rPr>
                <w:delText>Kiran Nallana</w:delText>
              </w:r>
            </w:del>
          </w:p>
        </w:tc>
        <w:tc>
          <w:tcPr>
            <w:tcW w:w="244" w:type="dxa"/>
          </w:tcPr>
          <w:p w14:paraId="77FD1B4B" w14:textId="77777777" w:rsidR="0050182B" w:rsidRDefault="0050182B" w:rsidP="0050182B">
            <w:pPr>
              <w:jc w:val="center"/>
              <w:rPr>
                <w:rFonts w:ascii="Arial Narrow" w:hAnsi="Arial Narrow"/>
              </w:rPr>
            </w:pPr>
          </w:p>
        </w:tc>
      </w:tr>
      <w:tr w:rsidR="0050182B" w14:paraId="155FF270" w14:textId="77777777" w:rsidTr="005B307C">
        <w:trPr>
          <w:trHeight w:val="375"/>
          <w:jc w:val="center"/>
        </w:trPr>
        <w:tc>
          <w:tcPr>
            <w:tcW w:w="2104" w:type="dxa"/>
          </w:tcPr>
          <w:p w14:paraId="44360301" w14:textId="77777777" w:rsidR="0050182B" w:rsidRPr="005D29FC" w:rsidRDefault="0050182B" w:rsidP="0050182B">
            <w:pPr>
              <w:jc w:val="center"/>
              <w:rPr>
                <w:rFonts w:cs="Arial"/>
              </w:rPr>
            </w:pPr>
          </w:p>
        </w:tc>
        <w:tc>
          <w:tcPr>
            <w:tcW w:w="1471" w:type="dxa"/>
          </w:tcPr>
          <w:p w14:paraId="671E1254" w14:textId="77777777" w:rsidR="0050182B" w:rsidRPr="005D29FC" w:rsidRDefault="0050182B" w:rsidP="0050182B">
            <w:pPr>
              <w:jc w:val="center"/>
              <w:rPr>
                <w:rFonts w:cs="Arial"/>
              </w:rPr>
            </w:pPr>
          </w:p>
        </w:tc>
        <w:tc>
          <w:tcPr>
            <w:tcW w:w="4685" w:type="dxa"/>
          </w:tcPr>
          <w:p w14:paraId="07B21FF9" w14:textId="189B9BE3" w:rsidR="0050182B" w:rsidRPr="005D29FC" w:rsidRDefault="0050182B" w:rsidP="00CD3943">
            <w:pPr>
              <w:jc w:val="center"/>
              <w:rPr>
                <w:rFonts w:cs="Arial"/>
              </w:rPr>
            </w:pPr>
            <w:ins w:id="9" w:author="Prashant Chauhan [2]" w:date="2020-06-25T20:19:00Z">
              <w:r>
                <w:t>OST Tower Manager</w:t>
              </w:r>
            </w:ins>
            <w:del w:id="10" w:author="Prashant Chauhan [2]" w:date="2020-06-25T20:19:00Z">
              <w:r w:rsidDel="003255E2">
                <w:delText>AMS Service Delivery Manager</w:delText>
              </w:r>
            </w:del>
          </w:p>
        </w:tc>
        <w:tc>
          <w:tcPr>
            <w:tcW w:w="244" w:type="dxa"/>
          </w:tcPr>
          <w:p w14:paraId="578145CF" w14:textId="77777777" w:rsidR="0050182B" w:rsidRDefault="0050182B" w:rsidP="0050182B">
            <w:pPr>
              <w:jc w:val="center"/>
              <w:rPr>
                <w:rFonts w:ascii="Arial Narrow" w:hAnsi="Arial Narrow"/>
              </w:rPr>
            </w:pPr>
          </w:p>
        </w:tc>
      </w:tr>
      <w:tr w:rsidR="0050182B" w14:paraId="45067E1C" w14:textId="77777777" w:rsidTr="005B307C">
        <w:trPr>
          <w:trHeight w:val="718"/>
          <w:jc w:val="center"/>
        </w:trPr>
        <w:tc>
          <w:tcPr>
            <w:tcW w:w="2104" w:type="dxa"/>
          </w:tcPr>
          <w:p w14:paraId="1CE47D2B" w14:textId="77777777" w:rsidR="0050182B" w:rsidRPr="005D29FC" w:rsidRDefault="0050182B" w:rsidP="0050182B">
            <w:pPr>
              <w:jc w:val="center"/>
              <w:rPr>
                <w:rFonts w:cs="Arial"/>
              </w:rPr>
            </w:pPr>
          </w:p>
        </w:tc>
        <w:tc>
          <w:tcPr>
            <w:tcW w:w="1471" w:type="dxa"/>
          </w:tcPr>
          <w:p w14:paraId="04A2A33B" w14:textId="77777777" w:rsidR="0050182B" w:rsidRPr="005D29FC" w:rsidRDefault="0050182B" w:rsidP="0050182B">
            <w:pPr>
              <w:jc w:val="center"/>
              <w:rPr>
                <w:rFonts w:cs="Arial"/>
              </w:rPr>
            </w:pPr>
          </w:p>
        </w:tc>
        <w:tc>
          <w:tcPr>
            <w:tcW w:w="4685" w:type="dxa"/>
          </w:tcPr>
          <w:p w14:paraId="6E5CC248" w14:textId="50FCA6DB" w:rsidR="0050182B" w:rsidDel="003255E2" w:rsidRDefault="0050182B" w:rsidP="0050182B">
            <w:pPr>
              <w:jc w:val="center"/>
              <w:rPr>
                <w:del w:id="11" w:author="Prashant Chauhan [2]" w:date="2020-06-25T20:19:00Z"/>
                <w:rFonts w:cs="Arial"/>
              </w:rPr>
            </w:pPr>
            <w:ins w:id="12" w:author="Prashant Chauhan [2]" w:date="2020-06-25T20:19:00Z">
              <w:r>
                <w:rPr>
                  <w:rFonts w:cs="Arial"/>
                </w:rPr>
                <w:t>Application Management Services, ATOS</w:t>
              </w:r>
            </w:ins>
            <w:del w:id="13" w:author="Prashant Chauhan [2]" w:date="2020-06-25T20:19:00Z">
              <w:r w:rsidDel="003255E2">
                <w:rPr>
                  <w:rFonts w:cs="Arial"/>
                </w:rPr>
                <w:delText>Application Management Services</w:delText>
              </w:r>
            </w:del>
          </w:p>
          <w:p w14:paraId="779638AB" w14:textId="77777777" w:rsidR="0050182B" w:rsidRPr="005D29FC" w:rsidRDefault="0050182B" w:rsidP="0050182B">
            <w:pPr>
              <w:jc w:val="center"/>
              <w:rPr>
                <w:rFonts w:cs="Arial"/>
              </w:rPr>
            </w:pPr>
          </w:p>
        </w:tc>
        <w:tc>
          <w:tcPr>
            <w:tcW w:w="244" w:type="dxa"/>
          </w:tcPr>
          <w:p w14:paraId="5908E358" w14:textId="77777777" w:rsidR="0050182B" w:rsidRDefault="0050182B" w:rsidP="0050182B">
            <w:pPr>
              <w:jc w:val="center"/>
              <w:rPr>
                <w:rFonts w:ascii="Arial Narrow" w:hAnsi="Arial Narrow"/>
              </w:rPr>
            </w:pPr>
          </w:p>
        </w:tc>
      </w:tr>
      <w:tr w:rsidR="005269DA" w14:paraId="42BDC6E6" w14:textId="77777777" w:rsidTr="00437DB0">
        <w:trPr>
          <w:trHeight w:val="375"/>
          <w:jc w:val="center"/>
        </w:trPr>
        <w:tc>
          <w:tcPr>
            <w:tcW w:w="2104" w:type="dxa"/>
          </w:tcPr>
          <w:p w14:paraId="2520DB87" w14:textId="77777777" w:rsidR="005269DA" w:rsidRPr="005D29FC" w:rsidRDefault="005269DA" w:rsidP="005B307C">
            <w:pPr>
              <w:ind w:left="31" w:right="0"/>
              <w:jc w:val="center"/>
              <w:rPr>
                <w:rFonts w:cs="Arial"/>
              </w:rPr>
            </w:pPr>
          </w:p>
        </w:tc>
        <w:tc>
          <w:tcPr>
            <w:tcW w:w="1471" w:type="dxa"/>
          </w:tcPr>
          <w:p w14:paraId="78929E56" w14:textId="77777777" w:rsidR="005269DA" w:rsidRDefault="005269DA" w:rsidP="005B307C">
            <w:pPr>
              <w:jc w:val="center"/>
              <w:rPr>
                <w:rFonts w:cs="Arial"/>
              </w:rPr>
            </w:pPr>
          </w:p>
          <w:p w14:paraId="2BD13058" w14:textId="77777777" w:rsidR="005269DA" w:rsidRPr="005D29FC" w:rsidRDefault="005269DA" w:rsidP="005B307C">
            <w:pPr>
              <w:jc w:val="center"/>
              <w:rPr>
                <w:rFonts w:cs="Arial"/>
              </w:rPr>
            </w:pPr>
            <w:r w:rsidRPr="005D29FC">
              <w:rPr>
                <w:rFonts w:cs="Arial"/>
              </w:rPr>
              <w:t>:</w:t>
            </w:r>
          </w:p>
        </w:tc>
        <w:tc>
          <w:tcPr>
            <w:tcW w:w="4685" w:type="dxa"/>
            <w:tcBorders>
              <w:bottom w:val="single" w:sz="4" w:space="0" w:color="auto"/>
            </w:tcBorders>
          </w:tcPr>
          <w:p w14:paraId="1338776A" w14:textId="77777777" w:rsidR="005269DA" w:rsidRPr="005D29FC" w:rsidRDefault="005269DA" w:rsidP="005B307C">
            <w:pPr>
              <w:jc w:val="center"/>
              <w:rPr>
                <w:rFonts w:cs="Arial"/>
              </w:rPr>
            </w:pPr>
          </w:p>
        </w:tc>
        <w:tc>
          <w:tcPr>
            <w:tcW w:w="244" w:type="dxa"/>
          </w:tcPr>
          <w:p w14:paraId="7849D002" w14:textId="77777777" w:rsidR="005269DA" w:rsidRDefault="005269DA" w:rsidP="005B307C">
            <w:pPr>
              <w:jc w:val="center"/>
              <w:rPr>
                <w:rFonts w:ascii="Arial Narrow" w:hAnsi="Arial Narrow"/>
              </w:rPr>
            </w:pPr>
          </w:p>
        </w:tc>
      </w:tr>
      <w:tr w:rsidR="00437DB0" w14:paraId="0E544638" w14:textId="77777777" w:rsidTr="00437DB0">
        <w:trPr>
          <w:trHeight w:val="375"/>
          <w:jc w:val="center"/>
        </w:trPr>
        <w:tc>
          <w:tcPr>
            <w:tcW w:w="2104" w:type="dxa"/>
          </w:tcPr>
          <w:p w14:paraId="05844E3C" w14:textId="77777777" w:rsidR="00437DB0" w:rsidRPr="005D29FC" w:rsidRDefault="00437DB0" w:rsidP="005B307C">
            <w:pPr>
              <w:ind w:left="31" w:right="0"/>
              <w:jc w:val="center"/>
              <w:rPr>
                <w:rFonts w:cs="Arial"/>
              </w:rPr>
            </w:pPr>
          </w:p>
        </w:tc>
        <w:tc>
          <w:tcPr>
            <w:tcW w:w="1471" w:type="dxa"/>
          </w:tcPr>
          <w:p w14:paraId="3FB9FDC2" w14:textId="77777777" w:rsidR="00437DB0" w:rsidRDefault="00437DB0" w:rsidP="005B307C">
            <w:pPr>
              <w:jc w:val="center"/>
              <w:rPr>
                <w:rFonts w:cs="Arial"/>
              </w:rPr>
            </w:pPr>
          </w:p>
        </w:tc>
        <w:tc>
          <w:tcPr>
            <w:tcW w:w="4685" w:type="dxa"/>
            <w:tcBorders>
              <w:top w:val="single" w:sz="4" w:space="0" w:color="auto"/>
            </w:tcBorders>
          </w:tcPr>
          <w:p w14:paraId="5D48CA86" w14:textId="77777777" w:rsidR="00437DB0" w:rsidRPr="00437DB0" w:rsidRDefault="00437DB0" w:rsidP="00437DB0">
            <w:pPr>
              <w:jc w:val="center"/>
            </w:pPr>
            <w:r w:rsidRPr="00F524B4">
              <w:t>Noor Hafiza Bahruddin</w:t>
            </w:r>
          </w:p>
        </w:tc>
        <w:tc>
          <w:tcPr>
            <w:tcW w:w="244" w:type="dxa"/>
          </w:tcPr>
          <w:p w14:paraId="4C8E68B8" w14:textId="77777777" w:rsidR="00437DB0" w:rsidRDefault="00437DB0" w:rsidP="005B307C">
            <w:pPr>
              <w:jc w:val="center"/>
              <w:rPr>
                <w:rFonts w:ascii="Arial Narrow" w:hAnsi="Arial Narrow"/>
              </w:rPr>
            </w:pPr>
          </w:p>
        </w:tc>
      </w:tr>
      <w:tr w:rsidR="005269DA" w14:paraId="636C671F" w14:textId="77777777" w:rsidTr="00437DB0">
        <w:trPr>
          <w:trHeight w:val="359"/>
          <w:jc w:val="center"/>
        </w:trPr>
        <w:tc>
          <w:tcPr>
            <w:tcW w:w="2104" w:type="dxa"/>
          </w:tcPr>
          <w:p w14:paraId="521690FC" w14:textId="77777777" w:rsidR="005269DA" w:rsidRPr="005D29FC" w:rsidRDefault="005269DA" w:rsidP="005B307C">
            <w:pPr>
              <w:jc w:val="center"/>
              <w:rPr>
                <w:rFonts w:cs="Arial"/>
              </w:rPr>
            </w:pPr>
          </w:p>
        </w:tc>
        <w:tc>
          <w:tcPr>
            <w:tcW w:w="1471" w:type="dxa"/>
          </w:tcPr>
          <w:p w14:paraId="46C4E7B1" w14:textId="77777777" w:rsidR="005269DA" w:rsidRPr="005D29FC" w:rsidRDefault="005269DA" w:rsidP="005B307C">
            <w:pPr>
              <w:jc w:val="center"/>
              <w:rPr>
                <w:rFonts w:cs="Arial"/>
              </w:rPr>
            </w:pPr>
          </w:p>
        </w:tc>
        <w:tc>
          <w:tcPr>
            <w:tcW w:w="4685" w:type="dxa"/>
          </w:tcPr>
          <w:p w14:paraId="0AF94A78" w14:textId="77777777" w:rsidR="00437DB0" w:rsidRPr="00437DB0" w:rsidRDefault="005269DA" w:rsidP="00437DB0">
            <w:pPr>
              <w:jc w:val="center"/>
            </w:pPr>
            <w:r w:rsidRPr="00F524B4">
              <w:t>IT - Service Delivery Management</w:t>
            </w:r>
          </w:p>
        </w:tc>
        <w:tc>
          <w:tcPr>
            <w:tcW w:w="244" w:type="dxa"/>
          </w:tcPr>
          <w:p w14:paraId="18AA96EB" w14:textId="77777777" w:rsidR="005269DA" w:rsidRDefault="005269DA" w:rsidP="005B307C">
            <w:pPr>
              <w:jc w:val="center"/>
              <w:rPr>
                <w:rFonts w:ascii="Arial Narrow" w:hAnsi="Arial Narrow"/>
              </w:rPr>
            </w:pPr>
          </w:p>
        </w:tc>
      </w:tr>
      <w:tr w:rsidR="00437DB0" w14:paraId="61093EEC" w14:textId="77777777" w:rsidTr="005B307C">
        <w:trPr>
          <w:trHeight w:val="733"/>
          <w:jc w:val="center"/>
        </w:trPr>
        <w:tc>
          <w:tcPr>
            <w:tcW w:w="2104" w:type="dxa"/>
          </w:tcPr>
          <w:p w14:paraId="50BD017A" w14:textId="77777777" w:rsidR="00437DB0" w:rsidRPr="005D29FC" w:rsidRDefault="00437DB0" w:rsidP="005B307C">
            <w:pPr>
              <w:jc w:val="center"/>
              <w:rPr>
                <w:rFonts w:cs="Arial"/>
              </w:rPr>
            </w:pPr>
          </w:p>
        </w:tc>
        <w:tc>
          <w:tcPr>
            <w:tcW w:w="1471" w:type="dxa"/>
          </w:tcPr>
          <w:p w14:paraId="7DEE90C4" w14:textId="77777777" w:rsidR="00437DB0" w:rsidRPr="005D29FC" w:rsidRDefault="00437DB0" w:rsidP="005B307C">
            <w:pPr>
              <w:jc w:val="center"/>
              <w:rPr>
                <w:rFonts w:cs="Arial"/>
              </w:rPr>
            </w:pPr>
          </w:p>
        </w:tc>
        <w:tc>
          <w:tcPr>
            <w:tcW w:w="4685" w:type="dxa"/>
          </w:tcPr>
          <w:p w14:paraId="44349B2D" w14:textId="77777777" w:rsidR="00437DB0" w:rsidRPr="00F524B4" w:rsidRDefault="00437DB0" w:rsidP="005B307C">
            <w:pPr>
              <w:jc w:val="center"/>
            </w:pPr>
            <w:r w:rsidRPr="00F524B4">
              <w:t>Group IT</w:t>
            </w:r>
          </w:p>
        </w:tc>
        <w:tc>
          <w:tcPr>
            <w:tcW w:w="244" w:type="dxa"/>
          </w:tcPr>
          <w:p w14:paraId="3131DD72" w14:textId="77777777" w:rsidR="00437DB0" w:rsidRDefault="00437DB0" w:rsidP="005B307C">
            <w:pPr>
              <w:jc w:val="center"/>
              <w:rPr>
                <w:rFonts w:ascii="Arial Narrow" w:hAnsi="Arial Narrow"/>
              </w:rPr>
            </w:pPr>
          </w:p>
        </w:tc>
      </w:tr>
      <w:tr w:rsidR="005269DA" w14:paraId="60F007DA" w14:textId="77777777" w:rsidTr="005B307C">
        <w:trPr>
          <w:trHeight w:val="733"/>
          <w:jc w:val="center"/>
        </w:trPr>
        <w:tc>
          <w:tcPr>
            <w:tcW w:w="2104" w:type="dxa"/>
          </w:tcPr>
          <w:p w14:paraId="3ABFBBC7" w14:textId="77777777" w:rsidR="005269DA" w:rsidRPr="005D29FC" w:rsidRDefault="005269DA" w:rsidP="005B307C">
            <w:pPr>
              <w:jc w:val="center"/>
              <w:rPr>
                <w:rFonts w:cs="Arial"/>
              </w:rPr>
            </w:pPr>
          </w:p>
        </w:tc>
        <w:tc>
          <w:tcPr>
            <w:tcW w:w="1471" w:type="dxa"/>
          </w:tcPr>
          <w:p w14:paraId="6893852D" w14:textId="77777777" w:rsidR="005269DA" w:rsidRPr="005D29FC" w:rsidRDefault="005269DA" w:rsidP="005B307C">
            <w:pPr>
              <w:jc w:val="center"/>
              <w:rPr>
                <w:rFonts w:cs="Arial"/>
              </w:rPr>
            </w:pPr>
          </w:p>
        </w:tc>
        <w:tc>
          <w:tcPr>
            <w:tcW w:w="4685" w:type="dxa"/>
          </w:tcPr>
          <w:p w14:paraId="7E68FEEA" w14:textId="77777777" w:rsidR="005269DA" w:rsidRPr="005D29FC" w:rsidRDefault="005269DA" w:rsidP="005B307C">
            <w:pPr>
              <w:jc w:val="center"/>
              <w:rPr>
                <w:rFonts w:cs="Arial"/>
              </w:rPr>
            </w:pPr>
          </w:p>
        </w:tc>
        <w:tc>
          <w:tcPr>
            <w:tcW w:w="244" w:type="dxa"/>
          </w:tcPr>
          <w:p w14:paraId="1D08429B" w14:textId="77777777" w:rsidR="005269DA" w:rsidRDefault="005269DA" w:rsidP="005B307C">
            <w:pPr>
              <w:jc w:val="center"/>
              <w:rPr>
                <w:rFonts w:ascii="Arial Narrow" w:hAnsi="Arial Narrow"/>
              </w:rPr>
            </w:pPr>
          </w:p>
        </w:tc>
      </w:tr>
      <w:tr w:rsidR="005269DA" w14:paraId="56896BEF" w14:textId="77777777" w:rsidTr="005B307C">
        <w:trPr>
          <w:trHeight w:val="359"/>
          <w:jc w:val="center"/>
        </w:trPr>
        <w:tc>
          <w:tcPr>
            <w:tcW w:w="2104" w:type="dxa"/>
          </w:tcPr>
          <w:p w14:paraId="736A2456" w14:textId="77777777" w:rsidR="005269DA" w:rsidRPr="005D29FC" w:rsidRDefault="005269DA" w:rsidP="005B307C">
            <w:pPr>
              <w:ind w:left="31" w:right="0"/>
              <w:jc w:val="center"/>
              <w:rPr>
                <w:rFonts w:cs="Arial"/>
              </w:rPr>
            </w:pPr>
          </w:p>
        </w:tc>
        <w:tc>
          <w:tcPr>
            <w:tcW w:w="1471" w:type="dxa"/>
          </w:tcPr>
          <w:p w14:paraId="4A00F7E5" w14:textId="77777777" w:rsidR="005269DA" w:rsidRPr="005D29FC" w:rsidRDefault="005269DA" w:rsidP="005B307C">
            <w:pPr>
              <w:jc w:val="center"/>
              <w:rPr>
                <w:rFonts w:cs="Arial"/>
              </w:rPr>
            </w:pPr>
            <w:r w:rsidRPr="005D29FC">
              <w:rPr>
                <w:rFonts w:cs="Arial"/>
              </w:rPr>
              <w:t>:</w:t>
            </w:r>
          </w:p>
        </w:tc>
        <w:tc>
          <w:tcPr>
            <w:tcW w:w="4685" w:type="dxa"/>
            <w:tcBorders>
              <w:bottom w:val="single" w:sz="4" w:space="0" w:color="auto"/>
            </w:tcBorders>
          </w:tcPr>
          <w:p w14:paraId="2232E163" w14:textId="77777777" w:rsidR="005269DA" w:rsidRPr="005D29FC" w:rsidRDefault="005269DA" w:rsidP="005B307C">
            <w:pPr>
              <w:jc w:val="center"/>
              <w:rPr>
                <w:rFonts w:cs="Arial"/>
              </w:rPr>
            </w:pPr>
          </w:p>
        </w:tc>
        <w:tc>
          <w:tcPr>
            <w:tcW w:w="244" w:type="dxa"/>
          </w:tcPr>
          <w:p w14:paraId="14FD5A99" w14:textId="77777777" w:rsidR="005269DA" w:rsidRDefault="005269DA" w:rsidP="005B307C">
            <w:pPr>
              <w:jc w:val="center"/>
              <w:rPr>
                <w:rFonts w:ascii="Arial Narrow" w:hAnsi="Arial Narrow"/>
              </w:rPr>
            </w:pPr>
          </w:p>
        </w:tc>
      </w:tr>
      <w:tr w:rsidR="005269DA" w14:paraId="70E9FBE5" w14:textId="77777777" w:rsidTr="00B90F69">
        <w:trPr>
          <w:trHeight w:val="2375"/>
          <w:jc w:val="center"/>
        </w:trPr>
        <w:tc>
          <w:tcPr>
            <w:tcW w:w="2104" w:type="dxa"/>
          </w:tcPr>
          <w:p w14:paraId="70FE8D2F" w14:textId="77777777" w:rsidR="005269DA" w:rsidRPr="005D29FC" w:rsidRDefault="005269DA" w:rsidP="005B307C">
            <w:pPr>
              <w:ind w:left="31" w:right="0"/>
              <w:jc w:val="center"/>
              <w:rPr>
                <w:rFonts w:cs="Arial"/>
              </w:rPr>
            </w:pPr>
          </w:p>
        </w:tc>
        <w:tc>
          <w:tcPr>
            <w:tcW w:w="1471" w:type="dxa"/>
          </w:tcPr>
          <w:p w14:paraId="707B2A59" w14:textId="77777777" w:rsidR="005269DA" w:rsidRPr="005D29FC" w:rsidRDefault="005269DA" w:rsidP="005B307C">
            <w:pPr>
              <w:jc w:val="center"/>
              <w:rPr>
                <w:rFonts w:cs="Arial"/>
              </w:rPr>
            </w:pPr>
          </w:p>
        </w:tc>
        <w:tc>
          <w:tcPr>
            <w:tcW w:w="4685" w:type="dxa"/>
            <w:tcBorders>
              <w:bottom w:val="single" w:sz="4" w:space="0" w:color="auto"/>
            </w:tcBorders>
          </w:tcPr>
          <w:p w14:paraId="40149649" w14:textId="77777777" w:rsidR="005269DA" w:rsidRDefault="007115A7" w:rsidP="00437DB0">
            <w:pPr>
              <w:jc w:val="center"/>
              <w:rPr>
                <w:rFonts w:cs="Arial"/>
              </w:rPr>
            </w:pPr>
            <w:r w:rsidRPr="007115A7">
              <w:rPr>
                <w:rFonts w:cs="Arial"/>
              </w:rPr>
              <w:t>Rodzlin Ramli</w:t>
            </w:r>
          </w:p>
          <w:p w14:paraId="70D65565" w14:textId="77777777" w:rsidR="005269DA" w:rsidRDefault="007115A7" w:rsidP="00437DB0">
            <w:pPr>
              <w:jc w:val="center"/>
              <w:rPr>
                <w:rFonts w:cs="Arial"/>
              </w:rPr>
            </w:pPr>
            <w:r>
              <w:t>CLRS System Owner</w:t>
            </w:r>
          </w:p>
          <w:p w14:paraId="6996EC97" w14:textId="6BD384D6" w:rsidR="00B90F69" w:rsidRDefault="007115A7" w:rsidP="00437DB0">
            <w:pPr>
              <w:jc w:val="center"/>
              <w:rPr>
                <w:rFonts w:cs="Arial"/>
              </w:rPr>
            </w:pPr>
            <w:r w:rsidRPr="007115A7">
              <w:rPr>
                <w:rFonts w:cs="Arial"/>
              </w:rPr>
              <w:t xml:space="preserve">Head, OPS – Staff Services </w:t>
            </w:r>
          </w:p>
          <w:p w14:paraId="5DFF4215" w14:textId="77777777" w:rsidR="00B90F69" w:rsidRDefault="00B90F69" w:rsidP="00437DB0">
            <w:pPr>
              <w:jc w:val="center"/>
              <w:rPr>
                <w:rFonts w:cs="Arial"/>
              </w:rPr>
            </w:pPr>
          </w:p>
          <w:p w14:paraId="249708AE" w14:textId="77777777" w:rsidR="005269DA" w:rsidRPr="005D29FC" w:rsidRDefault="005269DA" w:rsidP="00437DB0">
            <w:pPr>
              <w:jc w:val="center"/>
              <w:rPr>
                <w:rFonts w:cs="Arial"/>
              </w:rPr>
            </w:pPr>
          </w:p>
        </w:tc>
        <w:tc>
          <w:tcPr>
            <w:tcW w:w="244" w:type="dxa"/>
          </w:tcPr>
          <w:p w14:paraId="5134C803" w14:textId="77777777" w:rsidR="005269DA" w:rsidRDefault="005269DA" w:rsidP="005B307C">
            <w:pPr>
              <w:jc w:val="center"/>
              <w:rPr>
                <w:rFonts w:ascii="Arial Narrow" w:hAnsi="Arial Narrow"/>
              </w:rPr>
            </w:pPr>
          </w:p>
        </w:tc>
      </w:tr>
      <w:tr w:rsidR="005269DA" w14:paraId="6E091BD7" w14:textId="77777777" w:rsidTr="005B307C">
        <w:trPr>
          <w:trHeight w:val="359"/>
          <w:jc w:val="center"/>
        </w:trPr>
        <w:tc>
          <w:tcPr>
            <w:tcW w:w="2104" w:type="dxa"/>
          </w:tcPr>
          <w:p w14:paraId="5B71741B" w14:textId="77777777" w:rsidR="005269DA" w:rsidRPr="005D29FC" w:rsidRDefault="00B90F69" w:rsidP="00B90F69">
            <w:pPr>
              <w:ind w:left="31" w:right="0"/>
              <w:jc w:val="center"/>
              <w:rPr>
                <w:rFonts w:cs="Arial"/>
              </w:rPr>
            </w:pPr>
            <w:r>
              <w:rPr>
                <w:rFonts w:cs="Arial"/>
              </w:rPr>
              <w:t xml:space="preserve">Approved </w:t>
            </w:r>
            <w:r w:rsidRPr="005D29FC">
              <w:rPr>
                <w:rFonts w:cs="Arial"/>
              </w:rPr>
              <w:t>By</w:t>
            </w:r>
          </w:p>
        </w:tc>
        <w:tc>
          <w:tcPr>
            <w:tcW w:w="1471" w:type="dxa"/>
          </w:tcPr>
          <w:p w14:paraId="2A8009A6" w14:textId="77777777" w:rsidR="005269DA" w:rsidRPr="005D29FC" w:rsidRDefault="00B90F69" w:rsidP="005B307C">
            <w:pPr>
              <w:jc w:val="center"/>
              <w:rPr>
                <w:rFonts w:cs="Arial"/>
              </w:rPr>
            </w:pPr>
            <w:r>
              <w:rPr>
                <w:rFonts w:cs="Arial"/>
              </w:rPr>
              <w:t>:</w:t>
            </w:r>
          </w:p>
        </w:tc>
        <w:tc>
          <w:tcPr>
            <w:tcW w:w="4685" w:type="dxa"/>
            <w:tcBorders>
              <w:top w:val="single" w:sz="4" w:space="0" w:color="auto"/>
            </w:tcBorders>
          </w:tcPr>
          <w:p w14:paraId="0CFEF6FB" w14:textId="77777777" w:rsidR="005269DA" w:rsidRPr="005D29FC" w:rsidRDefault="005269DA" w:rsidP="005B307C">
            <w:pPr>
              <w:jc w:val="center"/>
              <w:rPr>
                <w:rFonts w:cs="Arial"/>
              </w:rPr>
            </w:pPr>
            <w:r>
              <w:t>Siti Hafsah Mohd Desa</w:t>
            </w:r>
          </w:p>
        </w:tc>
        <w:tc>
          <w:tcPr>
            <w:tcW w:w="244" w:type="dxa"/>
          </w:tcPr>
          <w:p w14:paraId="2C55AE36" w14:textId="77777777" w:rsidR="005269DA" w:rsidRDefault="005269DA" w:rsidP="005B307C">
            <w:pPr>
              <w:jc w:val="center"/>
              <w:rPr>
                <w:rFonts w:ascii="Arial Narrow" w:hAnsi="Arial Narrow"/>
              </w:rPr>
            </w:pPr>
          </w:p>
        </w:tc>
      </w:tr>
      <w:tr w:rsidR="005269DA" w14:paraId="17007FCA" w14:textId="77777777" w:rsidTr="005B307C">
        <w:trPr>
          <w:trHeight w:val="375"/>
          <w:jc w:val="center"/>
        </w:trPr>
        <w:tc>
          <w:tcPr>
            <w:tcW w:w="2104" w:type="dxa"/>
          </w:tcPr>
          <w:p w14:paraId="6E7DF938" w14:textId="77777777" w:rsidR="005269DA" w:rsidRPr="005D29FC" w:rsidRDefault="005269DA" w:rsidP="005B307C">
            <w:pPr>
              <w:jc w:val="center"/>
              <w:rPr>
                <w:rFonts w:cs="Arial"/>
              </w:rPr>
            </w:pPr>
          </w:p>
        </w:tc>
        <w:tc>
          <w:tcPr>
            <w:tcW w:w="1471" w:type="dxa"/>
          </w:tcPr>
          <w:p w14:paraId="71CECBC2" w14:textId="77777777" w:rsidR="005269DA" w:rsidRPr="005D29FC" w:rsidRDefault="005269DA" w:rsidP="005B307C">
            <w:pPr>
              <w:jc w:val="center"/>
              <w:rPr>
                <w:rFonts w:cs="Arial"/>
              </w:rPr>
            </w:pPr>
          </w:p>
        </w:tc>
        <w:tc>
          <w:tcPr>
            <w:tcW w:w="4685" w:type="dxa"/>
          </w:tcPr>
          <w:p w14:paraId="256BB967" w14:textId="77777777" w:rsidR="005269DA" w:rsidRPr="005D29FC" w:rsidRDefault="005269DA" w:rsidP="005B307C">
            <w:pPr>
              <w:jc w:val="center"/>
              <w:rPr>
                <w:rFonts w:cs="Arial"/>
              </w:rPr>
            </w:pPr>
            <w:r>
              <w:t>Head IT Service Delivery Manager</w:t>
            </w:r>
          </w:p>
        </w:tc>
        <w:tc>
          <w:tcPr>
            <w:tcW w:w="244" w:type="dxa"/>
          </w:tcPr>
          <w:p w14:paraId="30B47BDC" w14:textId="77777777" w:rsidR="005269DA" w:rsidRDefault="005269DA" w:rsidP="005B307C">
            <w:pPr>
              <w:jc w:val="center"/>
              <w:rPr>
                <w:rFonts w:ascii="Arial Narrow" w:hAnsi="Arial Narrow"/>
              </w:rPr>
            </w:pPr>
          </w:p>
        </w:tc>
      </w:tr>
      <w:tr w:rsidR="005269DA" w14:paraId="61BAF7BF" w14:textId="77777777" w:rsidTr="005B307C">
        <w:trPr>
          <w:trHeight w:val="359"/>
          <w:jc w:val="center"/>
        </w:trPr>
        <w:tc>
          <w:tcPr>
            <w:tcW w:w="2104" w:type="dxa"/>
          </w:tcPr>
          <w:p w14:paraId="09332C32" w14:textId="77777777" w:rsidR="005269DA" w:rsidRPr="005D29FC" w:rsidRDefault="005269DA" w:rsidP="005B307C">
            <w:pPr>
              <w:jc w:val="center"/>
              <w:rPr>
                <w:rFonts w:cs="Arial"/>
              </w:rPr>
            </w:pPr>
          </w:p>
        </w:tc>
        <w:tc>
          <w:tcPr>
            <w:tcW w:w="1471" w:type="dxa"/>
          </w:tcPr>
          <w:p w14:paraId="0B333C67" w14:textId="77777777" w:rsidR="005269DA" w:rsidRPr="005D29FC" w:rsidRDefault="005269DA" w:rsidP="005B307C">
            <w:pPr>
              <w:jc w:val="center"/>
              <w:rPr>
                <w:rFonts w:cs="Arial"/>
              </w:rPr>
            </w:pPr>
          </w:p>
        </w:tc>
        <w:tc>
          <w:tcPr>
            <w:tcW w:w="4685" w:type="dxa"/>
          </w:tcPr>
          <w:p w14:paraId="47A104C6" w14:textId="77777777" w:rsidR="005269DA" w:rsidRPr="005D29FC" w:rsidRDefault="005269DA" w:rsidP="005B307C">
            <w:pPr>
              <w:jc w:val="center"/>
              <w:rPr>
                <w:rFonts w:cs="Arial"/>
              </w:rPr>
            </w:pPr>
            <w:r>
              <w:t>Group IT</w:t>
            </w:r>
          </w:p>
        </w:tc>
        <w:tc>
          <w:tcPr>
            <w:tcW w:w="244" w:type="dxa"/>
          </w:tcPr>
          <w:p w14:paraId="0740F31B" w14:textId="77777777" w:rsidR="005269DA" w:rsidRDefault="005269DA" w:rsidP="005B307C">
            <w:pPr>
              <w:jc w:val="center"/>
              <w:rPr>
                <w:rFonts w:ascii="Arial Narrow" w:hAnsi="Arial Narrow"/>
              </w:rPr>
            </w:pPr>
          </w:p>
        </w:tc>
      </w:tr>
    </w:tbl>
    <w:p w14:paraId="5CBF4947" w14:textId="77777777" w:rsidR="00AF7887" w:rsidRPr="005D29FC" w:rsidRDefault="00AF7887" w:rsidP="009D60D7">
      <w:pPr>
        <w:rPr>
          <w:rFonts w:cs="Arial"/>
        </w:rPr>
      </w:pPr>
    </w:p>
    <w:p w14:paraId="316B2267" w14:textId="77777777" w:rsidR="00E6721E" w:rsidRPr="005D29FC" w:rsidRDefault="00E6721E" w:rsidP="00AF7887">
      <w:pPr>
        <w:rPr>
          <w:rFonts w:cs="Arial"/>
        </w:rPr>
      </w:pPr>
    </w:p>
    <w:p w14:paraId="76139BB0" w14:textId="77777777" w:rsidR="00AF7887" w:rsidRPr="005D29FC" w:rsidRDefault="00AF7887" w:rsidP="00AF7887">
      <w:pPr>
        <w:rPr>
          <w:rFonts w:cs="Arial"/>
          <w:lang w:val="en-GB"/>
        </w:rPr>
      </w:pPr>
    </w:p>
    <w:p w14:paraId="694899B5" w14:textId="77777777" w:rsidR="00AF7887" w:rsidRPr="005D29FC" w:rsidRDefault="00AF7887" w:rsidP="00AF7887">
      <w:pPr>
        <w:rPr>
          <w:rFonts w:cs="Arial"/>
        </w:rPr>
      </w:pPr>
    </w:p>
    <w:p w14:paraId="213DAED0" w14:textId="77777777" w:rsidR="00AF7887" w:rsidRPr="005D29FC" w:rsidRDefault="00AF7887" w:rsidP="00AF7887">
      <w:pPr>
        <w:rPr>
          <w:rFonts w:cs="Arial"/>
        </w:rPr>
      </w:pPr>
    </w:p>
    <w:p w14:paraId="56683748" w14:textId="77777777" w:rsidR="00AF7887" w:rsidRPr="005D29FC" w:rsidRDefault="00AF7887" w:rsidP="00AF7887">
      <w:pPr>
        <w:rPr>
          <w:rFonts w:cs="Arial"/>
        </w:rPr>
      </w:pPr>
    </w:p>
    <w:p w14:paraId="771D9733" w14:textId="77777777" w:rsidR="00AF7887" w:rsidRPr="005D29FC" w:rsidRDefault="00AF7887" w:rsidP="00AF7887">
      <w:pPr>
        <w:rPr>
          <w:rFonts w:cs="Arial"/>
        </w:rPr>
      </w:pPr>
    </w:p>
    <w:p w14:paraId="453E7BC2" w14:textId="77777777" w:rsidR="00AF7887" w:rsidRPr="005D29FC" w:rsidRDefault="00AF7887" w:rsidP="00AF7887">
      <w:pPr>
        <w:rPr>
          <w:rFonts w:cs="Arial"/>
        </w:rPr>
      </w:pPr>
    </w:p>
    <w:p w14:paraId="091EA19D" w14:textId="77777777" w:rsidR="00AF7887" w:rsidRPr="005D29FC" w:rsidRDefault="00AF7887" w:rsidP="00AF7887">
      <w:pPr>
        <w:rPr>
          <w:rFonts w:cs="Arial"/>
        </w:rPr>
      </w:pPr>
    </w:p>
    <w:p w14:paraId="772AB93B" w14:textId="77777777" w:rsidR="00AF7887" w:rsidRPr="005D29FC" w:rsidRDefault="00AF7887" w:rsidP="00AF7887">
      <w:pPr>
        <w:rPr>
          <w:rFonts w:cs="Arial"/>
        </w:rPr>
      </w:pPr>
    </w:p>
    <w:p w14:paraId="3D110B4A" w14:textId="77777777" w:rsidR="00AF7887" w:rsidRPr="005D29FC" w:rsidRDefault="00AF7887" w:rsidP="00AF7887">
      <w:pPr>
        <w:rPr>
          <w:rFonts w:cs="Arial"/>
        </w:rPr>
      </w:pPr>
    </w:p>
    <w:p w14:paraId="51EADD4A" w14:textId="77777777" w:rsidR="00AF7887" w:rsidRDefault="00AF7887" w:rsidP="00AF7887">
      <w:pPr>
        <w:rPr>
          <w:rFonts w:cs="Arial"/>
        </w:rPr>
      </w:pPr>
    </w:p>
    <w:p w14:paraId="3A383DB2" w14:textId="77777777" w:rsidR="008943A2" w:rsidRDefault="008943A2" w:rsidP="00AF7887">
      <w:pPr>
        <w:rPr>
          <w:rFonts w:cs="Arial"/>
        </w:rPr>
      </w:pPr>
    </w:p>
    <w:p w14:paraId="1AA39907" w14:textId="77777777" w:rsidR="008943A2" w:rsidRPr="005D29FC" w:rsidRDefault="008943A2" w:rsidP="00AF7887">
      <w:pPr>
        <w:rPr>
          <w:rFonts w:cs="Arial"/>
        </w:rPr>
      </w:pPr>
    </w:p>
    <w:p w14:paraId="11326056" w14:textId="77777777" w:rsidR="00C020B9" w:rsidRDefault="00C020B9" w:rsidP="00AF7887">
      <w:pPr>
        <w:rPr>
          <w:rFonts w:cs="Arial"/>
        </w:rPr>
      </w:pPr>
    </w:p>
    <w:p w14:paraId="54A67EF6" w14:textId="77777777" w:rsidR="00C020B9" w:rsidRDefault="00C020B9" w:rsidP="00AF7887">
      <w:pPr>
        <w:rPr>
          <w:rFonts w:cs="Arial"/>
        </w:rPr>
      </w:pPr>
    </w:p>
    <w:p w14:paraId="1261744B" w14:textId="77777777" w:rsidR="00C020B9" w:rsidRDefault="00C020B9" w:rsidP="00AF7887">
      <w:pPr>
        <w:rPr>
          <w:rFonts w:cs="Arial"/>
        </w:rPr>
      </w:pPr>
    </w:p>
    <w:p w14:paraId="3FB71B51" w14:textId="77777777" w:rsidR="00C5314D" w:rsidRDefault="00C5314D" w:rsidP="00AF7887">
      <w:pPr>
        <w:rPr>
          <w:rFonts w:cs="Arial"/>
        </w:rPr>
      </w:pPr>
    </w:p>
    <w:p w14:paraId="6E9FC37F" w14:textId="77777777" w:rsidR="00C5314D" w:rsidRDefault="00C5314D" w:rsidP="00AF7887">
      <w:pPr>
        <w:rPr>
          <w:rFonts w:cs="Arial"/>
        </w:rPr>
      </w:pPr>
    </w:p>
    <w:p w14:paraId="021BCD83" w14:textId="77777777" w:rsidR="00C5314D" w:rsidRDefault="00C5314D" w:rsidP="00AF7887">
      <w:pPr>
        <w:rPr>
          <w:rFonts w:cs="Arial"/>
        </w:rPr>
      </w:pPr>
    </w:p>
    <w:p w14:paraId="7FA7BD21" w14:textId="77777777" w:rsidR="00C5314D" w:rsidRDefault="00C5314D" w:rsidP="00AF7887">
      <w:pPr>
        <w:rPr>
          <w:rFonts w:cs="Arial"/>
        </w:rPr>
      </w:pPr>
    </w:p>
    <w:p w14:paraId="610F9113" w14:textId="77777777" w:rsidR="00C5314D" w:rsidRDefault="00C5314D" w:rsidP="00AF7887">
      <w:pPr>
        <w:rPr>
          <w:rFonts w:cs="Arial"/>
        </w:rPr>
      </w:pPr>
    </w:p>
    <w:p w14:paraId="2D3D8103" w14:textId="77777777" w:rsidR="00C5314D" w:rsidRDefault="00C5314D" w:rsidP="00AF7887">
      <w:pPr>
        <w:rPr>
          <w:rFonts w:cs="Arial"/>
        </w:rPr>
      </w:pPr>
    </w:p>
    <w:p w14:paraId="2B8B1447" w14:textId="77777777" w:rsidR="00C5314D" w:rsidRDefault="00C5314D" w:rsidP="00AF7887">
      <w:pPr>
        <w:rPr>
          <w:rFonts w:cs="Arial"/>
        </w:rPr>
      </w:pPr>
    </w:p>
    <w:p w14:paraId="1195A683" w14:textId="77777777" w:rsidR="00C5314D" w:rsidRPr="005D29FC" w:rsidRDefault="00C5314D" w:rsidP="00AF7887">
      <w:pPr>
        <w:rPr>
          <w:rFonts w:cs="Arial"/>
        </w:rPr>
      </w:pPr>
    </w:p>
    <w:p w14:paraId="3521A457" w14:textId="77777777" w:rsidR="00AF7887" w:rsidRPr="005D29FC" w:rsidRDefault="00AF7887" w:rsidP="00AF7887">
      <w:pPr>
        <w:rPr>
          <w:rFonts w:cs="Arial"/>
        </w:rPr>
      </w:pPr>
    </w:p>
    <w:p w14:paraId="66AA72A6" w14:textId="77777777" w:rsidR="00AF7887" w:rsidRPr="005D29FC" w:rsidRDefault="00AF7887" w:rsidP="00AF7887">
      <w:pPr>
        <w:rPr>
          <w:rFonts w:cs="Arial"/>
        </w:rPr>
      </w:pPr>
    </w:p>
    <w:p w14:paraId="33FD2A5D" w14:textId="77777777" w:rsidR="009D60D7" w:rsidRPr="005D29FC" w:rsidRDefault="00AF7887" w:rsidP="0095088B">
      <w:pPr>
        <w:jc w:val="center"/>
        <w:rPr>
          <w:rFonts w:cs="Arial"/>
          <w:b/>
          <w:bCs/>
          <w:sz w:val="28"/>
          <w:szCs w:val="28"/>
        </w:rPr>
      </w:pPr>
      <w:r w:rsidRPr="005D29FC">
        <w:rPr>
          <w:rFonts w:cs="Arial"/>
          <w:b/>
          <w:bCs/>
          <w:sz w:val="28"/>
          <w:szCs w:val="28"/>
        </w:rPr>
        <w:t>INTENTIONALLY LEFT BLANK</w:t>
      </w:r>
    </w:p>
    <w:p w14:paraId="124F0662" w14:textId="238EC9DA" w:rsidR="00A11653" w:rsidRDefault="00A11653" w:rsidP="00265EDB">
      <w:pPr>
        <w:ind w:left="0"/>
        <w:rPr>
          <w:rFonts w:ascii="Arial Narrow" w:hAnsi="Arial Narrow"/>
          <w:sz w:val="22"/>
          <w:szCs w:val="22"/>
        </w:rPr>
      </w:pPr>
    </w:p>
    <w:p w14:paraId="063E1E99" w14:textId="77777777" w:rsidR="00A11653" w:rsidRPr="00A11653" w:rsidRDefault="00A11653" w:rsidP="00A11653">
      <w:pPr>
        <w:rPr>
          <w:rFonts w:ascii="Arial Narrow" w:hAnsi="Arial Narrow"/>
          <w:sz w:val="22"/>
          <w:szCs w:val="22"/>
        </w:rPr>
      </w:pPr>
    </w:p>
    <w:p w14:paraId="6498CA37" w14:textId="77777777" w:rsidR="00A11653" w:rsidRPr="00A11653" w:rsidRDefault="00A11653" w:rsidP="00A11653">
      <w:pPr>
        <w:rPr>
          <w:rFonts w:ascii="Arial Narrow" w:hAnsi="Arial Narrow"/>
          <w:sz w:val="22"/>
          <w:szCs w:val="22"/>
        </w:rPr>
      </w:pPr>
    </w:p>
    <w:p w14:paraId="37E28038" w14:textId="54929491" w:rsidR="00A11653" w:rsidRDefault="00A11653" w:rsidP="00A11653">
      <w:pPr>
        <w:rPr>
          <w:rFonts w:ascii="Arial Narrow" w:hAnsi="Arial Narrow"/>
          <w:sz w:val="22"/>
          <w:szCs w:val="22"/>
        </w:rPr>
      </w:pPr>
    </w:p>
    <w:p w14:paraId="165A70CB" w14:textId="26A5E7BA" w:rsidR="00A11653" w:rsidRDefault="00A11653" w:rsidP="00A11653">
      <w:pPr>
        <w:rPr>
          <w:rFonts w:ascii="Arial Narrow" w:hAnsi="Arial Narrow"/>
          <w:sz w:val="22"/>
          <w:szCs w:val="22"/>
        </w:rPr>
      </w:pPr>
    </w:p>
    <w:p w14:paraId="45B78517" w14:textId="77777777" w:rsidR="00AF7887" w:rsidRPr="00A11653" w:rsidRDefault="00AF7887" w:rsidP="00A11653">
      <w:pPr>
        <w:rPr>
          <w:rFonts w:ascii="Arial Narrow" w:hAnsi="Arial Narrow"/>
          <w:sz w:val="22"/>
          <w:szCs w:val="22"/>
        </w:rPr>
        <w:sectPr w:rsidR="00AF7887" w:rsidRPr="00A11653" w:rsidSect="007C7899">
          <w:footerReference w:type="even" r:id="rId16"/>
          <w:footerReference w:type="default" r:id="rId17"/>
          <w:pgSz w:w="11909" w:h="16834" w:code="9"/>
          <w:pgMar w:top="360" w:right="648" w:bottom="360" w:left="1296" w:header="360" w:footer="360" w:gutter="0"/>
          <w:pgNumType w:start="1"/>
          <w:cols w:space="720"/>
          <w:docGrid w:linePitch="272"/>
        </w:sectPr>
      </w:pPr>
    </w:p>
    <w:p w14:paraId="7CB493D9" w14:textId="77777777" w:rsidR="008238E4" w:rsidRDefault="008238E4" w:rsidP="008238E4">
      <w:pPr>
        <w:spacing w:line="360" w:lineRule="auto"/>
        <w:ind w:left="0"/>
        <w:rPr>
          <w:rFonts w:cs="Arial"/>
          <w:b/>
        </w:rPr>
      </w:pPr>
      <w:r w:rsidRPr="004F5386">
        <w:rPr>
          <w:rFonts w:cs="Arial"/>
          <w:b/>
        </w:rPr>
        <w:lastRenderedPageBreak/>
        <w:t>TABLE OF CONTENTS</w:t>
      </w:r>
    </w:p>
    <w:p w14:paraId="3698D927" w14:textId="77777777" w:rsidR="008238E4" w:rsidRDefault="008238E4" w:rsidP="008238E4">
      <w:pPr>
        <w:tabs>
          <w:tab w:val="right" w:pos="9360"/>
        </w:tabs>
        <w:spacing w:line="360" w:lineRule="auto"/>
        <w:ind w:left="0"/>
        <w:rPr>
          <w:rFonts w:cs="Arial"/>
          <w:b/>
        </w:rPr>
      </w:pPr>
      <w:r w:rsidRPr="000805A3">
        <w:rPr>
          <w:rFonts w:cs="Arial"/>
          <w:b/>
        </w:rPr>
        <w:t>Contents</w:t>
      </w:r>
      <w:r>
        <w:rPr>
          <w:rFonts w:cs="Arial"/>
          <w:b/>
        </w:rPr>
        <w:tab/>
      </w:r>
      <w:r w:rsidRPr="000805A3">
        <w:rPr>
          <w:rFonts w:cs="Arial"/>
          <w:b/>
        </w:rPr>
        <w:t>Page</w:t>
      </w:r>
    </w:p>
    <w:p w14:paraId="3DDF5B5D" w14:textId="77777777" w:rsidR="00B43EC8" w:rsidRDefault="00B94AE5">
      <w:pPr>
        <w:pStyle w:val="TOC9"/>
        <w:rPr>
          <w:rFonts w:asciiTheme="minorHAnsi" w:eastAsiaTheme="minorEastAsia" w:hAnsiTheme="minorHAnsi" w:cstheme="minorBidi"/>
          <w:b w:val="0"/>
          <w:sz w:val="22"/>
          <w:szCs w:val="22"/>
        </w:rPr>
      </w:pPr>
      <w:r>
        <w:rPr>
          <w:rStyle w:val="Hyperlink"/>
        </w:rPr>
        <w:fldChar w:fldCharType="begin"/>
      </w:r>
      <w:r>
        <w:rPr>
          <w:rStyle w:val="Hyperlink"/>
        </w:rPr>
        <w:instrText xml:space="preserve"> TOC \o \h \z \u </w:instrText>
      </w:r>
      <w:r>
        <w:rPr>
          <w:rStyle w:val="Hyperlink"/>
        </w:rPr>
        <w:fldChar w:fldCharType="separate"/>
      </w:r>
      <w:hyperlink w:anchor="_Toc523822040" w:history="1">
        <w:r w:rsidR="00B43EC8" w:rsidRPr="0032087F">
          <w:rPr>
            <w:rStyle w:val="Hyperlink"/>
          </w:rPr>
          <w:t>PART 1</w:t>
        </w:r>
        <w:r w:rsidR="00B43EC8">
          <w:rPr>
            <w:rFonts w:asciiTheme="minorHAnsi" w:eastAsiaTheme="minorEastAsia" w:hAnsiTheme="minorHAnsi" w:cstheme="minorBidi"/>
            <w:b w:val="0"/>
            <w:sz w:val="22"/>
            <w:szCs w:val="22"/>
          </w:rPr>
          <w:tab/>
        </w:r>
        <w:r w:rsidR="00B43EC8" w:rsidRPr="0032087F">
          <w:rPr>
            <w:rStyle w:val="Hyperlink"/>
          </w:rPr>
          <w:t>- MANUAL ADMINISTRATION</w:t>
        </w:r>
        <w:r w:rsidR="00B43EC8">
          <w:rPr>
            <w:webHidden/>
          </w:rPr>
          <w:tab/>
        </w:r>
        <w:r w:rsidR="00B43EC8">
          <w:rPr>
            <w:webHidden/>
          </w:rPr>
          <w:fldChar w:fldCharType="begin"/>
        </w:r>
        <w:r w:rsidR="00B43EC8">
          <w:rPr>
            <w:webHidden/>
          </w:rPr>
          <w:instrText xml:space="preserve"> PAGEREF _Toc523822040 \h </w:instrText>
        </w:r>
        <w:r w:rsidR="00B43EC8">
          <w:rPr>
            <w:webHidden/>
          </w:rPr>
        </w:r>
        <w:r w:rsidR="00B43EC8">
          <w:rPr>
            <w:webHidden/>
          </w:rPr>
          <w:fldChar w:fldCharType="separate"/>
        </w:r>
        <w:r w:rsidR="00B43EC8">
          <w:rPr>
            <w:webHidden/>
          </w:rPr>
          <w:t>1-1</w:t>
        </w:r>
        <w:r w:rsidR="00B43EC8">
          <w:rPr>
            <w:webHidden/>
          </w:rPr>
          <w:fldChar w:fldCharType="end"/>
        </w:r>
      </w:hyperlink>
    </w:p>
    <w:p w14:paraId="3CC0D88D" w14:textId="77777777" w:rsidR="00B43EC8" w:rsidRDefault="002C498B">
      <w:pPr>
        <w:pStyle w:val="TOC1"/>
        <w:rPr>
          <w:rFonts w:asciiTheme="minorHAnsi" w:eastAsiaTheme="minorEastAsia" w:hAnsiTheme="minorHAnsi" w:cstheme="minorBidi"/>
          <w:b w:val="0"/>
          <w:bCs w:val="0"/>
          <w:sz w:val="22"/>
          <w:szCs w:val="22"/>
          <w:lang w:val="en-US"/>
        </w:rPr>
      </w:pPr>
      <w:hyperlink w:anchor="_Toc523822041" w:history="1">
        <w:r w:rsidR="00B43EC8" w:rsidRPr="0032087F">
          <w:rPr>
            <w:rStyle w:val="Hyperlink"/>
          </w:rPr>
          <w:t>1.1</w:t>
        </w:r>
        <w:r w:rsidR="00B43EC8">
          <w:rPr>
            <w:rFonts w:asciiTheme="minorHAnsi" w:eastAsiaTheme="minorEastAsia" w:hAnsiTheme="minorHAnsi" w:cstheme="minorBidi"/>
            <w:b w:val="0"/>
            <w:bCs w:val="0"/>
            <w:sz w:val="22"/>
            <w:szCs w:val="22"/>
            <w:lang w:val="en-US"/>
          </w:rPr>
          <w:tab/>
        </w:r>
        <w:r w:rsidR="00B43EC8" w:rsidRPr="0032087F">
          <w:rPr>
            <w:rStyle w:val="Hyperlink"/>
          </w:rPr>
          <w:t>RECORD OF REVISION</w:t>
        </w:r>
        <w:r w:rsidR="00B43EC8">
          <w:rPr>
            <w:webHidden/>
          </w:rPr>
          <w:tab/>
        </w:r>
        <w:r w:rsidR="00B43EC8">
          <w:rPr>
            <w:webHidden/>
          </w:rPr>
          <w:fldChar w:fldCharType="begin"/>
        </w:r>
        <w:r w:rsidR="00B43EC8">
          <w:rPr>
            <w:webHidden/>
          </w:rPr>
          <w:instrText xml:space="preserve"> PAGEREF _Toc523822041 \h </w:instrText>
        </w:r>
        <w:r w:rsidR="00B43EC8">
          <w:rPr>
            <w:webHidden/>
          </w:rPr>
        </w:r>
        <w:r w:rsidR="00B43EC8">
          <w:rPr>
            <w:webHidden/>
          </w:rPr>
          <w:fldChar w:fldCharType="separate"/>
        </w:r>
        <w:r w:rsidR="00B43EC8">
          <w:rPr>
            <w:webHidden/>
          </w:rPr>
          <w:t>1-2</w:t>
        </w:r>
        <w:r w:rsidR="00B43EC8">
          <w:rPr>
            <w:webHidden/>
          </w:rPr>
          <w:fldChar w:fldCharType="end"/>
        </w:r>
      </w:hyperlink>
    </w:p>
    <w:p w14:paraId="4D4063ED" w14:textId="77777777" w:rsidR="00B43EC8" w:rsidRDefault="002C498B">
      <w:pPr>
        <w:pStyle w:val="TOC1"/>
        <w:rPr>
          <w:rFonts w:asciiTheme="minorHAnsi" w:eastAsiaTheme="minorEastAsia" w:hAnsiTheme="minorHAnsi" w:cstheme="minorBidi"/>
          <w:b w:val="0"/>
          <w:bCs w:val="0"/>
          <w:sz w:val="22"/>
          <w:szCs w:val="22"/>
          <w:lang w:val="en-US"/>
        </w:rPr>
      </w:pPr>
      <w:hyperlink w:anchor="_Toc523822042" w:history="1">
        <w:r w:rsidR="00B43EC8" w:rsidRPr="0032087F">
          <w:rPr>
            <w:rStyle w:val="Hyperlink"/>
          </w:rPr>
          <w:t>1.2</w:t>
        </w:r>
        <w:r w:rsidR="00B43EC8">
          <w:rPr>
            <w:rFonts w:asciiTheme="minorHAnsi" w:eastAsiaTheme="minorEastAsia" w:hAnsiTheme="minorHAnsi" w:cstheme="minorBidi"/>
            <w:b w:val="0"/>
            <w:bCs w:val="0"/>
            <w:sz w:val="22"/>
            <w:szCs w:val="22"/>
            <w:lang w:val="en-US"/>
          </w:rPr>
          <w:tab/>
        </w:r>
        <w:r w:rsidR="00B43EC8" w:rsidRPr="0032087F">
          <w:rPr>
            <w:rStyle w:val="Hyperlink"/>
          </w:rPr>
          <w:t>LIST OF EFFECTIVE PAGES</w:t>
        </w:r>
        <w:r w:rsidR="00B43EC8">
          <w:rPr>
            <w:webHidden/>
          </w:rPr>
          <w:tab/>
        </w:r>
        <w:r w:rsidR="00B43EC8">
          <w:rPr>
            <w:webHidden/>
          </w:rPr>
          <w:fldChar w:fldCharType="begin"/>
        </w:r>
        <w:r w:rsidR="00B43EC8">
          <w:rPr>
            <w:webHidden/>
          </w:rPr>
          <w:instrText xml:space="preserve"> PAGEREF _Toc523822042 \h </w:instrText>
        </w:r>
        <w:r w:rsidR="00B43EC8">
          <w:rPr>
            <w:webHidden/>
          </w:rPr>
        </w:r>
        <w:r w:rsidR="00B43EC8">
          <w:rPr>
            <w:webHidden/>
          </w:rPr>
          <w:fldChar w:fldCharType="separate"/>
        </w:r>
        <w:r w:rsidR="00B43EC8">
          <w:rPr>
            <w:webHidden/>
          </w:rPr>
          <w:t>1-3</w:t>
        </w:r>
        <w:r w:rsidR="00B43EC8">
          <w:rPr>
            <w:webHidden/>
          </w:rPr>
          <w:fldChar w:fldCharType="end"/>
        </w:r>
      </w:hyperlink>
    </w:p>
    <w:p w14:paraId="3A46589C" w14:textId="77777777" w:rsidR="00B43EC8" w:rsidRDefault="002C498B">
      <w:pPr>
        <w:pStyle w:val="TOC1"/>
        <w:rPr>
          <w:rFonts w:asciiTheme="minorHAnsi" w:eastAsiaTheme="minorEastAsia" w:hAnsiTheme="minorHAnsi" w:cstheme="minorBidi"/>
          <w:b w:val="0"/>
          <w:bCs w:val="0"/>
          <w:sz w:val="22"/>
          <w:szCs w:val="22"/>
          <w:lang w:val="en-US"/>
        </w:rPr>
      </w:pPr>
      <w:hyperlink w:anchor="_Toc523822043" w:history="1">
        <w:r w:rsidR="00B43EC8" w:rsidRPr="0032087F">
          <w:rPr>
            <w:rStyle w:val="Hyperlink"/>
          </w:rPr>
          <w:t>1.3</w:t>
        </w:r>
        <w:r w:rsidR="00B43EC8">
          <w:rPr>
            <w:rFonts w:asciiTheme="minorHAnsi" w:eastAsiaTheme="minorEastAsia" w:hAnsiTheme="minorHAnsi" w:cstheme="minorBidi"/>
            <w:b w:val="0"/>
            <w:bCs w:val="0"/>
            <w:sz w:val="22"/>
            <w:szCs w:val="22"/>
            <w:lang w:val="en-US"/>
          </w:rPr>
          <w:tab/>
        </w:r>
        <w:r w:rsidR="00B43EC8" w:rsidRPr="0032087F">
          <w:rPr>
            <w:rStyle w:val="Hyperlink"/>
          </w:rPr>
          <w:t>DISTRIBUTION LIST</w:t>
        </w:r>
        <w:r w:rsidR="00B43EC8">
          <w:rPr>
            <w:webHidden/>
          </w:rPr>
          <w:tab/>
        </w:r>
        <w:r w:rsidR="00B43EC8">
          <w:rPr>
            <w:webHidden/>
          </w:rPr>
          <w:fldChar w:fldCharType="begin"/>
        </w:r>
        <w:r w:rsidR="00B43EC8">
          <w:rPr>
            <w:webHidden/>
          </w:rPr>
          <w:instrText xml:space="preserve"> PAGEREF _Toc523822043 \h </w:instrText>
        </w:r>
        <w:r w:rsidR="00B43EC8">
          <w:rPr>
            <w:webHidden/>
          </w:rPr>
        </w:r>
        <w:r w:rsidR="00B43EC8">
          <w:rPr>
            <w:webHidden/>
          </w:rPr>
          <w:fldChar w:fldCharType="separate"/>
        </w:r>
        <w:r w:rsidR="00B43EC8">
          <w:rPr>
            <w:webHidden/>
          </w:rPr>
          <w:t>1-4</w:t>
        </w:r>
        <w:r w:rsidR="00B43EC8">
          <w:rPr>
            <w:webHidden/>
          </w:rPr>
          <w:fldChar w:fldCharType="end"/>
        </w:r>
      </w:hyperlink>
    </w:p>
    <w:p w14:paraId="37C22686" w14:textId="77777777" w:rsidR="00B43EC8" w:rsidRDefault="002C498B">
      <w:pPr>
        <w:pStyle w:val="TOC1"/>
        <w:rPr>
          <w:rFonts w:asciiTheme="minorHAnsi" w:eastAsiaTheme="minorEastAsia" w:hAnsiTheme="minorHAnsi" w:cstheme="minorBidi"/>
          <w:b w:val="0"/>
          <w:bCs w:val="0"/>
          <w:sz w:val="22"/>
          <w:szCs w:val="22"/>
          <w:lang w:val="en-US"/>
        </w:rPr>
      </w:pPr>
      <w:hyperlink w:anchor="_Toc523822044" w:history="1">
        <w:r w:rsidR="00B43EC8" w:rsidRPr="0032087F">
          <w:rPr>
            <w:rStyle w:val="Hyperlink"/>
          </w:rPr>
          <w:t>1.4</w:t>
        </w:r>
        <w:r w:rsidR="00B43EC8">
          <w:rPr>
            <w:rFonts w:asciiTheme="minorHAnsi" w:eastAsiaTheme="minorEastAsia" w:hAnsiTheme="minorHAnsi" w:cstheme="minorBidi"/>
            <w:b w:val="0"/>
            <w:bCs w:val="0"/>
            <w:sz w:val="22"/>
            <w:szCs w:val="22"/>
            <w:lang w:val="en-US"/>
          </w:rPr>
          <w:tab/>
        </w:r>
        <w:r w:rsidR="00B43EC8" w:rsidRPr="0032087F">
          <w:rPr>
            <w:rStyle w:val="Hyperlink"/>
          </w:rPr>
          <w:t>LIST OF ABBREVIATIONS</w:t>
        </w:r>
        <w:r w:rsidR="00B43EC8">
          <w:rPr>
            <w:webHidden/>
          </w:rPr>
          <w:tab/>
        </w:r>
        <w:r w:rsidR="00B43EC8">
          <w:rPr>
            <w:webHidden/>
          </w:rPr>
          <w:fldChar w:fldCharType="begin"/>
        </w:r>
        <w:r w:rsidR="00B43EC8">
          <w:rPr>
            <w:webHidden/>
          </w:rPr>
          <w:instrText xml:space="preserve"> PAGEREF _Toc523822044 \h </w:instrText>
        </w:r>
        <w:r w:rsidR="00B43EC8">
          <w:rPr>
            <w:webHidden/>
          </w:rPr>
        </w:r>
        <w:r w:rsidR="00B43EC8">
          <w:rPr>
            <w:webHidden/>
          </w:rPr>
          <w:fldChar w:fldCharType="separate"/>
        </w:r>
        <w:r w:rsidR="00B43EC8">
          <w:rPr>
            <w:webHidden/>
          </w:rPr>
          <w:t>1-4</w:t>
        </w:r>
        <w:r w:rsidR="00B43EC8">
          <w:rPr>
            <w:webHidden/>
          </w:rPr>
          <w:fldChar w:fldCharType="end"/>
        </w:r>
      </w:hyperlink>
    </w:p>
    <w:p w14:paraId="2E4CB1F5" w14:textId="77777777" w:rsidR="00B43EC8" w:rsidRDefault="002C498B">
      <w:pPr>
        <w:pStyle w:val="TOC1"/>
        <w:rPr>
          <w:rFonts w:asciiTheme="minorHAnsi" w:eastAsiaTheme="minorEastAsia" w:hAnsiTheme="minorHAnsi" w:cstheme="minorBidi"/>
          <w:b w:val="0"/>
          <w:bCs w:val="0"/>
          <w:sz w:val="22"/>
          <w:szCs w:val="22"/>
          <w:lang w:val="en-US"/>
        </w:rPr>
      </w:pPr>
      <w:hyperlink w:anchor="_Toc523822045" w:history="1">
        <w:r w:rsidR="00B43EC8" w:rsidRPr="0032087F">
          <w:rPr>
            <w:rStyle w:val="Hyperlink"/>
          </w:rPr>
          <w:t>1.5</w:t>
        </w:r>
        <w:r w:rsidR="00B43EC8">
          <w:rPr>
            <w:rFonts w:asciiTheme="minorHAnsi" w:eastAsiaTheme="minorEastAsia" w:hAnsiTheme="minorHAnsi" w:cstheme="minorBidi"/>
            <w:b w:val="0"/>
            <w:bCs w:val="0"/>
            <w:sz w:val="22"/>
            <w:szCs w:val="22"/>
            <w:lang w:val="en-US"/>
          </w:rPr>
          <w:tab/>
        </w:r>
        <w:r w:rsidR="00B43EC8" w:rsidRPr="0032087F">
          <w:rPr>
            <w:rStyle w:val="Hyperlink"/>
          </w:rPr>
          <w:t>CONDITION OF USE</w:t>
        </w:r>
        <w:r w:rsidR="00B43EC8">
          <w:rPr>
            <w:webHidden/>
          </w:rPr>
          <w:tab/>
        </w:r>
        <w:r w:rsidR="00B43EC8">
          <w:rPr>
            <w:webHidden/>
          </w:rPr>
          <w:fldChar w:fldCharType="begin"/>
        </w:r>
        <w:r w:rsidR="00B43EC8">
          <w:rPr>
            <w:webHidden/>
          </w:rPr>
          <w:instrText xml:space="preserve"> PAGEREF _Toc523822045 \h </w:instrText>
        </w:r>
        <w:r w:rsidR="00B43EC8">
          <w:rPr>
            <w:webHidden/>
          </w:rPr>
        </w:r>
        <w:r w:rsidR="00B43EC8">
          <w:rPr>
            <w:webHidden/>
          </w:rPr>
          <w:fldChar w:fldCharType="separate"/>
        </w:r>
        <w:r w:rsidR="00B43EC8">
          <w:rPr>
            <w:webHidden/>
          </w:rPr>
          <w:t>1-5</w:t>
        </w:r>
        <w:r w:rsidR="00B43EC8">
          <w:rPr>
            <w:webHidden/>
          </w:rPr>
          <w:fldChar w:fldCharType="end"/>
        </w:r>
      </w:hyperlink>
    </w:p>
    <w:p w14:paraId="4F53BE39" w14:textId="77777777" w:rsidR="00B43EC8" w:rsidRDefault="002C498B">
      <w:pPr>
        <w:pStyle w:val="TOC1"/>
        <w:rPr>
          <w:rFonts w:asciiTheme="minorHAnsi" w:eastAsiaTheme="minorEastAsia" w:hAnsiTheme="minorHAnsi" w:cstheme="minorBidi"/>
          <w:b w:val="0"/>
          <w:bCs w:val="0"/>
          <w:sz w:val="22"/>
          <w:szCs w:val="22"/>
          <w:lang w:val="en-US"/>
        </w:rPr>
      </w:pPr>
      <w:hyperlink w:anchor="_Toc523822046" w:history="1">
        <w:r w:rsidR="00B43EC8" w:rsidRPr="0032087F">
          <w:rPr>
            <w:rStyle w:val="Hyperlink"/>
          </w:rPr>
          <w:t>1.6</w:t>
        </w:r>
        <w:r w:rsidR="00B43EC8">
          <w:rPr>
            <w:rFonts w:asciiTheme="minorHAnsi" w:eastAsiaTheme="minorEastAsia" w:hAnsiTheme="minorHAnsi" w:cstheme="minorBidi"/>
            <w:b w:val="0"/>
            <w:bCs w:val="0"/>
            <w:sz w:val="22"/>
            <w:szCs w:val="22"/>
            <w:lang w:val="en-US"/>
          </w:rPr>
          <w:tab/>
        </w:r>
        <w:r w:rsidR="00B43EC8" w:rsidRPr="0032087F">
          <w:rPr>
            <w:rStyle w:val="Hyperlink"/>
          </w:rPr>
          <w:t>CONTROL OF MANUAL</w:t>
        </w:r>
        <w:r w:rsidR="00B43EC8">
          <w:rPr>
            <w:webHidden/>
          </w:rPr>
          <w:tab/>
        </w:r>
        <w:r w:rsidR="00B43EC8">
          <w:rPr>
            <w:webHidden/>
          </w:rPr>
          <w:fldChar w:fldCharType="begin"/>
        </w:r>
        <w:r w:rsidR="00B43EC8">
          <w:rPr>
            <w:webHidden/>
          </w:rPr>
          <w:instrText xml:space="preserve"> PAGEREF _Toc523822046 \h </w:instrText>
        </w:r>
        <w:r w:rsidR="00B43EC8">
          <w:rPr>
            <w:webHidden/>
          </w:rPr>
        </w:r>
        <w:r w:rsidR="00B43EC8">
          <w:rPr>
            <w:webHidden/>
          </w:rPr>
          <w:fldChar w:fldCharType="separate"/>
        </w:r>
        <w:r w:rsidR="00B43EC8">
          <w:rPr>
            <w:webHidden/>
          </w:rPr>
          <w:t>1-5</w:t>
        </w:r>
        <w:r w:rsidR="00B43EC8">
          <w:rPr>
            <w:webHidden/>
          </w:rPr>
          <w:fldChar w:fldCharType="end"/>
        </w:r>
      </w:hyperlink>
    </w:p>
    <w:p w14:paraId="5AB56FB7" w14:textId="77777777" w:rsidR="00B43EC8" w:rsidRDefault="002C498B">
      <w:pPr>
        <w:pStyle w:val="TOC9"/>
        <w:rPr>
          <w:rFonts w:asciiTheme="minorHAnsi" w:eastAsiaTheme="minorEastAsia" w:hAnsiTheme="minorHAnsi" w:cstheme="minorBidi"/>
          <w:b w:val="0"/>
          <w:sz w:val="22"/>
          <w:szCs w:val="22"/>
        </w:rPr>
      </w:pPr>
      <w:hyperlink w:anchor="_Toc523822047" w:history="1">
        <w:r w:rsidR="00B43EC8" w:rsidRPr="0032087F">
          <w:rPr>
            <w:rStyle w:val="Hyperlink"/>
          </w:rPr>
          <w:t>PART 2</w:t>
        </w:r>
        <w:r w:rsidR="00B43EC8">
          <w:rPr>
            <w:rFonts w:asciiTheme="minorHAnsi" w:eastAsiaTheme="minorEastAsia" w:hAnsiTheme="minorHAnsi" w:cstheme="minorBidi"/>
            <w:b w:val="0"/>
            <w:sz w:val="22"/>
            <w:szCs w:val="22"/>
          </w:rPr>
          <w:tab/>
        </w:r>
        <w:r w:rsidR="00B43EC8" w:rsidRPr="0032087F">
          <w:rPr>
            <w:rStyle w:val="Hyperlink"/>
          </w:rPr>
          <w:t>- MANUAL BACKGROUND</w:t>
        </w:r>
        <w:r w:rsidR="00B43EC8">
          <w:rPr>
            <w:webHidden/>
          </w:rPr>
          <w:tab/>
        </w:r>
        <w:r w:rsidR="00B43EC8">
          <w:rPr>
            <w:webHidden/>
          </w:rPr>
          <w:fldChar w:fldCharType="begin"/>
        </w:r>
        <w:r w:rsidR="00B43EC8">
          <w:rPr>
            <w:webHidden/>
          </w:rPr>
          <w:instrText xml:space="preserve"> PAGEREF _Toc523822047 \h </w:instrText>
        </w:r>
        <w:r w:rsidR="00B43EC8">
          <w:rPr>
            <w:webHidden/>
          </w:rPr>
        </w:r>
        <w:r w:rsidR="00B43EC8">
          <w:rPr>
            <w:webHidden/>
          </w:rPr>
          <w:fldChar w:fldCharType="separate"/>
        </w:r>
        <w:r w:rsidR="00B43EC8">
          <w:rPr>
            <w:webHidden/>
          </w:rPr>
          <w:t>2-1</w:t>
        </w:r>
        <w:r w:rsidR="00B43EC8">
          <w:rPr>
            <w:webHidden/>
          </w:rPr>
          <w:fldChar w:fldCharType="end"/>
        </w:r>
      </w:hyperlink>
    </w:p>
    <w:p w14:paraId="7D8BA59B" w14:textId="77777777" w:rsidR="00B43EC8" w:rsidRDefault="002C498B">
      <w:pPr>
        <w:pStyle w:val="TOC1"/>
        <w:rPr>
          <w:rFonts w:asciiTheme="minorHAnsi" w:eastAsiaTheme="minorEastAsia" w:hAnsiTheme="minorHAnsi" w:cstheme="minorBidi"/>
          <w:b w:val="0"/>
          <w:bCs w:val="0"/>
          <w:sz w:val="22"/>
          <w:szCs w:val="22"/>
          <w:lang w:val="en-US"/>
        </w:rPr>
      </w:pPr>
      <w:hyperlink w:anchor="_Toc523822048" w:history="1">
        <w:r w:rsidR="00B43EC8" w:rsidRPr="0032087F">
          <w:rPr>
            <w:rStyle w:val="Hyperlink"/>
          </w:rPr>
          <w:t>2.1</w:t>
        </w:r>
        <w:r w:rsidR="00B43EC8">
          <w:rPr>
            <w:rFonts w:asciiTheme="minorHAnsi" w:eastAsiaTheme="minorEastAsia" w:hAnsiTheme="minorHAnsi" w:cstheme="minorBidi"/>
            <w:b w:val="0"/>
            <w:bCs w:val="0"/>
            <w:sz w:val="22"/>
            <w:szCs w:val="22"/>
            <w:lang w:val="en-US"/>
          </w:rPr>
          <w:tab/>
        </w:r>
        <w:r w:rsidR="00B43EC8" w:rsidRPr="0032087F">
          <w:rPr>
            <w:rStyle w:val="Hyperlink"/>
          </w:rPr>
          <w:t>INTRODUCTION</w:t>
        </w:r>
        <w:r w:rsidR="00B43EC8">
          <w:rPr>
            <w:webHidden/>
          </w:rPr>
          <w:tab/>
        </w:r>
        <w:r w:rsidR="00B43EC8">
          <w:rPr>
            <w:webHidden/>
          </w:rPr>
          <w:fldChar w:fldCharType="begin"/>
        </w:r>
        <w:r w:rsidR="00B43EC8">
          <w:rPr>
            <w:webHidden/>
          </w:rPr>
          <w:instrText xml:space="preserve"> PAGEREF _Toc523822048 \h </w:instrText>
        </w:r>
        <w:r w:rsidR="00B43EC8">
          <w:rPr>
            <w:webHidden/>
          </w:rPr>
        </w:r>
        <w:r w:rsidR="00B43EC8">
          <w:rPr>
            <w:webHidden/>
          </w:rPr>
          <w:fldChar w:fldCharType="separate"/>
        </w:r>
        <w:r w:rsidR="00B43EC8">
          <w:rPr>
            <w:webHidden/>
          </w:rPr>
          <w:t>2-2</w:t>
        </w:r>
        <w:r w:rsidR="00B43EC8">
          <w:rPr>
            <w:webHidden/>
          </w:rPr>
          <w:fldChar w:fldCharType="end"/>
        </w:r>
      </w:hyperlink>
    </w:p>
    <w:p w14:paraId="715D1B40" w14:textId="77777777" w:rsidR="00B43EC8" w:rsidRDefault="002C498B">
      <w:pPr>
        <w:pStyle w:val="TOC1"/>
        <w:rPr>
          <w:rFonts w:asciiTheme="minorHAnsi" w:eastAsiaTheme="minorEastAsia" w:hAnsiTheme="minorHAnsi" w:cstheme="minorBidi"/>
          <w:b w:val="0"/>
          <w:bCs w:val="0"/>
          <w:sz w:val="22"/>
          <w:szCs w:val="22"/>
          <w:lang w:val="en-US"/>
        </w:rPr>
      </w:pPr>
      <w:hyperlink w:anchor="_Toc523822049" w:history="1">
        <w:r w:rsidR="00B43EC8" w:rsidRPr="0032087F">
          <w:rPr>
            <w:rStyle w:val="Hyperlink"/>
          </w:rPr>
          <w:t>2.2</w:t>
        </w:r>
        <w:r w:rsidR="00B43EC8">
          <w:rPr>
            <w:rFonts w:asciiTheme="minorHAnsi" w:eastAsiaTheme="minorEastAsia" w:hAnsiTheme="minorHAnsi" w:cstheme="minorBidi"/>
            <w:b w:val="0"/>
            <w:bCs w:val="0"/>
            <w:sz w:val="22"/>
            <w:szCs w:val="22"/>
            <w:lang w:val="en-US"/>
          </w:rPr>
          <w:tab/>
        </w:r>
        <w:r w:rsidR="00B43EC8" w:rsidRPr="0032087F">
          <w:rPr>
            <w:rStyle w:val="Hyperlink"/>
          </w:rPr>
          <w:t>PURPOSE</w:t>
        </w:r>
        <w:r w:rsidR="00B43EC8">
          <w:rPr>
            <w:webHidden/>
          </w:rPr>
          <w:tab/>
        </w:r>
        <w:r w:rsidR="00B43EC8">
          <w:rPr>
            <w:webHidden/>
          </w:rPr>
          <w:fldChar w:fldCharType="begin"/>
        </w:r>
        <w:r w:rsidR="00B43EC8">
          <w:rPr>
            <w:webHidden/>
          </w:rPr>
          <w:instrText xml:space="preserve"> PAGEREF _Toc523822049 \h </w:instrText>
        </w:r>
        <w:r w:rsidR="00B43EC8">
          <w:rPr>
            <w:webHidden/>
          </w:rPr>
        </w:r>
        <w:r w:rsidR="00B43EC8">
          <w:rPr>
            <w:webHidden/>
          </w:rPr>
          <w:fldChar w:fldCharType="separate"/>
        </w:r>
        <w:r w:rsidR="00B43EC8">
          <w:rPr>
            <w:webHidden/>
          </w:rPr>
          <w:t>2-2</w:t>
        </w:r>
        <w:r w:rsidR="00B43EC8">
          <w:rPr>
            <w:webHidden/>
          </w:rPr>
          <w:fldChar w:fldCharType="end"/>
        </w:r>
      </w:hyperlink>
    </w:p>
    <w:p w14:paraId="1BEB4E54" w14:textId="77777777" w:rsidR="00B43EC8" w:rsidRDefault="002C498B">
      <w:pPr>
        <w:pStyle w:val="TOC1"/>
        <w:rPr>
          <w:rFonts w:asciiTheme="minorHAnsi" w:eastAsiaTheme="minorEastAsia" w:hAnsiTheme="minorHAnsi" w:cstheme="minorBidi"/>
          <w:b w:val="0"/>
          <w:bCs w:val="0"/>
          <w:sz w:val="22"/>
          <w:szCs w:val="22"/>
          <w:lang w:val="en-US"/>
        </w:rPr>
      </w:pPr>
      <w:hyperlink w:anchor="_Toc523822050" w:history="1">
        <w:r w:rsidR="00B43EC8" w:rsidRPr="0032087F">
          <w:rPr>
            <w:rStyle w:val="Hyperlink"/>
          </w:rPr>
          <w:t>2.3</w:t>
        </w:r>
        <w:r w:rsidR="00B43EC8">
          <w:rPr>
            <w:rFonts w:asciiTheme="minorHAnsi" w:eastAsiaTheme="minorEastAsia" w:hAnsiTheme="minorHAnsi" w:cstheme="minorBidi"/>
            <w:b w:val="0"/>
            <w:bCs w:val="0"/>
            <w:sz w:val="22"/>
            <w:szCs w:val="22"/>
            <w:lang w:val="en-US"/>
          </w:rPr>
          <w:tab/>
        </w:r>
        <w:r w:rsidR="00B43EC8" w:rsidRPr="0032087F">
          <w:rPr>
            <w:rStyle w:val="Hyperlink"/>
          </w:rPr>
          <w:t>SCOPE AND APPLICATION</w:t>
        </w:r>
        <w:r w:rsidR="00B43EC8">
          <w:rPr>
            <w:webHidden/>
          </w:rPr>
          <w:tab/>
        </w:r>
        <w:r w:rsidR="00B43EC8">
          <w:rPr>
            <w:webHidden/>
          </w:rPr>
          <w:fldChar w:fldCharType="begin"/>
        </w:r>
        <w:r w:rsidR="00B43EC8">
          <w:rPr>
            <w:webHidden/>
          </w:rPr>
          <w:instrText xml:space="preserve"> PAGEREF _Toc523822050 \h </w:instrText>
        </w:r>
        <w:r w:rsidR="00B43EC8">
          <w:rPr>
            <w:webHidden/>
          </w:rPr>
        </w:r>
        <w:r w:rsidR="00B43EC8">
          <w:rPr>
            <w:webHidden/>
          </w:rPr>
          <w:fldChar w:fldCharType="separate"/>
        </w:r>
        <w:r w:rsidR="00B43EC8">
          <w:rPr>
            <w:webHidden/>
          </w:rPr>
          <w:t>2-2</w:t>
        </w:r>
        <w:r w:rsidR="00B43EC8">
          <w:rPr>
            <w:webHidden/>
          </w:rPr>
          <w:fldChar w:fldCharType="end"/>
        </w:r>
      </w:hyperlink>
    </w:p>
    <w:p w14:paraId="2D28AB88" w14:textId="77777777" w:rsidR="00B43EC8" w:rsidRDefault="002C498B">
      <w:pPr>
        <w:pStyle w:val="TOC1"/>
        <w:rPr>
          <w:rFonts w:asciiTheme="minorHAnsi" w:eastAsiaTheme="minorEastAsia" w:hAnsiTheme="minorHAnsi" w:cstheme="minorBidi"/>
          <w:b w:val="0"/>
          <w:bCs w:val="0"/>
          <w:sz w:val="22"/>
          <w:szCs w:val="22"/>
          <w:lang w:val="en-US"/>
        </w:rPr>
      </w:pPr>
      <w:hyperlink w:anchor="_Toc523822051" w:history="1">
        <w:r w:rsidR="00B43EC8" w:rsidRPr="0032087F">
          <w:rPr>
            <w:rStyle w:val="Hyperlink"/>
          </w:rPr>
          <w:t>2.4</w:t>
        </w:r>
        <w:r w:rsidR="00B43EC8">
          <w:rPr>
            <w:rFonts w:asciiTheme="minorHAnsi" w:eastAsiaTheme="minorEastAsia" w:hAnsiTheme="minorHAnsi" w:cstheme="minorBidi"/>
            <w:b w:val="0"/>
            <w:bCs w:val="0"/>
            <w:sz w:val="22"/>
            <w:szCs w:val="22"/>
            <w:lang w:val="en-US"/>
          </w:rPr>
          <w:tab/>
        </w:r>
        <w:r w:rsidR="00B43EC8" w:rsidRPr="0032087F">
          <w:rPr>
            <w:rStyle w:val="Hyperlink"/>
          </w:rPr>
          <w:t>DEFINITION OF TERMS</w:t>
        </w:r>
        <w:r w:rsidR="00B43EC8">
          <w:rPr>
            <w:webHidden/>
          </w:rPr>
          <w:tab/>
        </w:r>
        <w:r w:rsidR="00B43EC8">
          <w:rPr>
            <w:webHidden/>
          </w:rPr>
          <w:fldChar w:fldCharType="begin"/>
        </w:r>
        <w:r w:rsidR="00B43EC8">
          <w:rPr>
            <w:webHidden/>
          </w:rPr>
          <w:instrText xml:space="preserve"> PAGEREF _Toc523822051 \h </w:instrText>
        </w:r>
        <w:r w:rsidR="00B43EC8">
          <w:rPr>
            <w:webHidden/>
          </w:rPr>
        </w:r>
        <w:r w:rsidR="00B43EC8">
          <w:rPr>
            <w:webHidden/>
          </w:rPr>
          <w:fldChar w:fldCharType="separate"/>
        </w:r>
        <w:r w:rsidR="00B43EC8">
          <w:rPr>
            <w:webHidden/>
          </w:rPr>
          <w:t>2-2</w:t>
        </w:r>
        <w:r w:rsidR="00B43EC8">
          <w:rPr>
            <w:webHidden/>
          </w:rPr>
          <w:fldChar w:fldCharType="end"/>
        </w:r>
      </w:hyperlink>
    </w:p>
    <w:p w14:paraId="0C495108" w14:textId="77777777" w:rsidR="00B43EC8" w:rsidRDefault="002C498B">
      <w:pPr>
        <w:pStyle w:val="TOC1"/>
        <w:rPr>
          <w:rFonts w:asciiTheme="minorHAnsi" w:eastAsiaTheme="minorEastAsia" w:hAnsiTheme="minorHAnsi" w:cstheme="minorBidi"/>
          <w:b w:val="0"/>
          <w:bCs w:val="0"/>
          <w:sz w:val="22"/>
          <w:szCs w:val="22"/>
          <w:lang w:val="en-US"/>
        </w:rPr>
      </w:pPr>
      <w:hyperlink w:anchor="_Toc523822052" w:history="1">
        <w:r w:rsidR="00B43EC8" w:rsidRPr="0032087F">
          <w:rPr>
            <w:rStyle w:val="Hyperlink"/>
          </w:rPr>
          <w:t>2.5</w:t>
        </w:r>
        <w:r w:rsidR="00B43EC8">
          <w:rPr>
            <w:rFonts w:asciiTheme="minorHAnsi" w:eastAsiaTheme="minorEastAsia" w:hAnsiTheme="minorHAnsi" w:cstheme="minorBidi"/>
            <w:b w:val="0"/>
            <w:bCs w:val="0"/>
            <w:sz w:val="22"/>
            <w:szCs w:val="22"/>
            <w:lang w:val="en-US"/>
          </w:rPr>
          <w:tab/>
        </w:r>
        <w:r w:rsidR="00B43EC8" w:rsidRPr="0032087F">
          <w:rPr>
            <w:rStyle w:val="Hyperlink"/>
          </w:rPr>
          <w:t>REFERENCES</w:t>
        </w:r>
        <w:r w:rsidR="00B43EC8">
          <w:rPr>
            <w:webHidden/>
          </w:rPr>
          <w:tab/>
        </w:r>
        <w:r w:rsidR="00B43EC8">
          <w:rPr>
            <w:webHidden/>
          </w:rPr>
          <w:fldChar w:fldCharType="begin"/>
        </w:r>
        <w:r w:rsidR="00B43EC8">
          <w:rPr>
            <w:webHidden/>
          </w:rPr>
          <w:instrText xml:space="preserve"> PAGEREF _Toc523822052 \h </w:instrText>
        </w:r>
        <w:r w:rsidR="00B43EC8">
          <w:rPr>
            <w:webHidden/>
          </w:rPr>
        </w:r>
        <w:r w:rsidR="00B43EC8">
          <w:rPr>
            <w:webHidden/>
          </w:rPr>
          <w:fldChar w:fldCharType="separate"/>
        </w:r>
        <w:r w:rsidR="00B43EC8">
          <w:rPr>
            <w:webHidden/>
          </w:rPr>
          <w:t>2-2</w:t>
        </w:r>
        <w:r w:rsidR="00B43EC8">
          <w:rPr>
            <w:webHidden/>
          </w:rPr>
          <w:fldChar w:fldCharType="end"/>
        </w:r>
      </w:hyperlink>
    </w:p>
    <w:p w14:paraId="73B66476" w14:textId="77777777" w:rsidR="00B43EC8" w:rsidRDefault="002C498B">
      <w:pPr>
        <w:pStyle w:val="TOC9"/>
        <w:rPr>
          <w:rFonts w:asciiTheme="minorHAnsi" w:eastAsiaTheme="minorEastAsia" w:hAnsiTheme="minorHAnsi" w:cstheme="minorBidi"/>
          <w:b w:val="0"/>
          <w:sz w:val="22"/>
          <w:szCs w:val="22"/>
        </w:rPr>
      </w:pPr>
      <w:hyperlink w:anchor="_Toc523822053" w:history="1">
        <w:r w:rsidR="00B43EC8" w:rsidRPr="0032087F">
          <w:rPr>
            <w:rStyle w:val="Hyperlink"/>
          </w:rPr>
          <w:t>PART 3</w:t>
        </w:r>
        <w:r w:rsidR="00B43EC8">
          <w:rPr>
            <w:rFonts w:asciiTheme="minorHAnsi" w:eastAsiaTheme="minorEastAsia" w:hAnsiTheme="minorHAnsi" w:cstheme="minorBidi"/>
            <w:b w:val="0"/>
            <w:sz w:val="22"/>
            <w:szCs w:val="22"/>
          </w:rPr>
          <w:tab/>
        </w:r>
        <w:r w:rsidR="00B43EC8" w:rsidRPr="0032087F">
          <w:rPr>
            <w:rStyle w:val="Hyperlink"/>
          </w:rPr>
          <w:t>– OVERVIEW OF BUSINESS PROCESS</w:t>
        </w:r>
        <w:r w:rsidR="00B43EC8">
          <w:rPr>
            <w:webHidden/>
          </w:rPr>
          <w:tab/>
        </w:r>
        <w:r w:rsidR="00B43EC8">
          <w:rPr>
            <w:webHidden/>
          </w:rPr>
          <w:fldChar w:fldCharType="begin"/>
        </w:r>
        <w:r w:rsidR="00B43EC8">
          <w:rPr>
            <w:webHidden/>
          </w:rPr>
          <w:instrText xml:space="preserve"> PAGEREF _Toc523822053 \h </w:instrText>
        </w:r>
        <w:r w:rsidR="00B43EC8">
          <w:rPr>
            <w:webHidden/>
          </w:rPr>
        </w:r>
        <w:r w:rsidR="00B43EC8">
          <w:rPr>
            <w:webHidden/>
          </w:rPr>
          <w:fldChar w:fldCharType="separate"/>
        </w:r>
        <w:r w:rsidR="00B43EC8">
          <w:rPr>
            <w:webHidden/>
          </w:rPr>
          <w:t>3-1</w:t>
        </w:r>
        <w:r w:rsidR="00B43EC8">
          <w:rPr>
            <w:webHidden/>
          </w:rPr>
          <w:fldChar w:fldCharType="end"/>
        </w:r>
      </w:hyperlink>
    </w:p>
    <w:p w14:paraId="37390ACA" w14:textId="77777777" w:rsidR="00B43EC8" w:rsidRDefault="002C498B">
      <w:pPr>
        <w:pStyle w:val="TOC1"/>
        <w:rPr>
          <w:rFonts w:asciiTheme="minorHAnsi" w:eastAsiaTheme="minorEastAsia" w:hAnsiTheme="minorHAnsi" w:cstheme="minorBidi"/>
          <w:b w:val="0"/>
          <w:bCs w:val="0"/>
          <w:sz w:val="22"/>
          <w:szCs w:val="22"/>
          <w:lang w:val="en-US"/>
        </w:rPr>
      </w:pPr>
      <w:hyperlink w:anchor="_Toc523822054" w:history="1">
        <w:r w:rsidR="00B43EC8" w:rsidRPr="0032087F">
          <w:rPr>
            <w:rStyle w:val="Hyperlink"/>
          </w:rPr>
          <w:t>3.1</w:t>
        </w:r>
        <w:r w:rsidR="00B43EC8">
          <w:rPr>
            <w:rFonts w:asciiTheme="minorHAnsi" w:eastAsiaTheme="minorEastAsia" w:hAnsiTheme="minorHAnsi" w:cstheme="minorBidi"/>
            <w:b w:val="0"/>
            <w:bCs w:val="0"/>
            <w:sz w:val="22"/>
            <w:szCs w:val="22"/>
            <w:lang w:val="en-US"/>
          </w:rPr>
          <w:tab/>
        </w:r>
        <w:r w:rsidR="00B43EC8" w:rsidRPr="0032087F">
          <w:rPr>
            <w:rStyle w:val="Hyperlink"/>
          </w:rPr>
          <w:t>OVERVIEW OF BUSINESS PROCESS</w:t>
        </w:r>
        <w:r w:rsidR="00B43EC8">
          <w:rPr>
            <w:webHidden/>
          </w:rPr>
          <w:tab/>
        </w:r>
        <w:r w:rsidR="00B43EC8">
          <w:rPr>
            <w:webHidden/>
          </w:rPr>
          <w:fldChar w:fldCharType="begin"/>
        </w:r>
        <w:r w:rsidR="00B43EC8">
          <w:rPr>
            <w:webHidden/>
          </w:rPr>
          <w:instrText xml:space="preserve"> PAGEREF _Toc523822054 \h </w:instrText>
        </w:r>
        <w:r w:rsidR="00B43EC8">
          <w:rPr>
            <w:webHidden/>
          </w:rPr>
        </w:r>
        <w:r w:rsidR="00B43EC8">
          <w:rPr>
            <w:webHidden/>
          </w:rPr>
          <w:fldChar w:fldCharType="separate"/>
        </w:r>
        <w:r w:rsidR="00B43EC8">
          <w:rPr>
            <w:webHidden/>
          </w:rPr>
          <w:t>3-2</w:t>
        </w:r>
        <w:r w:rsidR="00B43EC8">
          <w:rPr>
            <w:webHidden/>
          </w:rPr>
          <w:fldChar w:fldCharType="end"/>
        </w:r>
      </w:hyperlink>
    </w:p>
    <w:p w14:paraId="225FADE4" w14:textId="77777777" w:rsidR="00B43EC8" w:rsidRDefault="002C498B">
      <w:pPr>
        <w:pStyle w:val="TOC9"/>
        <w:rPr>
          <w:rFonts w:asciiTheme="minorHAnsi" w:eastAsiaTheme="minorEastAsia" w:hAnsiTheme="minorHAnsi" w:cstheme="minorBidi"/>
          <w:b w:val="0"/>
          <w:sz w:val="22"/>
          <w:szCs w:val="22"/>
        </w:rPr>
      </w:pPr>
      <w:hyperlink w:anchor="_Toc523822055" w:history="1">
        <w:r w:rsidR="00B43EC8" w:rsidRPr="0032087F">
          <w:rPr>
            <w:rStyle w:val="Hyperlink"/>
          </w:rPr>
          <w:t>PART 4</w:t>
        </w:r>
        <w:r w:rsidR="00B43EC8">
          <w:rPr>
            <w:rFonts w:asciiTheme="minorHAnsi" w:eastAsiaTheme="minorEastAsia" w:hAnsiTheme="minorHAnsi" w:cstheme="minorBidi"/>
            <w:b w:val="0"/>
            <w:sz w:val="22"/>
            <w:szCs w:val="22"/>
          </w:rPr>
          <w:tab/>
        </w:r>
        <w:r w:rsidR="00B43EC8" w:rsidRPr="0032087F">
          <w:rPr>
            <w:rStyle w:val="Hyperlink"/>
          </w:rPr>
          <w:t>- MANUAL CONTENT TITLE</w:t>
        </w:r>
        <w:r w:rsidR="00B43EC8">
          <w:rPr>
            <w:webHidden/>
          </w:rPr>
          <w:tab/>
        </w:r>
        <w:r w:rsidR="00B43EC8">
          <w:rPr>
            <w:webHidden/>
          </w:rPr>
          <w:fldChar w:fldCharType="begin"/>
        </w:r>
        <w:r w:rsidR="00B43EC8">
          <w:rPr>
            <w:webHidden/>
          </w:rPr>
          <w:instrText xml:space="preserve"> PAGEREF _Toc523822055 \h </w:instrText>
        </w:r>
        <w:r w:rsidR="00B43EC8">
          <w:rPr>
            <w:webHidden/>
          </w:rPr>
        </w:r>
        <w:r w:rsidR="00B43EC8">
          <w:rPr>
            <w:webHidden/>
          </w:rPr>
          <w:fldChar w:fldCharType="separate"/>
        </w:r>
        <w:r w:rsidR="00B43EC8">
          <w:rPr>
            <w:webHidden/>
          </w:rPr>
          <w:t>4-1</w:t>
        </w:r>
        <w:r w:rsidR="00B43EC8">
          <w:rPr>
            <w:webHidden/>
          </w:rPr>
          <w:fldChar w:fldCharType="end"/>
        </w:r>
      </w:hyperlink>
    </w:p>
    <w:p w14:paraId="4B9EDABF" w14:textId="77777777" w:rsidR="00B43EC8" w:rsidRDefault="002C498B">
      <w:pPr>
        <w:pStyle w:val="TOC1"/>
        <w:rPr>
          <w:rFonts w:asciiTheme="minorHAnsi" w:eastAsiaTheme="minorEastAsia" w:hAnsiTheme="minorHAnsi" w:cstheme="minorBidi"/>
          <w:b w:val="0"/>
          <w:bCs w:val="0"/>
          <w:sz w:val="22"/>
          <w:szCs w:val="22"/>
          <w:lang w:val="en-US"/>
        </w:rPr>
      </w:pPr>
      <w:hyperlink w:anchor="_Toc523822056" w:history="1">
        <w:r w:rsidR="00B43EC8" w:rsidRPr="0032087F">
          <w:rPr>
            <w:rStyle w:val="Hyperlink"/>
            <w:caps/>
          </w:rPr>
          <w:t>4.1</w:t>
        </w:r>
        <w:r w:rsidR="00B43EC8">
          <w:rPr>
            <w:rFonts w:asciiTheme="minorHAnsi" w:eastAsiaTheme="minorEastAsia" w:hAnsiTheme="minorHAnsi" w:cstheme="minorBidi"/>
            <w:b w:val="0"/>
            <w:bCs w:val="0"/>
            <w:sz w:val="22"/>
            <w:szCs w:val="22"/>
            <w:lang w:val="en-US"/>
          </w:rPr>
          <w:tab/>
        </w:r>
        <w:r w:rsidR="00B43EC8" w:rsidRPr="0032087F">
          <w:rPr>
            <w:rStyle w:val="Hyperlink"/>
            <w:caps/>
          </w:rPr>
          <w:t>SYSTEM OVERVIEW</w:t>
        </w:r>
        <w:r w:rsidR="00B43EC8">
          <w:rPr>
            <w:webHidden/>
          </w:rPr>
          <w:tab/>
        </w:r>
        <w:r w:rsidR="00B43EC8">
          <w:rPr>
            <w:webHidden/>
          </w:rPr>
          <w:fldChar w:fldCharType="begin"/>
        </w:r>
        <w:r w:rsidR="00B43EC8">
          <w:rPr>
            <w:webHidden/>
          </w:rPr>
          <w:instrText xml:space="preserve"> PAGEREF _Toc523822056 \h </w:instrText>
        </w:r>
        <w:r w:rsidR="00B43EC8">
          <w:rPr>
            <w:webHidden/>
          </w:rPr>
        </w:r>
        <w:r w:rsidR="00B43EC8">
          <w:rPr>
            <w:webHidden/>
          </w:rPr>
          <w:fldChar w:fldCharType="separate"/>
        </w:r>
        <w:r w:rsidR="00B43EC8">
          <w:rPr>
            <w:webHidden/>
          </w:rPr>
          <w:t>4-2</w:t>
        </w:r>
        <w:r w:rsidR="00B43EC8">
          <w:rPr>
            <w:webHidden/>
          </w:rPr>
          <w:fldChar w:fldCharType="end"/>
        </w:r>
      </w:hyperlink>
    </w:p>
    <w:p w14:paraId="283A9FD7" w14:textId="77777777" w:rsidR="00B43EC8" w:rsidRDefault="002C498B">
      <w:pPr>
        <w:pStyle w:val="TOC1"/>
        <w:rPr>
          <w:rFonts w:asciiTheme="minorHAnsi" w:eastAsiaTheme="minorEastAsia" w:hAnsiTheme="minorHAnsi" w:cstheme="minorBidi"/>
          <w:b w:val="0"/>
          <w:bCs w:val="0"/>
          <w:sz w:val="22"/>
          <w:szCs w:val="22"/>
          <w:lang w:val="en-US"/>
        </w:rPr>
      </w:pPr>
      <w:hyperlink w:anchor="_Toc523822057" w:history="1">
        <w:r w:rsidR="00B43EC8" w:rsidRPr="0032087F">
          <w:rPr>
            <w:rStyle w:val="Hyperlink"/>
            <w:caps/>
          </w:rPr>
          <w:t>4.2</w:t>
        </w:r>
        <w:r w:rsidR="00B43EC8">
          <w:rPr>
            <w:rFonts w:asciiTheme="minorHAnsi" w:eastAsiaTheme="minorEastAsia" w:hAnsiTheme="minorHAnsi" w:cstheme="minorBidi"/>
            <w:b w:val="0"/>
            <w:bCs w:val="0"/>
            <w:sz w:val="22"/>
            <w:szCs w:val="22"/>
            <w:lang w:val="en-US"/>
          </w:rPr>
          <w:tab/>
        </w:r>
        <w:r w:rsidR="00B43EC8" w:rsidRPr="0032087F">
          <w:rPr>
            <w:rStyle w:val="Hyperlink"/>
            <w:caps/>
          </w:rPr>
          <w:t>SYSTEM CONCEPT DIAGRAM</w:t>
        </w:r>
        <w:r w:rsidR="00B43EC8">
          <w:rPr>
            <w:webHidden/>
          </w:rPr>
          <w:tab/>
        </w:r>
        <w:r w:rsidR="00B43EC8">
          <w:rPr>
            <w:webHidden/>
          </w:rPr>
          <w:fldChar w:fldCharType="begin"/>
        </w:r>
        <w:r w:rsidR="00B43EC8">
          <w:rPr>
            <w:webHidden/>
          </w:rPr>
          <w:instrText xml:space="preserve"> PAGEREF _Toc523822057 \h </w:instrText>
        </w:r>
        <w:r w:rsidR="00B43EC8">
          <w:rPr>
            <w:webHidden/>
          </w:rPr>
        </w:r>
        <w:r w:rsidR="00B43EC8">
          <w:rPr>
            <w:webHidden/>
          </w:rPr>
          <w:fldChar w:fldCharType="separate"/>
        </w:r>
        <w:r w:rsidR="00B43EC8">
          <w:rPr>
            <w:webHidden/>
          </w:rPr>
          <w:t>4-2</w:t>
        </w:r>
        <w:r w:rsidR="00B43EC8">
          <w:rPr>
            <w:webHidden/>
          </w:rPr>
          <w:fldChar w:fldCharType="end"/>
        </w:r>
      </w:hyperlink>
    </w:p>
    <w:p w14:paraId="6C12B566" w14:textId="77777777" w:rsidR="00B43EC8" w:rsidRDefault="002C498B">
      <w:pPr>
        <w:pStyle w:val="TOC1"/>
        <w:rPr>
          <w:rFonts w:asciiTheme="minorHAnsi" w:eastAsiaTheme="minorEastAsia" w:hAnsiTheme="minorHAnsi" w:cstheme="minorBidi"/>
          <w:b w:val="0"/>
          <w:bCs w:val="0"/>
          <w:sz w:val="22"/>
          <w:szCs w:val="22"/>
          <w:lang w:val="en-US"/>
        </w:rPr>
      </w:pPr>
      <w:hyperlink w:anchor="_Toc523822058" w:history="1">
        <w:r w:rsidR="00B43EC8" w:rsidRPr="0032087F">
          <w:rPr>
            <w:rStyle w:val="Hyperlink"/>
            <w:caps/>
          </w:rPr>
          <w:t>4.3</w:t>
        </w:r>
        <w:r w:rsidR="00B43EC8">
          <w:rPr>
            <w:rFonts w:asciiTheme="minorHAnsi" w:eastAsiaTheme="minorEastAsia" w:hAnsiTheme="minorHAnsi" w:cstheme="minorBidi"/>
            <w:b w:val="0"/>
            <w:bCs w:val="0"/>
            <w:sz w:val="22"/>
            <w:szCs w:val="22"/>
            <w:lang w:val="en-US"/>
          </w:rPr>
          <w:tab/>
        </w:r>
        <w:r w:rsidR="00B43EC8" w:rsidRPr="0032087F">
          <w:rPr>
            <w:rStyle w:val="Hyperlink"/>
            <w:caps/>
          </w:rPr>
          <w:t>INTERFACES</w:t>
        </w:r>
        <w:r w:rsidR="00B43EC8">
          <w:rPr>
            <w:webHidden/>
          </w:rPr>
          <w:tab/>
        </w:r>
        <w:r w:rsidR="00B43EC8">
          <w:rPr>
            <w:webHidden/>
          </w:rPr>
          <w:fldChar w:fldCharType="begin"/>
        </w:r>
        <w:r w:rsidR="00B43EC8">
          <w:rPr>
            <w:webHidden/>
          </w:rPr>
          <w:instrText xml:space="preserve"> PAGEREF _Toc523822058 \h </w:instrText>
        </w:r>
        <w:r w:rsidR="00B43EC8">
          <w:rPr>
            <w:webHidden/>
          </w:rPr>
        </w:r>
        <w:r w:rsidR="00B43EC8">
          <w:rPr>
            <w:webHidden/>
          </w:rPr>
          <w:fldChar w:fldCharType="separate"/>
        </w:r>
        <w:r w:rsidR="00B43EC8">
          <w:rPr>
            <w:webHidden/>
          </w:rPr>
          <w:t>4-2</w:t>
        </w:r>
        <w:r w:rsidR="00B43EC8">
          <w:rPr>
            <w:webHidden/>
          </w:rPr>
          <w:fldChar w:fldCharType="end"/>
        </w:r>
      </w:hyperlink>
    </w:p>
    <w:p w14:paraId="24C5F009" w14:textId="77777777" w:rsidR="00B43EC8" w:rsidRDefault="002C498B">
      <w:pPr>
        <w:pStyle w:val="TOC3"/>
        <w:rPr>
          <w:rFonts w:asciiTheme="minorHAnsi" w:eastAsiaTheme="minorEastAsia" w:hAnsiTheme="minorHAnsi" w:cstheme="minorBidi"/>
          <w:sz w:val="22"/>
          <w:szCs w:val="22"/>
        </w:rPr>
      </w:pPr>
      <w:hyperlink w:anchor="_Toc523822059" w:history="1">
        <w:r w:rsidR="00B43EC8" w:rsidRPr="0032087F">
          <w:rPr>
            <w:rStyle w:val="Hyperlink"/>
            <w:rFonts w:cs="Arial"/>
            <w:caps/>
          </w:rPr>
          <w:t>4.3.1. User Interfaces</w:t>
        </w:r>
        <w:r w:rsidR="00B43EC8">
          <w:rPr>
            <w:webHidden/>
          </w:rPr>
          <w:tab/>
        </w:r>
        <w:r w:rsidR="00B43EC8">
          <w:rPr>
            <w:webHidden/>
          </w:rPr>
          <w:fldChar w:fldCharType="begin"/>
        </w:r>
        <w:r w:rsidR="00B43EC8">
          <w:rPr>
            <w:webHidden/>
          </w:rPr>
          <w:instrText xml:space="preserve"> PAGEREF _Toc523822059 \h </w:instrText>
        </w:r>
        <w:r w:rsidR="00B43EC8">
          <w:rPr>
            <w:webHidden/>
          </w:rPr>
        </w:r>
        <w:r w:rsidR="00B43EC8">
          <w:rPr>
            <w:webHidden/>
          </w:rPr>
          <w:fldChar w:fldCharType="separate"/>
        </w:r>
        <w:r w:rsidR="00B43EC8">
          <w:rPr>
            <w:webHidden/>
          </w:rPr>
          <w:t>4-2</w:t>
        </w:r>
        <w:r w:rsidR="00B43EC8">
          <w:rPr>
            <w:webHidden/>
          </w:rPr>
          <w:fldChar w:fldCharType="end"/>
        </w:r>
      </w:hyperlink>
    </w:p>
    <w:p w14:paraId="589644FC" w14:textId="77777777" w:rsidR="00B43EC8" w:rsidRDefault="002C498B">
      <w:pPr>
        <w:pStyle w:val="TOC3"/>
        <w:rPr>
          <w:rFonts w:asciiTheme="minorHAnsi" w:eastAsiaTheme="minorEastAsia" w:hAnsiTheme="minorHAnsi" w:cstheme="minorBidi"/>
          <w:sz w:val="22"/>
          <w:szCs w:val="22"/>
        </w:rPr>
      </w:pPr>
      <w:hyperlink w:anchor="_Toc523822060" w:history="1">
        <w:r w:rsidR="00B43EC8" w:rsidRPr="0032087F">
          <w:rPr>
            <w:rStyle w:val="Hyperlink"/>
            <w:rFonts w:cs="Arial"/>
            <w:caps/>
          </w:rPr>
          <w:t>4.3.2. System Interfaces</w:t>
        </w:r>
        <w:r w:rsidR="00B43EC8">
          <w:rPr>
            <w:webHidden/>
          </w:rPr>
          <w:tab/>
        </w:r>
        <w:r w:rsidR="00B43EC8">
          <w:rPr>
            <w:webHidden/>
          </w:rPr>
          <w:fldChar w:fldCharType="begin"/>
        </w:r>
        <w:r w:rsidR="00B43EC8">
          <w:rPr>
            <w:webHidden/>
          </w:rPr>
          <w:instrText xml:space="preserve"> PAGEREF _Toc523822060 \h </w:instrText>
        </w:r>
        <w:r w:rsidR="00B43EC8">
          <w:rPr>
            <w:webHidden/>
          </w:rPr>
        </w:r>
        <w:r w:rsidR="00B43EC8">
          <w:rPr>
            <w:webHidden/>
          </w:rPr>
          <w:fldChar w:fldCharType="separate"/>
        </w:r>
        <w:r w:rsidR="00B43EC8">
          <w:rPr>
            <w:webHidden/>
          </w:rPr>
          <w:t>4-2</w:t>
        </w:r>
        <w:r w:rsidR="00B43EC8">
          <w:rPr>
            <w:webHidden/>
          </w:rPr>
          <w:fldChar w:fldCharType="end"/>
        </w:r>
      </w:hyperlink>
    </w:p>
    <w:p w14:paraId="17E16ED6" w14:textId="77777777" w:rsidR="00B43EC8" w:rsidRDefault="002C498B">
      <w:pPr>
        <w:pStyle w:val="TOC1"/>
        <w:rPr>
          <w:rFonts w:asciiTheme="minorHAnsi" w:eastAsiaTheme="minorEastAsia" w:hAnsiTheme="minorHAnsi" w:cstheme="minorBidi"/>
          <w:b w:val="0"/>
          <w:bCs w:val="0"/>
          <w:sz w:val="22"/>
          <w:szCs w:val="22"/>
          <w:lang w:val="en-US"/>
        </w:rPr>
      </w:pPr>
      <w:hyperlink w:anchor="_Toc523822061" w:history="1">
        <w:r w:rsidR="00B43EC8" w:rsidRPr="0032087F">
          <w:rPr>
            <w:rStyle w:val="Hyperlink"/>
            <w:caps/>
          </w:rPr>
          <w:t>4.4</w:t>
        </w:r>
        <w:r w:rsidR="00B43EC8">
          <w:rPr>
            <w:rFonts w:asciiTheme="minorHAnsi" w:eastAsiaTheme="minorEastAsia" w:hAnsiTheme="minorHAnsi" w:cstheme="minorBidi"/>
            <w:b w:val="0"/>
            <w:bCs w:val="0"/>
            <w:sz w:val="22"/>
            <w:szCs w:val="22"/>
            <w:lang w:val="en-US"/>
          </w:rPr>
          <w:tab/>
        </w:r>
        <w:r w:rsidR="00B43EC8" w:rsidRPr="0032087F">
          <w:rPr>
            <w:rStyle w:val="Hyperlink"/>
            <w:caps/>
          </w:rPr>
          <w:t>WARRANTY AND MAINTENANCE PERIOD</w:t>
        </w:r>
        <w:r w:rsidR="00B43EC8">
          <w:rPr>
            <w:webHidden/>
          </w:rPr>
          <w:tab/>
        </w:r>
        <w:r w:rsidR="00B43EC8">
          <w:rPr>
            <w:webHidden/>
          </w:rPr>
          <w:fldChar w:fldCharType="begin"/>
        </w:r>
        <w:r w:rsidR="00B43EC8">
          <w:rPr>
            <w:webHidden/>
          </w:rPr>
          <w:instrText xml:space="preserve"> PAGEREF _Toc523822061 \h </w:instrText>
        </w:r>
        <w:r w:rsidR="00B43EC8">
          <w:rPr>
            <w:webHidden/>
          </w:rPr>
        </w:r>
        <w:r w:rsidR="00B43EC8">
          <w:rPr>
            <w:webHidden/>
          </w:rPr>
          <w:fldChar w:fldCharType="separate"/>
        </w:r>
        <w:r w:rsidR="00B43EC8">
          <w:rPr>
            <w:webHidden/>
          </w:rPr>
          <w:t>4-3</w:t>
        </w:r>
        <w:r w:rsidR="00B43EC8">
          <w:rPr>
            <w:webHidden/>
          </w:rPr>
          <w:fldChar w:fldCharType="end"/>
        </w:r>
      </w:hyperlink>
    </w:p>
    <w:p w14:paraId="3E65C1D0" w14:textId="77777777" w:rsidR="00B43EC8" w:rsidRDefault="002C498B">
      <w:pPr>
        <w:pStyle w:val="TOC1"/>
        <w:rPr>
          <w:rFonts w:asciiTheme="minorHAnsi" w:eastAsiaTheme="minorEastAsia" w:hAnsiTheme="minorHAnsi" w:cstheme="minorBidi"/>
          <w:b w:val="0"/>
          <w:bCs w:val="0"/>
          <w:sz w:val="22"/>
          <w:szCs w:val="22"/>
          <w:lang w:val="en-US"/>
        </w:rPr>
      </w:pPr>
      <w:hyperlink w:anchor="_Toc523822062" w:history="1">
        <w:r w:rsidR="00B43EC8" w:rsidRPr="0032087F">
          <w:rPr>
            <w:rStyle w:val="Hyperlink"/>
            <w:caps/>
          </w:rPr>
          <w:t>4.5</w:t>
        </w:r>
        <w:r w:rsidR="00B43EC8">
          <w:rPr>
            <w:rFonts w:asciiTheme="minorHAnsi" w:eastAsiaTheme="minorEastAsia" w:hAnsiTheme="minorHAnsi" w:cstheme="minorBidi"/>
            <w:b w:val="0"/>
            <w:bCs w:val="0"/>
            <w:sz w:val="22"/>
            <w:szCs w:val="22"/>
            <w:lang w:val="en-US"/>
          </w:rPr>
          <w:tab/>
        </w:r>
        <w:r w:rsidR="00B43EC8" w:rsidRPr="0032087F">
          <w:rPr>
            <w:rStyle w:val="Hyperlink"/>
            <w:caps/>
          </w:rPr>
          <w:t>ROLES AND RESPONSIBILITIES</w:t>
        </w:r>
        <w:r w:rsidR="00B43EC8">
          <w:rPr>
            <w:webHidden/>
          </w:rPr>
          <w:tab/>
        </w:r>
        <w:r w:rsidR="00B43EC8">
          <w:rPr>
            <w:webHidden/>
          </w:rPr>
          <w:fldChar w:fldCharType="begin"/>
        </w:r>
        <w:r w:rsidR="00B43EC8">
          <w:rPr>
            <w:webHidden/>
          </w:rPr>
          <w:instrText xml:space="preserve"> PAGEREF _Toc523822062 \h </w:instrText>
        </w:r>
        <w:r w:rsidR="00B43EC8">
          <w:rPr>
            <w:webHidden/>
          </w:rPr>
        </w:r>
        <w:r w:rsidR="00B43EC8">
          <w:rPr>
            <w:webHidden/>
          </w:rPr>
          <w:fldChar w:fldCharType="separate"/>
        </w:r>
        <w:r w:rsidR="00B43EC8">
          <w:rPr>
            <w:webHidden/>
          </w:rPr>
          <w:t>4-3</w:t>
        </w:r>
        <w:r w:rsidR="00B43EC8">
          <w:rPr>
            <w:webHidden/>
          </w:rPr>
          <w:fldChar w:fldCharType="end"/>
        </w:r>
      </w:hyperlink>
    </w:p>
    <w:p w14:paraId="60C919A2" w14:textId="77777777" w:rsidR="00B43EC8" w:rsidRDefault="002C498B">
      <w:pPr>
        <w:pStyle w:val="TOC1"/>
        <w:rPr>
          <w:rFonts w:asciiTheme="minorHAnsi" w:eastAsiaTheme="minorEastAsia" w:hAnsiTheme="minorHAnsi" w:cstheme="minorBidi"/>
          <w:b w:val="0"/>
          <w:bCs w:val="0"/>
          <w:sz w:val="22"/>
          <w:szCs w:val="22"/>
          <w:lang w:val="en-US"/>
        </w:rPr>
      </w:pPr>
      <w:hyperlink w:anchor="_Toc523822063" w:history="1">
        <w:r w:rsidR="00B43EC8" w:rsidRPr="0032087F">
          <w:rPr>
            <w:rStyle w:val="Hyperlink"/>
            <w:caps/>
          </w:rPr>
          <w:t>4.6</w:t>
        </w:r>
        <w:r w:rsidR="00B43EC8">
          <w:rPr>
            <w:rFonts w:asciiTheme="minorHAnsi" w:eastAsiaTheme="minorEastAsia" w:hAnsiTheme="minorHAnsi" w:cstheme="minorBidi"/>
            <w:b w:val="0"/>
            <w:bCs w:val="0"/>
            <w:sz w:val="22"/>
            <w:szCs w:val="22"/>
            <w:lang w:val="en-US"/>
          </w:rPr>
          <w:tab/>
        </w:r>
        <w:r w:rsidR="00B43EC8" w:rsidRPr="0032087F">
          <w:rPr>
            <w:rStyle w:val="Hyperlink"/>
            <w:caps/>
          </w:rPr>
          <w:t>TECHNICAL SPECIFICATIONS</w:t>
        </w:r>
        <w:r w:rsidR="00B43EC8">
          <w:rPr>
            <w:webHidden/>
          </w:rPr>
          <w:tab/>
        </w:r>
        <w:r w:rsidR="00B43EC8">
          <w:rPr>
            <w:webHidden/>
          </w:rPr>
          <w:fldChar w:fldCharType="begin"/>
        </w:r>
        <w:r w:rsidR="00B43EC8">
          <w:rPr>
            <w:webHidden/>
          </w:rPr>
          <w:instrText xml:space="preserve"> PAGEREF _Toc523822063 \h </w:instrText>
        </w:r>
        <w:r w:rsidR="00B43EC8">
          <w:rPr>
            <w:webHidden/>
          </w:rPr>
        </w:r>
        <w:r w:rsidR="00B43EC8">
          <w:rPr>
            <w:webHidden/>
          </w:rPr>
          <w:fldChar w:fldCharType="separate"/>
        </w:r>
        <w:r w:rsidR="00B43EC8">
          <w:rPr>
            <w:webHidden/>
          </w:rPr>
          <w:t>4-3</w:t>
        </w:r>
        <w:r w:rsidR="00B43EC8">
          <w:rPr>
            <w:webHidden/>
          </w:rPr>
          <w:fldChar w:fldCharType="end"/>
        </w:r>
      </w:hyperlink>
    </w:p>
    <w:p w14:paraId="1DE94A39" w14:textId="77777777" w:rsidR="00B43EC8" w:rsidRDefault="002C498B">
      <w:pPr>
        <w:pStyle w:val="TOC3"/>
        <w:rPr>
          <w:rFonts w:asciiTheme="minorHAnsi" w:eastAsiaTheme="minorEastAsia" w:hAnsiTheme="minorHAnsi" w:cstheme="minorBidi"/>
          <w:sz w:val="22"/>
          <w:szCs w:val="22"/>
        </w:rPr>
      </w:pPr>
      <w:hyperlink w:anchor="_Toc523822064" w:history="1">
        <w:r w:rsidR="00B43EC8" w:rsidRPr="0032087F">
          <w:rPr>
            <w:rStyle w:val="Hyperlink"/>
            <w:rFonts w:cs="Arial"/>
            <w:caps/>
          </w:rPr>
          <w:t>4.6.1. Hardware Specifications</w:t>
        </w:r>
        <w:r w:rsidR="00B43EC8">
          <w:rPr>
            <w:webHidden/>
          </w:rPr>
          <w:tab/>
        </w:r>
        <w:r w:rsidR="00B43EC8">
          <w:rPr>
            <w:webHidden/>
          </w:rPr>
          <w:fldChar w:fldCharType="begin"/>
        </w:r>
        <w:r w:rsidR="00B43EC8">
          <w:rPr>
            <w:webHidden/>
          </w:rPr>
          <w:instrText xml:space="preserve"> PAGEREF _Toc523822064 \h </w:instrText>
        </w:r>
        <w:r w:rsidR="00B43EC8">
          <w:rPr>
            <w:webHidden/>
          </w:rPr>
        </w:r>
        <w:r w:rsidR="00B43EC8">
          <w:rPr>
            <w:webHidden/>
          </w:rPr>
          <w:fldChar w:fldCharType="separate"/>
        </w:r>
        <w:r w:rsidR="00B43EC8">
          <w:rPr>
            <w:webHidden/>
          </w:rPr>
          <w:t>4-3</w:t>
        </w:r>
        <w:r w:rsidR="00B43EC8">
          <w:rPr>
            <w:webHidden/>
          </w:rPr>
          <w:fldChar w:fldCharType="end"/>
        </w:r>
      </w:hyperlink>
    </w:p>
    <w:p w14:paraId="19D1358A" w14:textId="77777777" w:rsidR="00B43EC8" w:rsidRDefault="002C498B">
      <w:pPr>
        <w:pStyle w:val="TOC3"/>
        <w:rPr>
          <w:rFonts w:asciiTheme="minorHAnsi" w:eastAsiaTheme="minorEastAsia" w:hAnsiTheme="minorHAnsi" w:cstheme="minorBidi"/>
          <w:sz w:val="22"/>
          <w:szCs w:val="22"/>
        </w:rPr>
      </w:pPr>
      <w:hyperlink w:anchor="_Toc523822065" w:history="1">
        <w:r w:rsidR="00B43EC8" w:rsidRPr="0032087F">
          <w:rPr>
            <w:rStyle w:val="Hyperlink"/>
            <w:rFonts w:cs="Arial"/>
            <w:caps/>
          </w:rPr>
          <w:t>4.6.2. Software Specifications</w:t>
        </w:r>
        <w:r w:rsidR="00B43EC8">
          <w:rPr>
            <w:webHidden/>
          </w:rPr>
          <w:tab/>
        </w:r>
        <w:r w:rsidR="00B43EC8">
          <w:rPr>
            <w:webHidden/>
          </w:rPr>
          <w:fldChar w:fldCharType="begin"/>
        </w:r>
        <w:r w:rsidR="00B43EC8">
          <w:rPr>
            <w:webHidden/>
          </w:rPr>
          <w:instrText xml:space="preserve"> PAGEREF _Toc523822065 \h </w:instrText>
        </w:r>
        <w:r w:rsidR="00B43EC8">
          <w:rPr>
            <w:webHidden/>
          </w:rPr>
        </w:r>
        <w:r w:rsidR="00B43EC8">
          <w:rPr>
            <w:webHidden/>
          </w:rPr>
          <w:fldChar w:fldCharType="separate"/>
        </w:r>
        <w:r w:rsidR="00B43EC8">
          <w:rPr>
            <w:webHidden/>
          </w:rPr>
          <w:t>4-4</w:t>
        </w:r>
        <w:r w:rsidR="00B43EC8">
          <w:rPr>
            <w:webHidden/>
          </w:rPr>
          <w:fldChar w:fldCharType="end"/>
        </w:r>
      </w:hyperlink>
    </w:p>
    <w:p w14:paraId="09FFB7E4" w14:textId="77777777" w:rsidR="00B43EC8" w:rsidRDefault="002C498B">
      <w:pPr>
        <w:pStyle w:val="TOC3"/>
        <w:rPr>
          <w:rFonts w:asciiTheme="minorHAnsi" w:eastAsiaTheme="minorEastAsia" w:hAnsiTheme="minorHAnsi" w:cstheme="minorBidi"/>
          <w:sz w:val="22"/>
          <w:szCs w:val="22"/>
        </w:rPr>
      </w:pPr>
      <w:hyperlink w:anchor="_Toc523822066" w:history="1">
        <w:r w:rsidR="00B43EC8" w:rsidRPr="0032087F">
          <w:rPr>
            <w:rStyle w:val="Hyperlink"/>
            <w:rFonts w:cs="Arial"/>
            <w:caps/>
          </w:rPr>
          <w:t>4.6.3. Communication / Network Specification</w:t>
        </w:r>
        <w:r w:rsidR="00B43EC8">
          <w:rPr>
            <w:webHidden/>
          </w:rPr>
          <w:tab/>
        </w:r>
        <w:r w:rsidR="00B43EC8">
          <w:rPr>
            <w:webHidden/>
          </w:rPr>
          <w:fldChar w:fldCharType="begin"/>
        </w:r>
        <w:r w:rsidR="00B43EC8">
          <w:rPr>
            <w:webHidden/>
          </w:rPr>
          <w:instrText xml:space="preserve"> PAGEREF _Toc523822066 \h </w:instrText>
        </w:r>
        <w:r w:rsidR="00B43EC8">
          <w:rPr>
            <w:webHidden/>
          </w:rPr>
        </w:r>
        <w:r w:rsidR="00B43EC8">
          <w:rPr>
            <w:webHidden/>
          </w:rPr>
          <w:fldChar w:fldCharType="separate"/>
        </w:r>
        <w:r w:rsidR="00B43EC8">
          <w:rPr>
            <w:webHidden/>
          </w:rPr>
          <w:t>4-4</w:t>
        </w:r>
        <w:r w:rsidR="00B43EC8">
          <w:rPr>
            <w:webHidden/>
          </w:rPr>
          <w:fldChar w:fldCharType="end"/>
        </w:r>
      </w:hyperlink>
    </w:p>
    <w:p w14:paraId="323E679E" w14:textId="77777777" w:rsidR="00B43EC8" w:rsidRDefault="002C498B">
      <w:pPr>
        <w:pStyle w:val="TOC3"/>
        <w:rPr>
          <w:rFonts w:asciiTheme="minorHAnsi" w:eastAsiaTheme="minorEastAsia" w:hAnsiTheme="minorHAnsi" w:cstheme="minorBidi"/>
          <w:sz w:val="22"/>
          <w:szCs w:val="22"/>
        </w:rPr>
      </w:pPr>
      <w:hyperlink w:anchor="_Toc523822067" w:history="1">
        <w:r w:rsidR="00B43EC8" w:rsidRPr="0032087F">
          <w:rPr>
            <w:rStyle w:val="Hyperlink"/>
            <w:rFonts w:cs="Arial"/>
            <w:caps/>
          </w:rPr>
          <w:t>4.6.4. User And Equipment Locations</w:t>
        </w:r>
        <w:r w:rsidR="00B43EC8">
          <w:rPr>
            <w:webHidden/>
          </w:rPr>
          <w:tab/>
        </w:r>
        <w:r w:rsidR="00B43EC8">
          <w:rPr>
            <w:webHidden/>
          </w:rPr>
          <w:fldChar w:fldCharType="begin"/>
        </w:r>
        <w:r w:rsidR="00B43EC8">
          <w:rPr>
            <w:webHidden/>
          </w:rPr>
          <w:instrText xml:space="preserve"> PAGEREF _Toc523822067 \h </w:instrText>
        </w:r>
        <w:r w:rsidR="00B43EC8">
          <w:rPr>
            <w:webHidden/>
          </w:rPr>
        </w:r>
        <w:r w:rsidR="00B43EC8">
          <w:rPr>
            <w:webHidden/>
          </w:rPr>
          <w:fldChar w:fldCharType="separate"/>
        </w:r>
        <w:r w:rsidR="00B43EC8">
          <w:rPr>
            <w:webHidden/>
          </w:rPr>
          <w:t>4-4</w:t>
        </w:r>
        <w:r w:rsidR="00B43EC8">
          <w:rPr>
            <w:webHidden/>
          </w:rPr>
          <w:fldChar w:fldCharType="end"/>
        </w:r>
      </w:hyperlink>
    </w:p>
    <w:p w14:paraId="1F19DE4F" w14:textId="77777777" w:rsidR="00B43EC8" w:rsidRDefault="002C498B">
      <w:pPr>
        <w:pStyle w:val="TOC3"/>
        <w:rPr>
          <w:rFonts w:asciiTheme="minorHAnsi" w:eastAsiaTheme="minorEastAsia" w:hAnsiTheme="minorHAnsi" w:cstheme="minorBidi"/>
          <w:sz w:val="22"/>
          <w:szCs w:val="22"/>
        </w:rPr>
      </w:pPr>
      <w:hyperlink w:anchor="_Toc523822068" w:history="1">
        <w:r w:rsidR="00B43EC8" w:rsidRPr="0032087F">
          <w:rPr>
            <w:rStyle w:val="Hyperlink"/>
            <w:rFonts w:cs="Arial"/>
            <w:caps/>
          </w:rPr>
          <w:t>4.6.5. File ManagemenT</w:t>
        </w:r>
        <w:r w:rsidR="00B43EC8">
          <w:rPr>
            <w:webHidden/>
          </w:rPr>
          <w:tab/>
        </w:r>
        <w:r w:rsidR="00B43EC8">
          <w:rPr>
            <w:webHidden/>
          </w:rPr>
          <w:fldChar w:fldCharType="begin"/>
        </w:r>
        <w:r w:rsidR="00B43EC8">
          <w:rPr>
            <w:webHidden/>
          </w:rPr>
          <w:instrText xml:space="preserve"> PAGEREF _Toc523822068 \h </w:instrText>
        </w:r>
        <w:r w:rsidR="00B43EC8">
          <w:rPr>
            <w:webHidden/>
          </w:rPr>
        </w:r>
        <w:r w:rsidR="00B43EC8">
          <w:rPr>
            <w:webHidden/>
          </w:rPr>
          <w:fldChar w:fldCharType="separate"/>
        </w:r>
        <w:r w:rsidR="00B43EC8">
          <w:rPr>
            <w:webHidden/>
          </w:rPr>
          <w:t>4-4</w:t>
        </w:r>
        <w:r w:rsidR="00B43EC8">
          <w:rPr>
            <w:webHidden/>
          </w:rPr>
          <w:fldChar w:fldCharType="end"/>
        </w:r>
      </w:hyperlink>
    </w:p>
    <w:p w14:paraId="3E72423C" w14:textId="77777777" w:rsidR="00B43EC8" w:rsidRDefault="002C498B">
      <w:pPr>
        <w:pStyle w:val="TOC4"/>
        <w:rPr>
          <w:rFonts w:asciiTheme="minorHAnsi" w:eastAsiaTheme="minorEastAsia" w:hAnsiTheme="minorHAnsi" w:cstheme="minorBidi"/>
          <w:noProof/>
          <w:sz w:val="22"/>
          <w:szCs w:val="22"/>
        </w:rPr>
      </w:pPr>
      <w:hyperlink w:anchor="_Toc523822069" w:history="1">
        <w:r w:rsidR="00B43EC8" w:rsidRPr="0032087F">
          <w:rPr>
            <w:rStyle w:val="Hyperlink"/>
            <w:noProof/>
          </w:rPr>
          <w:t>4.6.5.1. DBMS SETUP</w:t>
        </w:r>
        <w:r w:rsidR="00B43EC8">
          <w:rPr>
            <w:noProof/>
            <w:webHidden/>
          </w:rPr>
          <w:tab/>
        </w:r>
        <w:r w:rsidR="00B43EC8">
          <w:rPr>
            <w:noProof/>
            <w:webHidden/>
          </w:rPr>
          <w:fldChar w:fldCharType="begin"/>
        </w:r>
        <w:r w:rsidR="00B43EC8">
          <w:rPr>
            <w:noProof/>
            <w:webHidden/>
          </w:rPr>
          <w:instrText xml:space="preserve"> PAGEREF _Toc523822069 \h </w:instrText>
        </w:r>
        <w:r w:rsidR="00B43EC8">
          <w:rPr>
            <w:noProof/>
            <w:webHidden/>
          </w:rPr>
        </w:r>
        <w:r w:rsidR="00B43EC8">
          <w:rPr>
            <w:noProof/>
            <w:webHidden/>
          </w:rPr>
          <w:fldChar w:fldCharType="separate"/>
        </w:r>
        <w:r w:rsidR="00B43EC8">
          <w:rPr>
            <w:noProof/>
            <w:webHidden/>
          </w:rPr>
          <w:t>4-4</w:t>
        </w:r>
        <w:r w:rsidR="00B43EC8">
          <w:rPr>
            <w:noProof/>
            <w:webHidden/>
          </w:rPr>
          <w:fldChar w:fldCharType="end"/>
        </w:r>
      </w:hyperlink>
    </w:p>
    <w:p w14:paraId="4063C0DA" w14:textId="77777777" w:rsidR="00B43EC8" w:rsidRDefault="002C498B">
      <w:pPr>
        <w:pStyle w:val="TOC1"/>
        <w:rPr>
          <w:rFonts w:asciiTheme="minorHAnsi" w:eastAsiaTheme="minorEastAsia" w:hAnsiTheme="minorHAnsi" w:cstheme="minorBidi"/>
          <w:b w:val="0"/>
          <w:bCs w:val="0"/>
          <w:sz w:val="22"/>
          <w:szCs w:val="22"/>
          <w:lang w:val="en-US"/>
        </w:rPr>
      </w:pPr>
      <w:hyperlink w:anchor="_Toc523822070" w:history="1">
        <w:r w:rsidR="00B43EC8" w:rsidRPr="0032087F">
          <w:rPr>
            <w:rStyle w:val="Hyperlink"/>
          </w:rPr>
          <w:t>4.7</w:t>
        </w:r>
        <w:r w:rsidR="00B43EC8">
          <w:rPr>
            <w:rFonts w:asciiTheme="minorHAnsi" w:eastAsiaTheme="minorEastAsia" w:hAnsiTheme="minorHAnsi" w:cstheme="minorBidi"/>
            <w:b w:val="0"/>
            <w:bCs w:val="0"/>
            <w:sz w:val="22"/>
            <w:szCs w:val="22"/>
            <w:lang w:val="en-US"/>
          </w:rPr>
          <w:tab/>
        </w:r>
        <w:r w:rsidR="00B43EC8" w:rsidRPr="0032087F">
          <w:rPr>
            <w:rStyle w:val="Hyperlink"/>
          </w:rPr>
          <w:t>TECHNICAL OPERATIONS GUIDE</w:t>
        </w:r>
        <w:r w:rsidR="00B43EC8">
          <w:rPr>
            <w:webHidden/>
          </w:rPr>
          <w:tab/>
        </w:r>
        <w:r w:rsidR="00B43EC8">
          <w:rPr>
            <w:webHidden/>
          </w:rPr>
          <w:fldChar w:fldCharType="begin"/>
        </w:r>
        <w:r w:rsidR="00B43EC8">
          <w:rPr>
            <w:webHidden/>
          </w:rPr>
          <w:instrText xml:space="preserve"> PAGEREF _Toc523822070 \h </w:instrText>
        </w:r>
        <w:r w:rsidR="00B43EC8">
          <w:rPr>
            <w:webHidden/>
          </w:rPr>
        </w:r>
        <w:r w:rsidR="00B43EC8">
          <w:rPr>
            <w:webHidden/>
          </w:rPr>
          <w:fldChar w:fldCharType="separate"/>
        </w:r>
        <w:r w:rsidR="00B43EC8">
          <w:rPr>
            <w:webHidden/>
          </w:rPr>
          <w:t>4-5</w:t>
        </w:r>
        <w:r w:rsidR="00B43EC8">
          <w:rPr>
            <w:webHidden/>
          </w:rPr>
          <w:fldChar w:fldCharType="end"/>
        </w:r>
      </w:hyperlink>
    </w:p>
    <w:p w14:paraId="4DEA48DB" w14:textId="77777777" w:rsidR="00B43EC8" w:rsidRDefault="002C498B">
      <w:pPr>
        <w:pStyle w:val="TOC3"/>
        <w:rPr>
          <w:rFonts w:asciiTheme="minorHAnsi" w:eastAsiaTheme="minorEastAsia" w:hAnsiTheme="minorHAnsi" w:cstheme="minorBidi"/>
          <w:sz w:val="22"/>
          <w:szCs w:val="22"/>
        </w:rPr>
      </w:pPr>
      <w:hyperlink w:anchor="_Toc523822071" w:history="1">
        <w:r w:rsidR="00B43EC8" w:rsidRPr="0032087F">
          <w:rPr>
            <w:rStyle w:val="Hyperlink"/>
            <w:rFonts w:cs="Arial"/>
            <w:caps/>
          </w:rPr>
          <w:t>4.7.1. Installation Procedures</w:t>
        </w:r>
        <w:r w:rsidR="00B43EC8">
          <w:rPr>
            <w:webHidden/>
          </w:rPr>
          <w:tab/>
        </w:r>
        <w:r w:rsidR="00B43EC8">
          <w:rPr>
            <w:webHidden/>
          </w:rPr>
          <w:fldChar w:fldCharType="begin"/>
        </w:r>
        <w:r w:rsidR="00B43EC8">
          <w:rPr>
            <w:webHidden/>
          </w:rPr>
          <w:instrText xml:space="preserve"> PAGEREF _Toc523822071 \h </w:instrText>
        </w:r>
        <w:r w:rsidR="00B43EC8">
          <w:rPr>
            <w:webHidden/>
          </w:rPr>
        </w:r>
        <w:r w:rsidR="00B43EC8">
          <w:rPr>
            <w:webHidden/>
          </w:rPr>
          <w:fldChar w:fldCharType="separate"/>
        </w:r>
        <w:r w:rsidR="00B43EC8">
          <w:rPr>
            <w:webHidden/>
          </w:rPr>
          <w:t>4-5</w:t>
        </w:r>
        <w:r w:rsidR="00B43EC8">
          <w:rPr>
            <w:webHidden/>
          </w:rPr>
          <w:fldChar w:fldCharType="end"/>
        </w:r>
      </w:hyperlink>
    </w:p>
    <w:p w14:paraId="2FF9D559" w14:textId="77777777" w:rsidR="00B43EC8" w:rsidRDefault="002C498B">
      <w:pPr>
        <w:pStyle w:val="TOC3"/>
        <w:rPr>
          <w:rFonts w:asciiTheme="minorHAnsi" w:eastAsiaTheme="minorEastAsia" w:hAnsiTheme="minorHAnsi" w:cstheme="minorBidi"/>
          <w:sz w:val="22"/>
          <w:szCs w:val="22"/>
        </w:rPr>
      </w:pPr>
      <w:hyperlink w:anchor="_Toc523822072" w:history="1">
        <w:r w:rsidR="00B43EC8" w:rsidRPr="0032087F">
          <w:rPr>
            <w:rStyle w:val="Hyperlink"/>
            <w:rFonts w:cs="Arial"/>
            <w:caps/>
          </w:rPr>
          <w:t>4.7.2. Backup And Recovery</w:t>
        </w:r>
        <w:r w:rsidR="00B43EC8">
          <w:rPr>
            <w:webHidden/>
          </w:rPr>
          <w:tab/>
        </w:r>
        <w:r w:rsidR="00B43EC8">
          <w:rPr>
            <w:webHidden/>
          </w:rPr>
          <w:fldChar w:fldCharType="begin"/>
        </w:r>
        <w:r w:rsidR="00B43EC8">
          <w:rPr>
            <w:webHidden/>
          </w:rPr>
          <w:instrText xml:space="preserve"> PAGEREF _Toc523822072 \h </w:instrText>
        </w:r>
        <w:r w:rsidR="00B43EC8">
          <w:rPr>
            <w:webHidden/>
          </w:rPr>
        </w:r>
        <w:r w:rsidR="00B43EC8">
          <w:rPr>
            <w:webHidden/>
          </w:rPr>
          <w:fldChar w:fldCharType="separate"/>
        </w:r>
        <w:r w:rsidR="00B43EC8">
          <w:rPr>
            <w:webHidden/>
          </w:rPr>
          <w:t>4-5</w:t>
        </w:r>
        <w:r w:rsidR="00B43EC8">
          <w:rPr>
            <w:webHidden/>
          </w:rPr>
          <w:fldChar w:fldCharType="end"/>
        </w:r>
      </w:hyperlink>
    </w:p>
    <w:p w14:paraId="1E7A7E5E" w14:textId="77777777" w:rsidR="00B43EC8" w:rsidRDefault="002C498B">
      <w:pPr>
        <w:pStyle w:val="TOC3"/>
        <w:rPr>
          <w:rFonts w:asciiTheme="minorHAnsi" w:eastAsiaTheme="minorEastAsia" w:hAnsiTheme="minorHAnsi" w:cstheme="minorBidi"/>
          <w:sz w:val="22"/>
          <w:szCs w:val="22"/>
        </w:rPr>
      </w:pPr>
      <w:hyperlink w:anchor="_Toc523822073" w:history="1">
        <w:r w:rsidR="00B43EC8" w:rsidRPr="0032087F">
          <w:rPr>
            <w:rStyle w:val="Hyperlink"/>
            <w:rFonts w:cs="Arial"/>
            <w:caps/>
          </w:rPr>
          <w:t>4.7.3. System Startup and restart</w:t>
        </w:r>
        <w:r w:rsidR="00B43EC8">
          <w:rPr>
            <w:webHidden/>
          </w:rPr>
          <w:tab/>
        </w:r>
        <w:r w:rsidR="00B43EC8">
          <w:rPr>
            <w:webHidden/>
          </w:rPr>
          <w:fldChar w:fldCharType="begin"/>
        </w:r>
        <w:r w:rsidR="00B43EC8">
          <w:rPr>
            <w:webHidden/>
          </w:rPr>
          <w:instrText xml:space="preserve"> PAGEREF _Toc523822073 \h </w:instrText>
        </w:r>
        <w:r w:rsidR="00B43EC8">
          <w:rPr>
            <w:webHidden/>
          </w:rPr>
        </w:r>
        <w:r w:rsidR="00B43EC8">
          <w:rPr>
            <w:webHidden/>
          </w:rPr>
          <w:fldChar w:fldCharType="separate"/>
        </w:r>
        <w:r w:rsidR="00B43EC8">
          <w:rPr>
            <w:webHidden/>
          </w:rPr>
          <w:t>4-5</w:t>
        </w:r>
        <w:r w:rsidR="00B43EC8">
          <w:rPr>
            <w:webHidden/>
          </w:rPr>
          <w:fldChar w:fldCharType="end"/>
        </w:r>
      </w:hyperlink>
    </w:p>
    <w:p w14:paraId="5C4E971E" w14:textId="77777777" w:rsidR="00B43EC8" w:rsidRDefault="002C498B">
      <w:pPr>
        <w:pStyle w:val="TOC3"/>
        <w:rPr>
          <w:rFonts w:asciiTheme="minorHAnsi" w:eastAsiaTheme="minorEastAsia" w:hAnsiTheme="minorHAnsi" w:cstheme="minorBidi"/>
          <w:sz w:val="22"/>
          <w:szCs w:val="22"/>
        </w:rPr>
      </w:pPr>
      <w:hyperlink w:anchor="_Toc523822074" w:history="1">
        <w:r w:rsidR="00B43EC8" w:rsidRPr="0032087F">
          <w:rPr>
            <w:rStyle w:val="Hyperlink"/>
            <w:rFonts w:cs="Arial"/>
            <w:caps/>
          </w:rPr>
          <w:t>4.7.4. System Shutdown</w:t>
        </w:r>
        <w:r w:rsidR="00B43EC8">
          <w:rPr>
            <w:webHidden/>
          </w:rPr>
          <w:tab/>
        </w:r>
        <w:r w:rsidR="00B43EC8">
          <w:rPr>
            <w:webHidden/>
          </w:rPr>
          <w:fldChar w:fldCharType="begin"/>
        </w:r>
        <w:r w:rsidR="00B43EC8">
          <w:rPr>
            <w:webHidden/>
          </w:rPr>
          <w:instrText xml:space="preserve"> PAGEREF _Toc523822074 \h </w:instrText>
        </w:r>
        <w:r w:rsidR="00B43EC8">
          <w:rPr>
            <w:webHidden/>
          </w:rPr>
        </w:r>
        <w:r w:rsidR="00B43EC8">
          <w:rPr>
            <w:webHidden/>
          </w:rPr>
          <w:fldChar w:fldCharType="separate"/>
        </w:r>
        <w:r w:rsidR="00B43EC8">
          <w:rPr>
            <w:webHidden/>
          </w:rPr>
          <w:t>4-6</w:t>
        </w:r>
        <w:r w:rsidR="00B43EC8">
          <w:rPr>
            <w:webHidden/>
          </w:rPr>
          <w:fldChar w:fldCharType="end"/>
        </w:r>
      </w:hyperlink>
    </w:p>
    <w:p w14:paraId="4E0831DD" w14:textId="77777777" w:rsidR="00B43EC8" w:rsidRDefault="002C498B">
      <w:pPr>
        <w:pStyle w:val="TOC3"/>
        <w:rPr>
          <w:rFonts w:asciiTheme="minorHAnsi" w:eastAsiaTheme="minorEastAsia" w:hAnsiTheme="minorHAnsi" w:cstheme="minorBidi"/>
          <w:sz w:val="22"/>
          <w:szCs w:val="22"/>
        </w:rPr>
      </w:pPr>
      <w:hyperlink w:anchor="_Toc523822075" w:history="1">
        <w:r w:rsidR="00B43EC8" w:rsidRPr="0032087F">
          <w:rPr>
            <w:rStyle w:val="Hyperlink"/>
            <w:rFonts w:cs="Arial"/>
            <w:caps/>
          </w:rPr>
          <w:t>4.7.5. MONITORING Tools</w:t>
        </w:r>
        <w:r w:rsidR="00B43EC8">
          <w:rPr>
            <w:webHidden/>
          </w:rPr>
          <w:tab/>
        </w:r>
        <w:r w:rsidR="00B43EC8">
          <w:rPr>
            <w:webHidden/>
          </w:rPr>
          <w:fldChar w:fldCharType="begin"/>
        </w:r>
        <w:r w:rsidR="00B43EC8">
          <w:rPr>
            <w:webHidden/>
          </w:rPr>
          <w:instrText xml:space="preserve"> PAGEREF _Toc523822075 \h </w:instrText>
        </w:r>
        <w:r w:rsidR="00B43EC8">
          <w:rPr>
            <w:webHidden/>
          </w:rPr>
        </w:r>
        <w:r w:rsidR="00B43EC8">
          <w:rPr>
            <w:webHidden/>
          </w:rPr>
          <w:fldChar w:fldCharType="separate"/>
        </w:r>
        <w:r w:rsidR="00B43EC8">
          <w:rPr>
            <w:webHidden/>
          </w:rPr>
          <w:t>4-6</w:t>
        </w:r>
        <w:r w:rsidR="00B43EC8">
          <w:rPr>
            <w:webHidden/>
          </w:rPr>
          <w:fldChar w:fldCharType="end"/>
        </w:r>
      </w:hyperlink>
    </w:p>
    <w:p w14:paraId="2B6DCE91" w14:textId="77777777" w:rsidR="00B43EC8" w:rsidRDefault="002C498B">
      <w:pPr>
        <w:pStyle w:val="TOC3"/>
        <w:rPr>
          <w:rFonts w:asciiTheme="minorHAnsi" w:eastAsiaTheme="minorEastAsia" w:hAnsiTheme="minorHAnsi" w:cstheme="minorBidi"/>
          <w:sz w:val="22"/>
          <w:szCs w:val="22"/>
        </w:rPr>
      </w:pPr>
      <w:hyperlink w:anchor="_Toc523822076" w:history="1">
        <w:r w:rsidR="00B43EC8" w:rsidRPr="0032087F">
          <w:rPr>
            <w:rStyle w:val="Hyperlink"/>
            <w:rFonts w:cs="Arial"/>
            <w:caps/>
          </w:rPr>
          <w:t>4.7.6. Source Code Version Control</w:t>
        </w:r>
        <w:r w:rsidR="00B43EC8">
          <w:rPr>
            <w:webHidden/>
          </w:rPr>
          <w:tab/>
        </w:r>
        <w:r w:rsidR="00B43EC8">
          <w:rPr>
            <w:webHidden/>
          </w:rPr>
          <w:fldChar w:fldCharType="begin"/>
        </w:r>
        <w:r w:rsidR="00B43EC8">
          <w:rPr>
            <w:webHidden/>
          </w:rPr>
          <w:instrText xml:space="preserve"> PAGEREF _Toc523822076 \h </w:instrText>
        </w:r>
        <w:r w:rsidR="00B43EC8">
          <w:rPr>
            <w:webHidden/>
          </w:rPr>
        </w:r>
        <w:r w:rsidR="00B43EC8">
          <w:rPr>
            <w:webHidden/>
          </w:rPr>
          <w:fldChar w:fldCharType="separate"/>
        </w:r>
        <w:r w:rsidR="00B43EC8">
          <w:rPr>
            <w:webHidden/>
          </w:rPr>
          <w:t>4-6</w:t>
        </w:r>
        <w:r w:rsidR="00B43EC8">
          <w:rPr>
            <w:webHidden/>
          </w:rPr>
          <w:fldChar w:fldCharType="end"/>
        </w:r>
      </w:hyperlink>
    </w:p>
    <w:p w14:paraId="2E9A5E01" w14:textId="77777777" w:rsidR="00B43EC8" w:rsidRDefault="002C498B">
      <w:pPr>
        <w:pStyle w:val="TOC3"/>
        <w:rPr>
          <w:rFonts w:asciiTheme="minorHAnsi" w:eastAsiaTheme="minorEastAsia" w:hAnsiTheme="minorHAnsi" w:cstheme="minorBidi"/>
          <w:sz w:val="22"/>
          <w:szCs w:val="22"/>
        </w:rPr>
      </w:pPr>
      <w:hyperlink w:anchor="_Toc523822077" w:history="1">
        <w:r w:rsidR="00B43EC8" w:rsidRPr="0032087F">
          <w:rPr>
            <w:rStyle w:val="Hyperlink"/>
            <w:rFonts w:cs="Arial"/>
            <w:caps/>
          </w:rPr>
          <w:t>4.7.7. Preparation Of Production Environment</w:t>
        </w:r>
        <w:r w:rsidR="00B43EC8">
          <w:rPr>
            <w:webHidden/>
          </w:rPr>
          <w:tab/>
        </w:r>
        <w:r w:rsidR="00B43EC8">
          <w:rPr>
            <w:webHidden/>
          </w:rPr>
          <w:fldChar w:fldCharType="begin"/>
        </w:r>
        <w:r w:rsidR="00B43EC8">
          <w:rPr>
            <w:webHidden/>
          </w:rPr>
          <w:instrText xml:space="preserve"> PAGEREF _Toc523822077 \h </w:instrText>
        </w:r>
        <w:r w:rsidR="00B43EC8">
          <w:rPr>
            <w:webHidden/>
          </w:rPr>
        </w:r>
        <w:r w:rsidR="00B43EC8">
          <w:rPr>
            <w:webHidden/>
          </w:rPr>
          <w:fldChar w:fldCharType="separate"/>
        </w:r>
        <w:r w:rsidR="00B43EC8">
          <w:rPr>
            <w:webHidden/>
          </w:rPr>
          <w:t>4-6</w:t>
        </w:r>
        <w:r w:rsidR="00B43EC8">
          <w:rPr>
            <w:webHidden/>
          </w:rPr>
          <w:fldChar w:fldCharType="end"/>
        </w:r>
      </w:hyperlink>
    </w:p>
    <w:p w14:paraId="73151138" w14:textId="77777777" w:rsidR="00B43EC8" w:rsidRDefault="002C498B">
      <w:pPr>
        <w:pStyle w:val="TOC4"/>
        <w:rPr>
          <w:rFonts w:asciiTheme="minorHAnsi" w:eastAsiaTheme="minorEastAsia" w:hAnsiTheme="minorHAnsi" w:cstheme="minorBidi"/>
          <w:noProof/>
          <w:sz w:val="22"/>
          <w:szCs w:val="22"/>
        </w:rPr>
      </w:pPr>
      <w:hyperlink w:anchor="_Toc523822078" w:history="1">
        <w:r w:rsidR="00B43EC8" w:rsidRPr="0032087F">
          <w:rPr>
            <w:rStyle w:val="Hyperlink"/>
            <w:noProof/>
          </w:rPr>
          <w:t>4.7.7.1. NETWORK DEFINITIONS</w:t>
        </w:r>
        <w:r w:rsidR="00B43EC8">
          <w:rPr>
            <w:noProof/>
            <w:webHidden/>
          </w:rPr>
          <w:tab/>
        </w:r>
        <w:r w:rsidR="00B43EC8">
          <w:rPr>
            <w:noProof/>
            <w:webHidden/>
          </w:rPr>
          <w:fldChar w:fldCharType="begin"/>
        </w:r>
        <w:r w:rsidR="00B43EC8">
          <w:rPr>
            <w:noProof/>
            <w:webHidden/>
          </w:rPr>
          <w:instrText xml:space="preserve"> PAGEREF _Toc523822078 \h </w:instrText>
        </w:r>
        <w:r w:rsidR="00B43EC8">
          <w:rPr>
            <w:noProof/>
            <w:webHidden/>
          </w:rPr>
        </w:r>
        <w:r w:rsidR="00B43EC8">
          <w:rPr>
            <w:noProof/>
            <w:webHidden/>
          </w:rPr>
          <w:fldChar w:fldCharType="separate"/>
        </w:r>
        <w:r w:rsidR="00B43EC8">
          <w:rPr>
            <w:noProof/>
            <w:webHidden/>
          </w:rPr>
          <w:t>4-6</w:t>
        </w:r>
        <w:r w:rsidR="00B43EC8">
          <w:rPr>
            <w:noProof/>
            <w:webHidden/>
          </w:rPr>
          <w:fldChar w:fldCharType="end"/>
        </w:r>
      </w:hyperlink>
    </w:p>
    <w:p w14:paraId="0A428EC7" w14:textId="77777777" w:rsidR="00B43EC8" w:rsidRDefault="002C498B">
      <w:pPr>
        <w:pStyle w:val="TOC4"/>
        <w:rPr>
          <w:rFonts w:asciiTheme="minorHAnsi" w:eastAsiaTheme="minorEastAsia" w:hAnsiTheme="minorHAnsi" w:cstheme="minorBidi"/>
          <w:noProof/>
          <w:sz w:val="22"/>
          <w:szCs w:val="22"/>
        </w:rPr>
      </w:pPr>
      <w:hyperlink w:anchor="_Toc523822079" w:history="1">
        <w:r w:rsidR="00B43EC8" w:rsidRPr="0032087F">
          <w:rPr>
            <w:rStyle w:val="Hyperlink"/>
            <w:noProof/>
          </w:rPr>
          <w:t>4.7.7.2. DESKTOP CONFIGURATION</w:t>
        </w:r>
        <w:r w:rsidR="00B43EC8">
          <w:rPr>
            <w:noProof/>
            <w:webHidden/>
          </w:rPr>
          <w:tab/>
        </w:r>
        <w:r w:rsidR="00B43EC8">
          <w:rPr>
            <w:noProof/>
            <w:webHidden/>
          </w:rPr>
          <w:fldChar w:fldCharType="begin"/>
        </w:r>
        <w:r w:rsidR="00B43EC8">
          <w:rPr>
            <w:noProof/>
            <w:webHidden/>
          </w:rPr>
          <w:instrText xml:space="preserve"> PAGEREF _Toc523822079 \h </w:instrText>
        </w:r>
        <w:r w:rsidR="00B43EC8">
          <w:rPr>
            <w:noProof/>
            <w:webHidden/>
          </w:rPr>
        </w:r>
        <w:r w:rsidR="00B43EC8">
          <w:rPr>
            <w:noProof/>
            <w:webHidden/>
          </w:rPr>
          <w:fldChar w:fldCharType="separate"/>
        </w:r>
        <w:r w:rsidR="00B43EC8">
          <w:rPr>
            <w:noProof/>
            <w:webHidden/>
          </w:rPr>
          <w:t>4-6</w:t>
        </w:r>
        <w:r w:rsidR="00B43EC8">
          <w:rPr>
            <w:noProof/>
            <w:webHidden/>
          </w:rPr>
          <w:fldChar w:fldCharType="end"/>
        </w:r>
      </w:hyperlink>
    </w:p>
    <w:p w14:paraId="366C1E51" w14:textId="77777777" w:rsidR="00B43EC8" w:rsidRDefault="002C498B">
      <w:pPr>
        <w:pStyle w:val="TOC3"/>
        <w:rPr>
          <w:rFonts w:asciiTheme="minorHAnsi" w:eastAsiaTheme="minorEastAsia" w:hAnsiTheme="minorHAnsi" w:cstheme="minorBidi"/>
          <w:sz w:val="22"/>
          <w:szCs w:val="22"/>
        </w:rPr>
      </w:pPr>
      <w:hyperlink w:anchor="_Toc523822080" w:history="1">
        <w:r w:rsidR="00B43EC8" w:rsidRPr="0032087F">
          <w:rPr>
            <w:rStyle w:val="Hyperlink"/>
            <w:rFonts w:cs="Arial"/>
            <w:caps/>
          </w:rPr>
          <w:t>4.7.8. Baseline Performance Information</w:t>
        </w:r>
        <w:r w:rsidR="00B43EC8">
          <w:rPr>
            <w:webHidden/>
          </w:rPr>
          <w:tab/>
        </w:r>
        <w:r w:rsidR="00B43EC8">
          <w:rPr>
            <w:webHidden/>
          </w:rPr>
          <w:fldChar w:fldCharType="begin"/>
        </w:r>
        <w:r w:rsidR="00B43EC8">
          <w:rPr>
            <w:webHidden/>
          </w:rPr>
          <w:instrText xml:space="preserve"> PAGEREF _Toc523822080 \h </w:instrText>
        </w:r>
        <w:r w:rsidR="00B43EC8">
          <w:rPr>
            <w:webHidden/>
          </w:rPr>
        </w:r>
        <w:r w:rsidR="00B43EC8">
          <w:rPr>
            <w:webHidden/>
          </w:rPr>
          <w:fldChar w:fldCharType="separate"/>
        </w:r>
        <w:r w:rsidR="00B43EC8">
          <w:rPr>
            <w:webHidden/>
          </w:rPr>
          <w:t>4-6</w:t>
        </w:r>
        <w:r w:rsidR="00B43EC8">
          <w:rPr>
            <w:webHidden/>
          </w:rPr>
          <w:fldChar w:fldCharType="end"/>
        </w:r>
      </w:hyperlink>
    </w:p>
    <w:p w14:paraId="6CD3E1D7" w14:textId="77777777" w:rsidR="00B43EC8" w:rsidRDefault="002C498B">
      <w:pPr>
        <w:pStyle w:val="TOC1"/>
        <w:rPr>
          <w:rFonts w:asciiTheme="minorHAnsi" w:eastAsiaTheme="minorEastAsia" w:hAnsiTheme="minorHAnsi" w:cstheme="minorBidi"/>
          <w:b w:val="0"/>
          <w:bCs w:val="0"/>
          <w:sz w:val="22"/>
          <w:szCs w:val="22"/>
          <w:lang w:val="en-US"/>
        </w:rPr>
      </w:pPr>
      <w:hyperlink w:anchor="_Toc523822081" w:history="1">
        <w:r w:rsidR="00B43EC8" w:rsidRPr="0032087F">
          <w:rPr>
            <w:rStyle w:val="Hyperlink"/>
          </w:rPr>
          <w:t>4.8</w:t>
        </w:r>
        <w:r w:rsidR="00B43EC8">
          <w:rPr>
            <w:rFonts w:asciiTheme="minorHAnsi" w:eastAsiaTheme="minorEastAsia" w:hAnsiTheme="minorHAnsi" w:cstheme="minorBidi"/>
            <w:b w:val="0"/>
            <w:bCs w:val="0"/>
            <w:sz w:val="22"/>
            <w:szCs w:val="22"/>
            <w:lang w:val="en-US"/>
          </w:rPr>
          <w:tab/>
        </w:r>
        <w:r w:rsidR="00B43EC8" w:rsidRPr="0032087F">
          <w:rPr>
            <w:rStyle w:val="Hyperlink"/>
          </w:rPr>
          <w:t>MAINTENANCE AND SUPPORT</w:t>
        </w:r>
        <w:r w:rsidR="00B43EC8">
          <w:rPr>
            <w:webHidden/>
          </w:rPr>
          <w:tab/>
        </w:r>
        <w:r w:rsidR="00B43EC8">
          <w:rPr>
            <w:webHidden/>
          </w:rPr>
          <w:fldChar w:fldCharType="begin"/>
        </w:r>
        <w:r w:rsidR="00B43EC8">
          <w:rPr>
            <w:webHidden/>
          </w:rPr>
          <w:instrText xml:space="preserve"> PAGEREF _Toc523822081 \h </w:instrText>
        </w:r>
        <w:r w:rsidR="00B43EC8">
          <w:rPr>
            <w:webHidden/>
          </w:rPr>
        </w:r>
        <w:r w:rsidR="00B43EC8">
          <w:rPr>
            <w:webHidden/>
          </w:rPr>
          <w:fldChar w:fldCharType="separate"/>
        </w:r>
        <w:r w:rsidR="00B43EC8">
          <w:rPr>
            <w:webHidden/>
          </w:rPr>
          <w:t>4-7</w:t>
        </w:r>
        <w:r w:rsidR="00B43EC8">
          <w:rPr>
            <w:webHidden/>
          </w:rPr>
          <w:fldChar w:fldCharType="end"/>
        </w:r>
      </w:hyperlink>
    </w:p>
    <w:p w14:paraId="178BDBD6" w14:textId="77777777" w:rsidR="00B43EC8" w:rsidRDefault="002C498B">
      <w:pPr>
        <w:pStyle w:val="TOC3"/>
        <w:rPr>
          <w:rFonts w:asciiTheme="minorHAnsi" w:eastAsiaTheme="minorEastAsia" w:hAnsiTheme="minorHAnsi" w:cstheme="minorBidi"/>
          <w:sz w:val="22"/>
          <w:szCs w:val="22"/>
        </w:rPr>
      </w:pPr>
      <w:hyperlink w:anchor="_Toc523822082" w:history="1">
        <w:r w:rsidR="00B43EC8" w:rsidRPr="0032087F">
          <w:rPr>
            <w:rStyle w:val="Hyperlink"/>
            <w:rFonts w:cs="Arial"/>
            <w:caps/>
          </w:rPr>
          <w:t>4.8.1. Problem Solving</w:t>
        </w:r>
        <w:r w:rsidR="00B43EC8">
          <w:rPr>
            <w:webHidden/>
          </w:rPr>
          <w:tab/>
        </w:r>
        <w:r w:rsidR="00B43EC8">
          <w:rPr>
            <w:webHidden/>
          </w:rPr>
          <w:fldChar w:fldCharType="begin"/>
        </w:r>
        <w:r w:rsidR="00B43EC8">
          <w:rPr>
            <w:webHidden/>
          </w:rPr>
          <w:instrText xml:space="preserve"> PAGEREF _Toc523822082 \h </w:instrText>
        </w:r>
        <w:r w:rsidR="00B43EC8">
          <w:rPr>
            <w:webHidden/>
          </w:rPr>
        </w:r>
        <w:r w:rsidR="00B43EC8">
          <w:rPr>
            <w:webHidden/>
          </w:rPr>
          <w:fldChar w:fldCharType="separate"/>
        </w:r>
        <w:r w:rsidR="00B43EC8">
          <w:rPr>
            <w:webHidden/>
          </w:rPr>
          <w:t>4-7</w:t>
        </w:r>
        <w:r w:rsidR="00B43EC8">
          <w:rPr>
            <w:webHidden/>
          </w:rPr>
          <w:fldChar w:fldCharType="end"/>
        </w:r>
      </w:hyperlink>
    </w:p>
    <w:p w14:paraId="6B7D556A" w14:textId="77777777" w:rsidR="00B43EC8" w:rsidRDefault="002C498B">
      <w:pPr>
        <w:pStyle w:val="TOC4"/>
        <w:rPr>
          <w:rFonts w:asciiTheme="minorHAnsi" w:eastAsiaTheme="minorEastAsia" w:hAnsiTheme="minorHAnsi" w:cstheme="minorBidi"/>
          <w:noProof/>
          <w:sz w:val="22"/>
          <w:szCs w:val="22"/>
        </w:rPr>
      </w:pPr>
      <w:hyperlink w:anchor="_Toc523822083" w:history="1">
        <w:r w:rsidR="00B43EC8" w:rsidRPr="0032087F">
          <w:rPr>
            <w:rStyle w:val="Hyperlink"/>
            <w:noProof/>
          </w:rPr>
          <w:t>4.8.1.1 FREQUENT ISSUES AND RESOLUTIONS</w:t>
        </w:r>
        <w:r w:rsidR="00B43EC8">
          <w:rPr>
            <w:noProof/>
            <w:webHidden/>
          </w:rPr>
          <w:tab/>
        </w:r>
        <w:r w:rsidR="00B43EC8">
          <w:rPr>
            <w:noProof/>
            <w:webHidden/>
          </w:rPr>
          <w:fldChar w:fldCharType="begin"/>
        </w:r>
        <w:r w:rsidR="00B43EC8">
          <w:rPr>
            <w:noProof/>
            <w:webHidden/>
          </w:rPr>
          <w:instrText xml:space="preserve"> PAGEREF _Toc523822083 \h </w:instrText>
        </w:r>
        <w:r w:rsidR="00B43EC8">
          <w:rPr>
            <w:noProof/>
            <w:webHidden/>
          </w:rPr>
        </w:r>
        <w:r w:rsidR="00B43EC8">
          <w:rPr>
            <w:noProof/>
            <w:webHidden/>
          </w:rPr>
          <w:fldChar w:fldCharType="separate"/>
        </w:r>
        <w:r w:rsidR="00B43EC8">
          <w:rPr>
            <w:noProof/>
            <w:webHidden/>
          </w:rPr>
          <w:t>4-7</w:t>
        </w:r>
        <w:r w:rsidR="00B43EC8">
          <w:rPr>
            <w:noProof/>
            <w:webHidden/>
          </w:rPr>
          <w:fldChar w:fldCharType="end"/>
        </w:r>
      </w:hyperlink>
    </w:p>
    <w:p w14:paraId="4242B7F2" w14:textId="77777777" w:rsidR="00B43EC8" w:rsidRDefault="002C498B">
      <w:pPr>
        <w:pStyle w:val="TOC4"/>
        <w:rPr>
          <w:rFonts w:asciiTheme="minorHAnsi" w:eastAsiaTheme="minorEastAsia" w:hAnsiTheme="minorHAnsi" w:cstheme="minorBidi"/>
          <w:noProof/>
          <w:sz w:val="22"/>
          <w:szCs w:val="22"/>
        </w:rPr>
      </w:pPr>
      <w:hyperlink w:anchor="_Toc523822084" w:history="1">
        <w:r w:rsidR="00B43EC8" w:rsidRPr="0032087F">
          <w:rPr>
            <w:rStyle w:val="Hyperlink"/>
            <w:noProof/>
          </w:rPr>
          <w:t>4.8.1.2 FINDING LOGS AND TRACKING ISSUES</w:t>
        </w:r>
        <w:r w:rsidR="00B43EC8">
          <w:rPr>
            <w:noProof/>
            <w:webHidden/>
          </w:rPr>
          <w:tab/>
        </w:r>
        <w:r w:rsidR="00B43EC8">
          <w:rPr>
            <w:noProof/>
            <w:webHidden/>
          </w:rPr>
          <w:fldChar w:fldCharType="begin"/>
        </w:r>
        <w:r w:rsidR="00B43EC8">
          <w:rPr>
            <w:noProof/>
            <w:webHidden/>
          </w:rPr>
          <w:instrText xml:space="preserve"> PAGEREF _Toc523822084 \h </w:instrText>
        </w:r>
        <w:r w:rsidR="00B43EC8">
          <w:rPr>
            <w:noProof/>
            <w:webHidden/>
          </w:rPr>
        </w:r>
        <w:r w:rsidR="00B43EC8">
          <w:rPr>
            <w:noProof/>
            <w:webHidden/>
          </w:rPr>
          <w:fldChar w:fldCharType="separate"/>
        </w:r>
        <w:r w:rsidR="00B43EC8">
          <w:rPr>
            <w:noProof/>
            <w:webHidden/>
          </w:rPr>
          <w:t>4-7</w:t>
        </w:r>
        <w:r w:rsidR="00B43EC8">
          <w:rPr>
            <w:noProof/>
            <w:webHidden/>
          </w:rPr>
          <w:fldChar w:fldCharType="end"/>
        </w:r>
      </w:hyperlink>
    </w:p>
    <w:p w14:paraId="1497A319" w14:textId="77777777" w:rsidR="00B43EC8" w:rsidRDefault="002C498B">
      <w:pPr>
        <w:pStyle w:val="TOC3"/>
        <w:rPr>
          <w:rFonts w:asciiTheme="minorHAnsi" w:eastAsiaTheme="minorEastAsia" w:hAnsiTheme="minorHAnsi" w:cstheme="minorBidi"/>
          <w:sz w:val="22"/>
          <w:szCs w:val="22"/>
        </w:rPr>
      </w:pPr>
      <w:hyperlink w:anchor="_Toc523822085" w:history="1">
        <w:r w:rsidR="00B43EC8" w:rsidRPr="0032087F">
          <w:rPr>
            <w:rStyle w:val="Hyperlink"/>
            <w:rFonts w:cs="Arial"/>
            <w:caps/>
          </w:rPr>
          <w:t>4.8.2. Problem Categorization and Escalation</w:t>
        </w:r>
        <w:r w:rsidR="00B43EC8">
          <w:rPr>
            <w:webHidden/>
          </w:rPr>
          <w:tab/>
        </w:r>
        <w:r w:rsidR="00B43EC8">
          <w:rPr>
            <w:webHidden/>
          </w:rPr>
          <w:fldChar w:fldCharType="begin"/>
        </w:r>
        <w:r w:rsidR="00B43EC8">
          <w:rPr>
            <w:webHidden/>
          </w:rPr>
          <w:instrText xml:space="preserve"> PAGEREF _Toc523822085 \h </w:instrText>
        </w:r>
        <w:r w:rsidR="00B43EC8">
          <w:rPr>
            <w:webHidden/>
          </w:rPr>
        </w:r>
        <w:r w:rsidR="00B43EC8">
          <w:rPr>
            <w:webHidden/>
          </w:rPr>
          <w:fldChar w:fldCharType="separate"/>
        </w:r>
        <w:r w:rsidR="00B43EC8">
          <w:rPr>
            <w:webHidden/>
          </w:rPr>
          <w:t>4-7</w:t>
        </w:r>
        <w:r w:rsidR="00B43EC8">
          <w:rPr>
            <w:webHidden/>
          </w:rPr>
          <w:fldChar w:fldCharType="end"/>
        </w:r>
      </w:hyperlink>
    </w:p>
    <w:p w14:paraId="1858A3F1" w14:textId="77777777" w:rsidR="00B43EC8" w:rsidRDefault="002C498B">
      <w:pPr>
        <w:pStyle w:val="TOC3"/>
        <w:rPr>
          <w:rFonts w:asciiTheme="minorHAnsi" w:eastAsiaTheme="minorEastAsia" w:hAnsiTheme="minorHAnsi" w:cstheme="minorBidi"/>
          <w:sz w:val="22"/>
          <w:szCs w:val="22"/>
        </w:rPr>
      </w:pPr>
      <w:hyperlink w:anchor="_Toc523822086" w:history="1">
        <w:r w:rsidR="00B43EC8" w:rsidRPr="0032087F">
          <w:rPr>
            <w:rStyle w:val="Hyperlink"/>
            <w:rFonts w:cs="Arial"/>
            <w:caps/>
          </w:rPr>
          <w:t>4.8.3. Application / Technical Support</w:t>
        </w:r>
        <w:r w:rsidR="00B43EC8">
          <w:rPr>
            <w:webHidden/>
          </w:rPr>
          <w:tab/>
        </w:r>
        <w:r w:rsidR="00B43EC8">
          <w:rPr>
            <w:webHidden/>
          </w:rPr>
          <w:fldChar w:fldCharType="begin"/>
        </w:r>
        <w:r w:rsidR="00B43EC8">
          <w:rPr>
            <w:webHidden/>
          </w:rPr>
          <w:instrText xml:space="preserve"> PAGEREF _Toc523822086 \h </w:instrText>
        </w:r>
        <w:r w:rsidR="00B43EC8">
          <w:rPr>
            <w:webHidden/>
          </w:rPr>
        </w:r>
        <w:r w:rsidR="00B43EC8">
          <w:rPr>
            <w:webHidden/>
          </w:rPr>
          <w:fldChar w:fldCharType="separate"/>
        </w:r>
        <w:r w:rsidR="00B43EC8">
          <w:rPr>
            <w:webHidden/>
          </w:rPr>
          <w:t>4-8</w:t>
        </w:r>
        <w:r w:rsidR="00B43EC8">
          <w:rPr>
            <w:webHidden/>
          </w:rPr>
          <w:fldChar w:fldCharType="end"/>
        </w:r>
      </w:hyperlink>
    </w:p>
    <w:p w14:paraId="1B960E53" w14:textId="77777777" w:rsidR="00B43EC8" w:rsidRDefault="002C498B">
      <w:pPr>
        <w:pStyle w:val="TOC1"/>
        <w:rPr>
          <w:rFonts w:asciiTheme="minorHAnsi" w:eastAsiaTheme="minorEastAsia" w:hAnsiTheme="minorHAnsi" w:cstheme="minorBidi"/>
          <w:b w:val="0"/>
          <w:bCs w:val="0"/>
          <w:sz w:val="22"/>
          <w:szCs w:val="22"/>
          <w:lang w:val="en-US"/>
        </w:rPr>
      </w:pPr>
      <w:hyperlink w:anchor="_Toc523822087" w:history="1">
        <w:r w:rsidR="00B43EC8" w:rsidRPr="0032087F">
          <w:rPr>
            <w:rStyle w:val="Hyperlink"/>
          </w:rPr>
          <w:t>4.9</w:t>
        </w:r>
        <w:r w:rsidR="00B43EC8">
          <w:rPr>
            <w:rFonts w:asciiTheme="minorHAnsi" w:eastAsiaTheme="minorEastAsia" w:hAnsiTheme="minorHAnsi" w:cstheme="minorBidi"/>
            <w:b w:val="0"/>
            <w:bCs w:val="0"/>
            <w:sz w:val="22"/>
            <w:szCs w:val="22"/>
            <w:lang w:val="en-US"/>
          </w:rPr>
          <w:tab/>
        </w:r>
        <w:r w:rsidR="00B43EC8" w:rsidRPr="0032087F">
          <w:rPr>
            <w:rStyle w:val="Hyperlink"/>
          </w:rPr>
          <w:t>USER GUIDE</w:t>
        </w:r>
        <w:r w:rsidR="00B43EC8">
          <w:rPr>
            <w:webHidden/>
          </w:rPr>
          <w:tab/>
        </w:r>
        <w:r w:rsidR="00B43EC8">
          <w:rPr>
            <w:webHidden/>
          </w:rPr>
          <w:fldChar w:fldCharType="begin"/>
        </w:r>
        <w:r w:rsidR="00B43EC8">
          <w:rPr>
            <w:webHidden/>
          </w:rPr>
          <w:instrText xml:space="preserve"> PAGEREF _Toc523822087 \h </w:instrText>
        </w:r>
        <w:r w:rsidR="00B43EC8">
          <w:rPr>
            <w:webHidden/>
          </w:rPr>
        </w:r>
        <w:r w:rsidR="00B43EC8">
          <w:rPr>
            <w:webHidden/>
          </w:rPr>
          <w:fldChar w:fldCharType="separate"/>
        </w:r>
        <w:r w:rsidR="00B43EC8">
          <w:rPr>
            <w:webHidden/>
          </w:rPr>
          <w:t>4-8</w:t>
        </w:r>
        <w:r w:rsidR="00B43EC8">
          <w:rPr>
            <w:webHidden/>
          </w:rPr>
          <w:fldChar w:fldCharType="end"/>
        </w:r>
      </w:hyperlink>
    </w:p>
    <w:p w14:paraId="66B03B59" w14:textId="77777777" w:rsidR="00B43EC8" w:rsidRDefault="002C498B">
      <w:pPr>
        <w:pStyle w:val="TOC1"/>
        <w:rPr>
          <w:rFonts w:asciiTheme="minorHAnsi" w:eastAsiaTheme="minorEastAsia" w:hAnsiTheme="minorHAnsi" w:cstheme="minorBidi"/>
          <w:b w:val="0"/>
          <w:bCs w:val="0"/>
          <w:sz w:val="22"/>
          <w:szCs w:val="22"/>
          <w:lang w:val="en-US"/>
        </w:rPr>
      </w:pPr>
      <w:hyperlink w:anchor="_Toc523822088" w:history="1">
        <w:r w:rsidR="00B43EC8" w:rsidRPr="0032087F">
          <w:rPr>
            <w:rStyle w:val="Hyperlink"/>
          </w:rPr>
          <w:t>4.10</w:t>
        </w:r>
        <w:r w:rsidR="00B43EC8">
          <w:rPr>
            <w:rFonts w:asciiTheme="minorHAnsi" w:eastAsiaTheme="minorEastAsia" w:hAnsiTheme="minorHAnsi" w:cstheme="minorBidi"/>
            <w:b w:val="0"/>
            <w:bCs w:val="0"/>
            <w:sz w:val="22"/>
            <w:szCs w:val="22"/>
            <w:lang w:val="en-US"/>
          </w:rPr>
          <w:tab/>
        </w:r>
        <w:r w:rsidR="00B43EC8" w:rsidRPr="0032087F">
          <w:rPr>
            <w:rStyle w:val="Hyperlink"/>
          </w:rPr>
          <w:t>ACCESSING THE APPLICATION</w:t>
        </w:r>
        <w:r w:rsidR="00B43EC8">
          <w:rPr>
            <w:webHidden/>
          </w:rPr>
          <w:tab/>
        </w:r>
        <w:r w:rsidR="00B43EC8">
          <w:rPr>
            <w:webHidden/>
          </w:rPr>
          <w:fldChar w:fldCharType="begin"/>
        </w:r>
        <w:r w:rsidR="00B43EC8">
          <w:rPr>
            <w:webHidden/>
          </w:rPr>
          <w:instrText xml:space="preserve"> PAGEREF _Toc523822088 \h </w:instrText>
        </w:r>
        <w:r w:rsidR="00B43EC8">
          <w:rPr>
            <w:webHidden/>
          </w:rPr>
        </w:r>
        <w:r w:rsidR="00B43EC8">
          <w:rPr>
            <w:webHidden/>
          </w:rPr>
          <w:fldChar w:fldCharType="separate"/>
        </w:r>
        <w:r w:rsidR="00B43EC8">
          <w:rPr>
            <w:webHidden/>
          </w:rPr>
          <w:t>4-8</w:t>
        </w:r>
        <w:r w:rsidR="00B43EC8">
          <w:rPr>
            <w:webHidden/>
          </w:rPr>
          <w:fldChar w:fldCharType="end"/>
        </w:r>
      </w:hyperlink>
    </w:p>
    <w:p w14:paraId="11E1C430" w14:textId="77777777" w:rsidR="00B43EC8" w:rsidRDefault="002C498B">
      <w:pPr>
        <w:pStyle w:val="TOC1"/>
        <w:rPr>
          <w:rFonts w:asciiTheme="minorHAnsi" w:eastAsiaTheme="minorEastAsia" w:hAnsiTheme="minorHAnsi" w:cstheme="minorBidi"/>
          <w:b w:val="0"/>
          <w:bCs w:val="0"/>
          <w:sz w:val="22"/>
          <w:szCs w:val="22"/>
          <w:lang w:val="en-US"/>
        </w:rPr>
      </w:pPr>
      <w:hyperlink w:anchor="_Toc523822089" w:history="1">
        <w:r w:rsidR="00B43EC8" w:rsidRPr="0032087F">
          <w:rPr>
            <w:rStyle w:val="Hyperlink"/>
          </w:rPr>
          <w:t>4.11</w:t>
        </w:r>
        <w:r w:rsidR="00B43EC8">
          <w:rPr>
            <w:rFonts w:asciiTheme="minorHAnsi" w:eastAsiaTheme="minorEastAsia" w:hAnsiTheme="minorHAnsi" w:cstheme="minorBidi"/>
            <w:b w:val="0"/>
            <w:bCs w:val="0"/>
            <w:sz w:val="22"/>
            <w:szCs w:val="22"/>
            <w:lang w:val="en-US"/>
          </w:rPr>
          <w:tab/>
        </w:r>
        <w:r w:rsidR="00B43EC8" w:rsidRPr="0032087F">
          <w:rPr>
            <w:rStyle w:val="Hyperlink"/>
          </w:rPr>
          <w:t>CONTRACT MANAGEMENT</w:t>
        </w:r>
        <w:r w:rsidR="00B43EC8">
          <w:rPr>
            <w:webHidden/>
          </w:rPr>
          <w:tab/>
        </w:r>
        <w:r w:rsidR="00B43EC8">
          <w:rPr>
            <w:webHidden/>
          </w:rPr>
          <w:fldChar w:fldCharType="begin"/>
        </w:r>
        <w:r w:rsidR="00B43EC8">
          <w:rPr>
            <w:webHidden/>
          </w:rPr>
          <w:instrText xml:space="preserve"> PAGEREF _Toc523822089 \h </w:instrText>
        </w:r>
        <w:r w:rsidR="00B43EC8">
          <w:rPr>
            <w:webHidden/>
          </w:rPr>
        </w:r>
        <w:r w:rsidR="00B43EC8">
          <w:rPr>
            <w:webHidden/>
          </w:rPr>
          <w:fldChar w:fldCharType="separate"/>
        </w:r>
        <w:r w:rsidR="00B43EC8">
          <w:rPr>
            <w:webHidden/>
          </w:rPr>
          <w:t>4-8</w:t>
        </w:r>
        <w:r w:rsidR="00B43EC8">
          <w:rPr>
            <w:webHidden/>
          </w:rPr>
          <w:fldChar w:fldCharType="end"/>
        </w:r>
      </w:hyperlink>
    </w:p>
    <w:p w14:paraId="1D302CC6" w14:textId="77777777" w:rsidR="00B43EC8" w:rsidRDefault="002C498B">
      <w:pPr>
        <w:pStyle w:val="TOC1"/>
        <w:rPr>
          <w:rFonts w:asciiTheme="minorHAnsi" w:eastAsiaTheme="minorEastAsia" w:hAnsiTheme="minorHAnsi" w:cstheme="minorBidi"/>
          <w:b w:val="0"/>
          <w:bCs w:val="0"/>
          <w:sz w:val="22"/>
          <w:szCs w:val="22"/>
          <w:lang w:val="en-US"/>
        </w:rPr>
      </w:pPr>
      <w:hyperlink w:anchor="_Toc523822090" w:history="1">
        <w:r w:rsidR="00B43EC8" w:rsidRPr="0032087F">
          <w:rPr>
            <w:rStyle w:val="Hyperlink"/>
          </w:rPr>
          <w:t>4.12</w:t>
        </w:r>
        <w:r w:rsidR="00B43EC8">
          <w:rPr>
            <w:rFonts w:asciiTheme="minorHAnsi" w:eastAsiaTheme="minorEastAsia" w:hAnsiTheme="minorHAnsi" w:cstheme="minorBidi"/>
            <w:b w:val="0"/>
            <w:bCs w:val="0"/>
            <w:sz w:val="22"/>
            <w:szCs w:val="22"/>
            <w:lang w:val="en-US"/>
          </w:rPr>
          <w:tab/>
        </w:r>
        <w:r w:rsidR="00B43EC8" w:rsidRPr="0032087F">
          <w:rPr>
            <w:rStyle w:val="Hyperlink"/>
          </w:rPr>
          <w:t>HANDOVER ITEMS</w:t>
        </w:r>
        <w:r w:rsidR="00B43EC8">
          <w:rPr>
            <w:webHidden/>
          </w:rPr>
          <w:tab/>
        </w:r>
        <w:r w:rsidR="00B43EC8">
          <w:rPr>
            <w:webHidden/>
          </w:rPr>
          <w:fldChar w:fldCharType="begin"/>
        </w:r>
        <w:r w:rsidR="00B43EC8">
          <w:rPr>
            <w:webHidden/>
          </w:rPr>
          <w:instrText xml:space="preserve"> PAGEREF _Toc523822090 \h </w:instrText>
        </w:r>
        <w:r w:rsidR="00B43EC8">
          <w:rPr>
            <w:webHidden/>
          </w:rPr>
        </w:r>
        <w:r w:rsidR="00B43EC8">
          <w:rPr>
            <w:webHidden/>
          </w:rPr>
          <w:fldChar w:fldCharType="separate"/>
        </w:r>
        <w:r w:rsidR="00B43EC8">
          <w:rPr>
            <w:webHidden/>
          </w:rPr>
          <w:t>4-8</w:t>
        </w:r>
        <w:r w:rsidR="00B43EC8">
          <w:rPr>
            <w:webHidden/>
          </w:rPr>
          <w:fldChar w:fldCharType="end"/>
        </w:r>
      </w:hyperlink>
    </w:p>
    <w:p w14:paraId="5C325868" w14:textId="77777777" w:rsidR="00B43EC8" w:rsidRDefault="002C498B">
      <w:pPr>
        <w:pStyle w:val="TOC1"/>
        <w:rPr>
          <w:rFonts w:asciiTheme="minorHAnsi" w:eastAsiaTheme="minorEastAsia" w:hAnsiTheme="minorHAnsi" w:cstheme="minorBidi"/>
          <w:b w:val="0"/>
          <w:bCs w:val="0"/>
          <w:sz w:val="22"/>
          <w:szCs w:val="22"/>
          <w:lang w:val="en-US"/>
        </w:rPr>
      </w:pPr>
      <w:hyperlink w:anchor="_Toc523822091" w:history="1">
        <w:r w:rsidR="00B43EC8" w:rsidRPr="0032087F">
          <w:rPr>
            <w:rStyle w:val="Hyperlink"/>
          </w:rPr>
          <w:t>4.13</w:t>
        </w:r>
        <w:r w:rsidR="00B43EC8">
          <w:rPr>
            <w:rFonts w:asciiTheme="minorHAnsi" w:eastAsiaTheme="minorEastAsia" w:hAnsiTheme="minorHAnsi" w:cstheme="minorBidi"/>
            <w:b w:val="0"/>
            <w:bCs w:val="0"/>
            <w:sz w:val="22"/>
            <w:szCs w:val="22"/>
            <w:lang w:val="en-US"/>
          </w:rPr>
          <w:tab/>
        </w:r>
        <w:r w:rsidR="00B43EC8" w:rsidRPr="0032087F">
          <w:rPr>
            <w:rStyle w:val="Hyperlink"/>
          </w:rPr>
          <w:t>INFORMATION SECURITY</w:t>
        </w:r>
        <w:r w:rsidR="00B43EC8">
          <w:rPr>
            <w:webHidden/>
          </w:rPr>
          <w:tab/>
        </w:r>
        <w:r w:rsidR="00B43EC8">
          <w:rPr>
            <w:webHidden/>
          </w:rPr>
          <w:fldChar w:fldCharType="begin"/>
        </w:r>
        <w:r w:rsidR="00B43EC8">
          <w:rPr>
            <w:webHidden/>
          </w:rPr>
          <w:instrText xml:space="preserve"> PAGEREF _Toc523822091 \h </w:instrText>
        </w:r>
        <w:r w:rsidR="00B43EC8">
          <w:rPr>
            <w:webHidden/>
          </w:rPr>
        </w:r>
        <w:r w:rsidR="00B43EC8">
          <w:rPr>
            <w:webHidden/>
          </w:rPr>
          <w:fldChar w:fldCharType="separate"/>
        </w:r>
        <w:r w:rsidR="00B43EC8">
          <w:rPr>
            <w:webHidden/>
          </w:rPr>
          <w:t>4-9</w:t>
        </w:r>
        <w:r w:rsidR="00B43EC8">
          <w:rPr>
            <w:webHidden/>
          </w:rPr>
          <w:fldChar w:fldCharType="end"/>
        </w:r>
      </w:hyperlink>
    </w:p>
    <w:p w14:paraId="12767BA1" w14:textId="77777777" w:rsidR="00B43EC8" w:rsidRDefault="002C498B">
      <w:pPr>
        <w:pStyle w:val="TOC3"/>
        <w:rPr>
          <w:rFonts w:asciiTheme="minorHAnsi" w:eastAsiaTheme="minorEastAsia" w:hAnsiTheme="minorHAnsi" w:cstheme="minorBidi"/>
          <w:sz w:val="22"/>
          <w:szCs w:val="22"/>
        </w:rPr>
      </w:pPr>
      <w:hyperlink w:anchor="_Toc523822092" w:history="1">
        <w:r w:rsidR="00B43EC8" w:rsidRPr="0032087F">
          <w:rPr>
            <w:rStyle w:val="Hyperlink"/>
            <w:rFonts w:cs="Arial"/>
            <w:caps/>
          </w:rPr>
          <w:t>4.13.1. Audit And Compliance Requirements</w:t>
        </w:r>
        <w:r w:rsidR="00B43EC8">
          <w:rPr>
            <w:webHidden/>
          </w:rPr>
          <w:tab/>
        </w:r>
        <w:r w:rsidR="00B43EC8">
          <w:rPr>
            <w:webHidden/>
          </w:rPr>
          <w:fldChar w:fldCharType="begin"/>
        </w:r>
        <w:r w:rsidR="00B43EC8">
          <w:rPr>
            <w:webHidden/>
          </w:rPr>
          <w:instrText xml:space="preserve"> PAGEREF _Toc523822092 \h </w:instrText>
        </w:r>
        <w:r w:rsidR="00B43EC8">
          <w:rPr>
            <w:webHidden/>
          </w:rPr>
        </w:r>
        <w:r w:rsidR="00B43EC8">
          <w:rPr>
            <w:webHidden/>
          </w:rPr>
          <w:fldChar w:fldCharType="separate"/>
        </w:r>
        <w:r w:rsidR="00B43EC8">
          <w:rPr>
            <w:webHidden/>
          </w:rPr>
          <w:t>4-9</w:t>
        </w:r>
        <w:r w:rsidR="00B43EC8">
          <w:rPr>
            <w:webHidden/>
          </w:rPr>
          <w:fldChar w:fldCharType="end"/>
        </w:r>
      </w:hyperlink>
    </w:p>
    <w:p w14:paraId="66718DE7" w14:textId="77777777" w:rsidR="00B43EC8" w:rsidRDefault="002C498B">
      <w:pPr>
        <w:pStyle w:val="TOC3"/>
        <w:rPr>
          <w:rFonts w:asciiTheme="minorHAnsi" w:eastAsiaTheme="minorEastAsia" w:hAnsiTheme="minorHAnsi" w:cstheme="minorBidi"/>
          <w:sz w:val="22"/>
          <w:szCs w:val="22"/>
        </w:rPr>
      </w:pPr>
      <w:hyperlink w:anchor="_Toc523822093" w:history="1">
        <w:r w:rsidR="00B43EC8" w:rsidRPr="0032087F">
          <w:rPr>
            <w:rStyle w:val="Hyperlink"/>
            <w:rFonts w:cs="Arial"/>
            <w:caps/>
          </w:rPr>
          <w:t>4.13.2. Password And Policy Compliance</w:t>
        </w:r>
        <w:r w:rsidR="00B43EC8">
          <w:rPr>
            <w:webHidden/>
          </w:rPr>
          <w:tab/>
        </w:r>
        <w:r w:rsidR="00B43EC8">
          <w:rPr>
            <w:webHidden/>
          </w:rPr>
          <w:fldChar w:fldCharType="begin"/>
        </w:r>
        <w:r w:rsidR="00B43EC8">
          <w:rPr>
            <w:webHidden/>
          </w:rPr>
          <w:instrText xml:space="preserve"> PAGEREF _Toc523822093 \h </w:instrText>
        </w:r>
        <w:r w:rsidR="00B43EC8">
          <w:rPr>
            <w:webHidden/>
          </w:rPr>
        </w:r>
        <w:r w:rsidR="00B43EC8">
          <w:rPr>
            <w:webHidden/>
          </w:rPr>
          <w:fldChar w:fldCharType="separate"/>
        </w:r>
        <w:r w:rsidR="00B43EC8">
          <w:rPr>
            <w:webHidden/>
          </w:rPr>
          <w:t>4-10</w:t>
        </w:r>
        <w:r w:rsidR="00B43EC8">
          <w:rPr>
            <w:webHidden/>
          </w:rPr>
          <w:fldChar w:fldCharType="end"/>
        </w:r>
      </w:hyperlink>
    </w:p>
    <w:p w14:paraId="2D5DBC86" w14:textId="77777777" w:rsidR="00B43EC8" w:rsidRDefault="002C498B">
      <w:pPr>
        <w:pStyle w:val="TOC3"/>
        <w:rPr>
          <w:rFonts w:asciiTheme="minorHAnsi" w:eastAsiaTheme="minorEastAsia" w:hAnsiTheme="minorHAnsi" w:cstheme="minorBidi"/>
          <w:sz w:val="22"/>
          <w:szCs w:val="22"/>
        </w:rPr>
      </w:pPr>
      <w:hyperlink w:anchor="_Toc523822094" w:history="1">
        <w:r w:rsidR="00B43EC8" w:rsidRPr="0032087F">
          <w:rPr>
            <w:rStyle w:val="Hyperlink"/>
            <w:rFonts w:cs="Arial"/>
            <w:caps/>
          </w:rPr>
          <w:t>4.13.3. User Access Matrix</w:t>
        </w:r>
        <w:r w:rsidR="00B43EC8">
          <w:rPr>
            <w:webHidden/>
          </w:rPr>
          <w:tab/>
        </w:r>
        <w:r w:rsidR="00B43EC8">
          <w:rPr>
            <w:webHidden/>
          </w:rPr>
          <w:fldChar w:fldCharType="begin"/>
        </w:r>
        <w:r w:rsidR="00B43EC8">
          <w:rPr>
            <w:webHidden/>
          </w:rPr>
          <w:instrText xml:space="preserve"> PAGEREF _Toc523822094 \h </w:instrText>
        </w:r>
        <w:r w:rsidR="00B43EC8">
          <w:rPr>
            <w:webHidden/>
          </w:rPr>
        </w:r>
        <w:r w:rsidR="00B43EC8">
          <w:rPr>
            <w:webHidden/>
          </w:rPr>
          <w:fldChar w:fldCharType="separate"/>
        </w:r>
        <w:r w:rsidR="00B43EC8">
          <w:rPr>
            <w:webHidden/>
          </w:rPr>
          <w:t>4-10</w:t>
        </w:r>
        <w:r w:rsidR="00B43EC8">
          <w:rPr>
            <w:webHidden/>
          </w:rPr>
          <w:fldChar w:fldCharType="end"/>
        </w:r>
      </w:hyperlink>
    </w:p>
    <w:p w14:paraId="00161FD9" w14:textId="77777777" w:rsidR="00B43EC8" w:rsidRDefault="002C498B">
      <w:pPr>
        <w:pStyle w:val="TOC1"/>
        <w:rPr>
          <w:rFonts w:asciiTheme="minorHAnsi" w:eastAsiaTheme="minorEastAsia" w:hAnsiTheme="minorHAnsi" w:cstheme="minorBidi"/>
          <w:b w:val="0"/>
          <w:bCs w:val="0"/>
          <w:sz w:val="22"/>
          <w:szCs w:val="22"/>
          <w:lang w:val="en-US"/>
        </w:rPr>
      </w:pPr>
      <w:hyperlink w:anchor="_Toc523822095" w:history="1">
        <w:r w:rsidR="00B43EC8" w:rsidRPr="0032087F">
          <w:rPr>
            <w:rStyle w:val="Hyperlink"/>
          </w:rPr>
          <w:t>DOCUMENTATION AND REFERENCES</w:t>
        </w:r>
        <w:r w:rsidR="00B43EC8">
          <w:rPr>
            <w:webHidden/>
          </w:rPr>
          <w:tab/>
        </w:r>
        <w:r w:rsidR="00B43EC8">
          <w:rPr>
            <w:webHidden/>
          </w:rPr>
          <w:fldChar w:fldCharType="begin"/>
        </w:r>
        <w:r w:rsidR="00B43EC8">
          <w:rPr>
            <w:webHidden/>
          </w:rPr>
          <w:instrText xml:space="preserve"> PAGEREF _Toc523822095 \h </w:instrText>
        </w:r>
        <w:r w:rsidR="00B43EC8">
          <w:rPr>
            <w:webHidden/>
          </w:rPr>
        </w:r>
        <w:r w:rsidR="00B43EC8">
          <w:rPr>
            <w:webHidden/>
          </w:rPr>
          <w:fldChar w:fldCharType="separate"/>
        </w:r>
        <w:r w:rsidR="00B43EC8">
          <w:rPr>
            <w:webHidden/>
          </w:rPr>
          <w:t>4-10</w:t>
        </w:r>
        <w:r w:rsidR="00B43EC8">
          <w:rPr>
            <w:webHidden/>
          </w:rPr>
          <w:fldChar w:fldCharType="end"/>
        </w:r>
      </w:hyperlink>
    </w:p>
    <w:p w14:paraId="6BD08007" w14:textId="77777777" w:rsidR="00B43EC8" w:rsidRDefault="002C498B">
      <w:pPr>
        <w:pStyle w:val="TOC1"/>
        <w:rPr>
          <w:rFonts w:asciiTheme="minorHAnsi" w:eastAsiaTheme="minorEastAsia" w:hAnsiTheme="minorHAnsi" w:cstheme="minorBidi"/>
          <w:b w:val="0"/>
          <w:bCs w:val="0"/>
          <w:sz w:val="22"/>
          <w:szCs w:val="22"/>
          <w:lang w:val="en-US"/>
        </w:rPr>
      </w:pPr>
      <w:hyperlink w:anchor="_Toc523822096" w:history="1">
        <w:r w:rsidR="00B43EC8" w:rsidRPr="0032087F">
          <w:rPr>
            <w:rStyle w:val="Hyperlink"/>
          </w:rPr>
          <w:t>APPENDIX</w:t>
        </w:r>
        <w:r w:rsidR="00B43EC8">
          <w:rPr>
            <w:webHidden/>
          </w:rPr>
          <w:tab/>
        </w:r>
        <w:r w:rsidR="00B43EC8">
          <w:rPr>
            <w:webHidden/>
          </w:rPr>
          <w:fldChar w:fldCharType="begin"/>
        </w:r>
        <w:r w:rsidR="00B43EC8">
          <w:rPr>
            <w:webHidden/>
          </w:rPr>
          <w:instrText xml:space="preserve"> PAGEREF _Toc523822096 \h </w:instrText>
        </w:r>
        <w:r w:rsidR="00B43EC8">
          <w:rPr>
            <w:webHidden/>
          </w:rPr>
        </w:r>
        <w:r w:rsidR="00B43EC8">
          <w:rPr>
            <w:webHidden/>
          </w:rPr>
          <w:fldChar w:fldCharType="separate"/>
        </w:r>
        <w:r w:rsidR="00B43EC8">
          <w:rPr>
            <w:webHidden/>
          </w:rPr>
          <w:t>i</w:t>
        </w:r>
        <w:r w:rsidR="00B43EC8">
          <w:rPr>
            <w:webHidden/>
          </w:rPr>
          <w:fldChar w:fldCharType="end"/>
        </w:r>
      </w:hyperlink>
    </w:p>
    <w:p w14:paraId="603DBC47" w14:textId="6E210625" w:rsidR="008F6394" w:rsidRDefault="00B94AE5" w:rsidP="008F7054">
      <w:pPr>
        <w:pStyle w:val="TOC9"/>
        <w:tabs>
          <w:tab w:val="clear" w:pos="9360"/>
          <w:tab w:val="left" w:pos="7002"/>
        </w:tabs>
        <w:ind w:right="432"/>
        <w:rPr>
          <w:rFonts w:cs="Arial"/>
          <w:b w:val="0"/>
        </w:rPr>
      </w:pPr>
      <w:r>
        <w:rPr>
          <w:rStyle w:val="Hyperlink"/>
        </w:rPr>
        <w:fldChar w:fldCharType="end"/>
      </w:r>
    </w:p>
    <w:p w14:paraId="3B6CD612" w14:textId="77777777" w:rsidR="00CF12D7" w:rsidRPr="005D29FC" w:rsidRDefault="00CF12D7" w:rsidP="004F23E4">
      <w:pPr>
        <w:tabs>
          <w:tab w:val="left" w:pos="3120"/>
        </w:tabs>
        <w:rPr>
          <w:rFonts w:cs="Arial"/>
          <w:b/>
          <w:bCs/>
          <w:sz w:val="28"/>
          <w:szCs w:val="28"/>
        </w:rPr>
      </w:pPr>
    </w:p>
    <w:p w14:paraId="595D480E" w14:textId="77777777" w:rsidR="00CF12D7" w:rsidRDefault="00B80E08" w:rsidP="00B80E08">
      <w:pPr>
        <w:tabs>
          <w:tab w:val="left" w:pos="6930"/>
        </w:tabs>
        <w:rPr>
          <w:rFonts w:cs="Arial"/>
        </w:rPr>
      </w:pPr>
      <w:r>
        <w:rPr>
          <w:rFonts w:cs="Arial"/>
        </w:rPr>
        <w:tab/>
      </w:r>
    </w:p>
    <w:p w14:paraId="6AA220EB" w14:textId="77777777" w:rsidR="00CF12D7" w:rsidRDefault="00CF12D7" w:rsidP="00FD4117">
      <w:pPr>
        <w:jc w:val="right"/>
        <w:rPr>
          <w:rFonts w:cs="Arial"/>
        </w:rPr>
      </w:pPr>
    </w:p>
    <w:p w14:paraId="68D5BD6C" w14:textId="77777777" w:rsidR="00CF12D7" w:rsidRDefault="00CF12D7" w:rsidP="002B3EA0">
      <w:pPr>
        <w:rPr>
          <w:rFonts w:cs="Arial"/>
        </w:rPr>
      </w:pPr>
    </w:p>
    <w:p w14:paraId="6AD0C135" w14:textId="77777777" w:rsidR="00CF12D7" w:rsidRDefault="00CF12D7" w:rsidP="002B3EA0">
      <w:pPr>
        <w:rPr>
          <w:rFonts w:cs="Arial"/>
        </w:rPr>
      </w:pPr>
    </w:p>
    <w:p w14:paraId="6590FA73" w14:textId="77777777" w:rsidR="00CF12D7" w:rsidRDefault="00CF12D7" w:rsidP="002B3EA0">
      <w:pPr>
        <w:rPr>
          <w:rFonts w:cs="Arial"/>
        </w:rPr>
      </w:pPr>
    </w:p>
    <w:p w14:paraId="05E4F2B6" w14:textId="77777777" w:rsidR="00CF12D7" w:rsidRPr="004F5386" w:rsidRDefault="00CF12D7" w:rsidP="002B3EA0">
      <w:pPr>
        <w:rPr>
          <w:rFonts w:cs="Arial"/>
        </w:rPr>
      </w:pPr>
    </w:p>
    <w:p w14:paraId="3B3FD6EE" w14:textId="77777777" w:rsidR="002B3EA0" w:rsidRPr="004F5386" w:rsidRDefault="002B3EA0" w:rsidP="002B3EA0">
      <w:pPr>
        <w:rPr>
          <w:rFonts w:cs="Arial"/>
        </w:rPr>
      </w:pPr>
    </w:p>
    <w:p w14:paraId="1B2545C0" w14:textId="77777777" w:rsidR="002B3EA0" w:rsidRPr="004F5386" w:rsidRDefault="002B3EA0" w:rsidP="002B3EA0">
      <w:pPr>
        <w:rPr>
          <w:rFonts w:cs="Arial"/>
        </w:rPr>
      </w:pPr>
    </w:p>
    <w:p w14:paraId="7FF18FB1" w14:textId="77777777" w:rsidR="00CF12D7" w:rsidRDefault="00CF12D7" w:rsidP="002B3EA0">
      <w:pPr>
        <w:rPr>
          <w:rFonts w:cs="Arial"/>
        </w:rPr>
        <w:sectPr w:rsidR="00CF12D7" w:rsidSect="007C7899">
          <w:footerReference w:type="even" r:id="rId18"/>
          <w:footerReference w:type="default" r:id="rId19"/>
          <w:pgSz w:w="11909" w:h="16834" w:code="9"/>
          <w:pgMar w:top="360" w:right="648" w:bottom="360" w:left="990" w:header="360" w:footer="360" w:gutter="0"/>
          <w:pgNumType w:start="1" w:chapStyle="1"/>
          <w:cols w:space="720"/>
          <w:docGrid w:linePitch="272"/>
        </w:sectPr>
      </w:pPr>
    </w:p>
    <w:p w14:paraId="71227B4C" w14:textId="77777777" w:rsidR="002B3EA0" w:rsidRPr="004F5386" w:rsidRDefault="002B3EA0" w:rsidP="002B3EA0">
      <w:pPr>
        <w:rPr>
          <w:rFonts w:cs="Arial"/>
        </w:rPr>
      </w:pPr>
    </w:p>
    <w:p w14:paraId="52E11881" w14:textId="77777777" w:rsidR="002B3EA0" w:rsidRPr="004F5386" w:rsidRDefault="002B3EA0" w:rsidP="002B3EA0">
      <w:pPr>
        <w:rPr>
          <w:rFonts w:cs="Arial"/>
        </w:rPr>
      </w:pPr>
    </w:p>
    <w:p w14:paraId="2075FD7C" w14:textId="77777777" w:rsidR="002B3EA0" w:rsidRPr="004F5386" w:rsidRDefault="002B3EA0" w:rsidP="002B3EA0">
      <w:pPr>
        <w:rPr>
          <w:rFonts w:cs="Arial"/>
        </w:rPr>
      </w:pPr>
    </w:p>
    <w:p w14:paraId="698A31BF" w14:textId="77777777" w:rsidR="002B3EA0" w:rsidRPr="004F5386" w:rsidRDefault="002B3EA0" w:rsidP="002B3EA0">
      <w:pPr>
        <w:rPr>
          <w:rFonts w:cs="Arial"/>
        </w:rPr>
      </w:pPr>
    </w:p>
    <w:p w14:paraId="75A352F6" w14:textId="77777777" w:rsidR="002B3EA0" w:rsidRDefault="002B3EA0" w:rsidP="002B3EA0">
      <w:pPr>
        <w:rPr>
          <w:rFonts w:cs="Arial"/>
        </w:rPr>
      </w:pPr>
    </w:p>
    <w:p w14:paraId="15B29AC2" w14:textId="77777777" w:rsidR="00470F7E" w:rsidRDefault="00470F7E" w:rsidP="002B3EA0">
      <w:pPr>
        <w:rPr>
          <w:rFonts w:cs="Arial"/>
        </w:rPr>
      </w:pPr>
    </w:p>
    <w:p w14:paraId="7FE7D3D2" w14:textId="77777777" w:rsidR="00470F7E" w:rsidRDefault="00470F7E" w:rsidP="002B3EA0">
      <w:pPr>
        <w:rPr>
          <w:rFonts w:cs="Arial"/>
        </w:rPr>
      </w:pPr>
    </w:p>
    <w:p w14:paraId="7BB62D33" w14:textId="77777777" w:rsidR="00D560D4" w:rsidRDefault="00D560D4" w:rsidP="002B3EA0">
      <w:pPr>
        <w:rPr>
          <w:rFonts w:cs="Arial"/>
        </w:rPr>
      </w:pPr>
    </w:p>
    <w:p w14:paraId="16F0FEEE" w14:textId="77777777" w:rsidR="00D560D4" w:rsidRDefault="00D560D4" w:rsidP="002B3EA0">
      <w:pPr>
        <w:rPr>
          <w:rFonts w:cs="Arial"/>
        </w:rPr>
      </w:pPr>
    </w:p>
    <w:p w14:paraId="3670BE9D" w14:textId="77777777" w:rsidR="00D560D4" w:rsidRDefault="00D560D4" w:rsidP="002B3EA0">
      <w:pPr>
        <w:rPr>
          <w:rFonts w:cs="Arial"/>
        </w:rPr>
      </w:pPr>
    </w:p>
    <w:p w14:paraId="1E4D51D2" w14:textId="77777777" w:rsidR="00D560D4" w:rsidRDefault="00F40EBE" w:rsidP="00F40EBE">
      <w:pPr>
        <w:tabs>
          <w:tab w:val="left" w:pos="2595"/>
        </w:tabs>
        <w:rPr>
          <w:rFonts w:cs="Arial"/>
        </w:rPr>
      </w:pPr>
      <w:r>
        <w:rPr>
          <w:rFonts w:cs="Arial"/>
        </w:rPr>
        <w:tab/>
      </w:r>
    </w:p>
    <w:p w14:paraId="1748B564" w14:textId="77777777" w:rsidR="00470F7E" w:rsidRDefault="00470F7E" w:rsidP="002B3EA0">
      <w:pPr>
        <w:rPr>
          <w:rFonts w:cs="Arial"/>
        </w:rPr>
      </w:pPr>
    </w:p>
    <w:p w14:paraId="5B637779" w14:textId="77777777" w:rsidR="00470F7E" w:rsidRPr="004F5386" w:rsidRDefault="00470F7E" w:rsidP="002B3EA0">
      <w:pPr>
        <w:rPr>
          <w:rFonts w:cs="Arial"/>
        </w:rPr>
      </w:pPr>
    </w:p>
    <w:p w14:paraId="11EB3500" w14:textId="77777777" w:rsidR="002B3EA0" w:rsidRPr="004F5386" w:rsidRDefault="002B3EA0" w:rsidP="002B3EA0">
      <w:pPr>
        <w:rPr>
          <w:rFonts w:cs="Arial"/>
        </w:rPr>
      </w:pPr>
    </w:p>
    <w:p w14:paraId="075D04E4" w14:textId="77777777" w:rsidR="002B3EA0" w:rsidRPr="004F5386" w:rsidRDefault="002B3EA0" w:rsidP="002B3EA0">
      <w:pPr>
        <w:rPr>
          <w:rFonts w:cs="Arial"/>
        </w:rPr>
      </w:pPr>
    </w:p>
    <w:p w14:paraId="169141AC" w14:textId="77777777" w:rsidR="002B3EA0" w:rsidRPr="004F5386" w:rsidRDefault="002B3EA0" w:rsidP="002B3EA0">
      <w:pPr>
        <w:rPr>
          <w:rFonts w:cs="Arial"/>
        </w:rPr>
      </w:pPr>
    </w:p>
    <w:p w14:paraId="5D9128B7" w14:textId="77777777" w:rsidR="002B3EA0" w:rsidRPr="004F5386" w:rsidRDefault="002B3EA0" w:rsidP="002B3EA0">
      <w:pPr>
        <w:jc w:val="center"/>
        <w:rPr>
          <w:rFonts w:cs="Arial"/>
          <w:b/>
          <w:sz w:val="28"/>
          <w:szCs w:val="28"/>
        </w:rPr>
      </w:pPr>
    </w:p>
    <w:p w14:paraId="24D3EE64" w14:textId="77777777" w:rsidR="002B3EA0" w:rsidRPr="004F5386" w:rsidRDefault="002B3EA0" w:rsidP="002B3EA0">
      <w:pPr>
        <w:jc w:val="center"/>
        <w:rPr>
          <w:rFonts w:cs="Arial"/>
          <w:b/>
          <w:sz w:val="28"/>
          <w:szCs w:val="28"/>
        </w:rPr>
      </w:pPr>
    </w:p>
    <w:p w14:paraId="716D3A1B" w14:textId="77777777" w:rsidR="002B3EA0" w:rsidRPr="004F5386" w:rsidRDefault="00CF0450" w:rsidP="00633F20">
      <w:pPr>
        <w:pStyle w:val="Heading9"/>
      </w:pPr>
      <w:bookmarkStart w:id="14" w:name="_Toc187466025"/>
      <w:bookmarkStart w:id="15" w:name="_Toc216835052"/>
      <w:bookmarkStart w:id="16" w:name="_Toc283218653"/>
      <w:bookmarkStart w:id="17" w:name="_Toc283218701"/>
      <w:bookmarkStart w:id="18" w:name="_Toc283739249"/>
      <w:bookmarkStart w:id="19" w:name="_Toc449860808"/>
      <w:bookmarkStart w:id="20" w:name="_Toc449860902"/>
      <w:bookmarkStart w:id="21" w:name="_Toc523822040"/>
      <w:r w:rsidRPr="004F5386">
        <w:t>- M</w:t>
      </w:r>
      <w:r w:rsidR="002B3EA0" w:rsidRPr="004F5386">
        <w:t>ANUAL ADMINISTRATION</w:t>
      </w:r>
      <w:bookmarkEnd w:id="14"/>
      <w:bookmarkEnd w:id="15"/>
      <w:bookmarkEnd w:id="16"/>
      <w:bookmarkEnd w:id="17"/>
      <w:bookmarkEnd w:id="18"/>
      <w:bookmarkEnd w:id="19"/>
      <w:bookmarkEnd w:id="20"/>
      <w:bookmarkEnd w:id="21"/>
    </w:p>
    <w:p w14:paraId="065B1E77" w14:textId="77777777" w:rsidR="009A6555" w:rsidRPr="00603DE6" w:rsidRDefault="009A6555" w:rsidP="009A6555">
      <w:pPr>
        <w:rPr>
          <w:lang w:val="en-GB"/>
        </w:rPr>
      </w:pPr>
    </w:p>
    <w:p w14:paraId="70AC6A0F" w14:textId="77777777" w:rsidR="00E1331F" w:rsidRDefault="009A6555" w:rsidP="00A2110D">
      <w:pPr>
        <w:ind w:firstLine="360"/>
        <w:rPr>
          <w:rFonts w:cs="Arial"/>
        </w:rPr>
      </w:pPr>
      <w:r>
        <w:rPr>
          <w:rFonts w:ascii="Arial Narrow" w:hAnsi="Arial Narrow"/>
        </w:rPr>
        <w:br w:type="page"/>
      </w:r>
      <w:bookmarkStart w:id="22" w:name="_Toc216835053"/>
    </w:p>
    <w:p w14:paraId="216DAF72" w14:textId="2A89311C" w:rsidR="00F505A5" w:rsidRPr="00BA5F96" w:rsidRDefault="001C7E9D" w:rsidP="00A7412C">
      <w:pPr>
        <w:pStyle w:val="Heading1"/>
        <w:numPr>
          <w:ilvl w:val="1"/>
          <w:numId w:val="3"/>
        </w:numPr>
        <w:ind w:left="540" w:hanging="90"/>
      </w:pPr>
      <w:bookmarkStart w:id="23" w:name="_Toc449860809"/>
      <w:bookmarkStart w:id="24" w:name="_Toc449860903"/>
      <w:bookmarkStart w:id="25" w:name="_Toc523822041"/>
      <w:bookmarkStart w:id="26" w:name="_Toc283218703"/>
      <w:bookmarkStart w:id="27" w:name="_Toc283645906"/>
      <w:bookmarkStart w:id="28" w:name="_Toc187483224"/>
      <w:bookmarkStart w:id="29" w:name="_Toc187483943"/>
      <w:bookmarkStart w:id="30" w:name="_Toc216835055"/>
      <w:bookmarkStart w:id="31" w:name="_Toc283217324"/>
      <w:bookmarkStart w:id="32" w:name="_Toc283218704"/>
      <w:bookmarkStart w:id="33" w:name="_Toc283739251"/>
      <w:bookmarkEnd w:id="22"/>
      <w:r w:rsidRPr="00BA5F96">
        <w:lastRenderedPageBreak/>
        <w:t>RECORD OF REVISION</w:t>
      </w:r>
      <w:bookmarkEnd w:id="23"/>
      <w:bookmarkEnd w:id="24"/>
      <w:bookmarkEnd w:id="25"/>
    </w:p>
    <w:p w14:paraId="07F074C5" w14:textId="77777777" w:rsidR="001C7E9D" w:rsidRPr="00BA5F96" w:rsidRDefault="001C7E9D" w:rsidP="001C7E9D">
      <w:pPr>
        <w:rPr>
          <w:lang w:val="en-GB"/>
        </w:rPr>
      </w:pPr>
    </w:p>
    <w:tbl>
      <w:tblPr>
        <w:tblW w:w="972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34" w:author="Prashant Chauhan" w:date="2020-08-07T19:47:00Z">
          <w:tblPr>
            <w:tblW w:w="972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630"/>
        <w:gridCol w:w="3510"/>
        <w:gridCol w:w="1062"/>
        <w:gridCol w:w="738"/>
        <w:gridCol w:w="2430"/>
        <w:gridCol w:w="1350"/>
        <w:tblGridChange w:id="35">
          <w:tblGrid>
            <w:gridCol w:w="630"/>
            <w:gridCol w:w="3510"/>
            <w:gridCol w:w="810"/>
            <w:gridCol w:w="990"/>
            <w:gridCol w:w="2430"/>
            <w:gridCol w:w="1350"/>
          </w:tblGrid>
        </w:tblGridChange>
      </w:tblGrid>
      <w:tr w:rsidR="002704D3" w:rsidRPr="00BA5F96" w14:paraId="699DBF9E" w14:textId="77777777" w:rsidTr="00FA1EC2">
        <w:trPr>
          <w:tblHeader/>
          <w:trPrChange w:id="36" w:author="Prashant Chauhan" w:date="2020-08-07T19:47:00Z">
            <w:trPr>
              <w:tblHeader/>
            </w:trPr>
          </w:trPrChange>
        </w:trPr>
        <w:tc>
          <w:tcPr>
            <w:tcW w:w="630" w:type="dxa"/>
            <w:vAlign w:val="center"/>
            <w:tcPrChange w:id="37" w:author="Prashant Chauhan" w:date="2020-08-07T19:47:00Z">
              <w:tcPr>
                <w:tcW w:w="630" w:type="dxa"/>
                <w:vAlign w:val="center"/>
              </w:tcPr>
            </w:tcPrChange>
          </w:tcPr>
          <w:p w14:paraId="2EBC6091" w14:textId="77777777" w:rsidR="002704D3" w:rsidRPr="00BA5F96" w:rsidRDefault="002704D3" w:rsidP="00BA5F96">
            <w:pPr>
              <w:pStyle w:val="Header"/>
              <w:tabs>
                <w:tab w:val="clear" w:pos="4320"/>
                <w:tab w:val="clear" w:pos="8640"/>
                <w:tab w:val="left" w:pos="612"/>
              </w:tabs>
              <w:ind w:left="0" w:right="72"/>
              <w:jc w:val="center"/>
              <w:rPr>
                <w:rFonts w:cs="Arial"/>
                <w:b/>
                <w:bCs/>
                <w:lang w:val="en-GB"/>
              </w:rPr>
            </w:pPr>
            <w:r w:rsidRPr="00BA5F96">
              <w:rPr>
                <w:rFonts w:cs="Arial"/>
                <w:b/>
                <w:bCs/>
                <w:lang w:val="en-GB"/>
              </w:rPr>
              <w:t>No.</w:t>
            </w:r>
          </w:p>
        </w:tc>
        <w:tc>
          <w:tcPr>
            <w:tcW w:w="3510" w:type="dxa"/>
            <w:vAlign w:val="center"/>
            <w:tcPrChange w:id="38" w:author="Prashant Chauhan" w:date="2020-08-07T19:47:00Z">
              <w:tcPr>
                <w:tcW w:w="3510" w:type="dxa"/>
                <w:vAlign w:val="center"/>
              </w:tcPr>
            </w:tcPrChange>
          </w:tcPr>
          <w:p w14:paraId="0BD15A98" w14:textId="77777777" w:rsidR="00425387" w:rsidRPr="00BA5F96" w:rsidRDefault="002704D3" w:rsidP="00BA5F96">
            <w:pPr>
              <w:pStyle w:val="Header"/>
              <w:tabs>
                <w:tab w:val="clear" w:pos="4320"/>
                <w:tab w:val="clear" w:pos="8640"/>
              </w:tabs>
              <w:ind w:left="0" w:right="162"/>
              <w:jc w:val="center"/>
              <w:rPr>
                <w:rFonts w:cs="Arial"/>
                <w:b/>
                <w:bCs/>
                <w:lang w:val="en-GB"/>
              </w:rPr>
            </w:pPr>
            <w:r w:rsidRPr="00BA5F96">
              <w:rPr>
                <w:rFonts w:cs="Arial"/>
                <w:b/>
                <w:bCs/>
                <w:lang w:val="en-GB"/>
              </w:rPr>
              <w:t>Description Of Changes</w:t>
            </w:r>
          </w:p>
        </w:tc>
        <w:tc>
          <w:tcPr>
            <w:tcW w:w="1062" w:type="dxa"/>
            <w:tcPrChange w:id="39" w:author="Prashant Chauhan" w:date="2020-08-07T19:47:00Z">
              <w:tcPr>
                <w:tcW w:w="810" w:type="dxa"/>
              </w:tcPr>
            </w:tcPrChange>
          </w:tcPr>
          <w:p w14:paraId="798D2A5E" w14:textId="77777777" w:rsidR="002704D3" w:rsidRPr="00BA5F96" w:rsidRDefault="002704D3" w:rsidP="00BA5F96">
            <w:pPr>
              <w:pStyle w:val="Header"/>
              <w:tabs>
                <w:tab w:val="clear" w:pos="4320"/>
                <w:tab w:val="clear" w:pos="8640"/>
                <w:tab w:val="left" w:pos="1313"/>
              </w:tabs>
              <w:ind w:left="0" w:right="-108"/>
              <w:jc w:val="center"/>
              <w:rPr>
                <w:rFonts w:cs="Arial"/>
                <w:b/>
                <w:bCs/>
                <w:lang w:val="en-GB"/>
              </w:rPr>
            </w:pPr>
            <w:r w:rsidRPr="00BA5F96">
              <w:rPr>
                <w:rFonts w:cs="Arial"/>
                <w:b/>
                <w:bCs/>
                <w:lang w:val="en-GB"/>
              </w:rPr>
              <w:t>Issue No.</w:t>
            </w:r>
          </w:p>
        </w:tc>
        <w:tc>
          <w:tcPr>
            <w:tcW w:w="738" w:type="dxa"/>
            <w:vAlign w:val="center"/>
            <w:tcPrChange w:id="40" w:author="Prashant Chauhan" w:date="2020-08-07T19:47:00Z">
              <w:tcPr>
                <w:tcW w:w="990" w:type="dxa"/>
                <w:vAlign w:val="center"/>
              </w:tcPr>
            </w:tcPrChange>
          </w:tcPr>
          <w:p w14:paraId="379F5E59" w14:textId="77777777" w:rsidR="002704D3" w:rsidRPr="00BA5F96" w:rsidRDefault="002704D3" w:rsidP="00A463B4">
            <w:pPr>
              <w:pStyle w:val="Header"/>
              <w:tabs>
                <w:tab w:val="clear" w:pos="4320"/>
                <w:tab w:val="clear" w:pos="8640"/>
                <w:tab w:val="left" w:pos="1313"/>
              </w:tabs>
              <w:ind w:left="0" w:right="-108"/>
              <w:jc w:val="center"/>
              <w:rPr>
                <w:rFonts w:cs="Arial"/>
                <w:b/>
                <w:bCs/>
                <w:lang w:val="en-GB"/>
              </w:rPr>
            </w:pPr>
            <w:r w:rsidRPr="00BA5F96">
              <w:rPr>
                <w:rFonts w:cs="Arial"/>
                <w:b/>
                <w:bCs/>
                <w:lang w:val="en-GB"/>
              </w:rPr>
              <w:t>Rev</w:t>
            </w:r>
            <w:r w:rsidR="00A463B4">
              <w:rPr>
                <w:rFonts w:cs="Arial"/>
                <w:b/>
                <w:bCs/>
                <w:lang w:val="en-GB"/>
              </w:rPr>
              <w:t>ision</w:t>
            </w:r>
            <w:r w:rsidRPr="00BA5F96">
              <w:rPr>
                <w:rFonts w:cs="Arial"/>
                <w:b/>
                <w:bCs/>
                <w:lang w:val="en-GB"/>
              </w:rPr>
              <w:t xml:space="preserve"> No.</w:t>
            </w:r>
          </w:p>
        </w:tc>
        <w:tc>
          <w:tcPr>
            <w:tcW w:w="2430" w:type="dxa"/>
            <w:vAlign w:val="center"/>
            <w:tcPrChange w:id="41" w:author="Prashant Chauhan" w:date="2020-08-07T19:47:00Z">
              <w:tcPr>
                <w:tcW w:w="2430" w:type="dxa"/>
                <w:vAlign w:val="center"/>
              </w:tcPr>
            </w:tcPrChange>
          </w:tcPr>
          <w:p w14:paraId="77F33C18" w14:textId="77777777" w:rsidR="00425387" w:rsidRPr="00BA5F96" w:rsidRDefault="002704D3" w:rsidP="00BA5F96">
            <w:pPr>
              <w:pStyle w:val="Header"/>
              <w:tabs>
                <w:tab w:val="clear" w:pos="4320"/>
                <w:tab w:val="clear" w:pos="8640"/>
              </w:tabs>
              <w:ind w:left="0"/>
              <w:jc w:val="center"/>
              <w:rPr>
                <w:rFonts w:cs="Arial"/>
                <w:b/>
                <w:bCs/>
                <w:lang w:val="en-GB"/>
              </w:rPr>
            </w:pPr>
            <w:r w:rsidRPr="00BA5F96">
              <w:rPr>
                <w:rFonts w:cs="Arial"/>
                <w:b/>
                <w:bCs/>
                <w:lang w:val="en-GB"/>
              </w:rPr>
              <w:t>Author</w:t>
            </w:r>
          </w:p>
        </w:tc>
        <w:tc>
          <w:tcPr>
            <w:tcW w:w="1350" w:type="dxa"/>
            <w:vAlign w:val="center"/>
            <w:tcPrChange w:id="42" w:author="Prashant Chauhan" w:date="2020-08-07T19:47:00Z">
              <w:tcPr>
                <w:tcW w:w="1350" w:type="dxa"/>
                <w:vAlign w:val="center"/>
              </w:tcPr>
            </w:tcPrChange>
          </w:tcPr>
          <w:p w14:paraId="495554A9" w14:textId="77777777" w:rsidR="00425387" w:rsidRPr="00BA5F96" w:rsidRDefault="00EE50F5" w:rsidP="00A463B4">
            <w:pPr>
              <w:pStyle w:val="Header"/>
              <w:tabs>
                <w:tab w:val="clear" w:pos="4320"/>
                <w:tab w:val="clear" w:pos="8640"/>
              </w:tabs>
              <w:ind w:left="8" w:right="0"/>
              <w:jc w:val="center"/>
              <w:rPr>
                <w:rFonts w:cs="Arial"/>
                <w:b/>
                <w:bCs/>
                <w:lang w:val="en-GB"/>
              </w:rPr>
            </w:pPr>
            <w:r>
              <w:rPr>
                <w:rFonts w:cs="Arial"/>
                <w:b/>
                <w:bCs/>
                <w:lang w:val="en-GB"/>
              </w:rPr>
              <w:t xml:space="preserve">Effective </w:t>
            </w:r>
            <w:r w:rsidRPr="00BA5F96">
              <w:rPr>
                <w:rFonts w:cs="Arial"/>
                <w:b/>
                <w:bCs/>
                <w:lang w:val="en-GB"/>
              </w:rPr>
              <w:t>Date</w:t>
            </w:r>
          </w:p>
        </w:tc>
      </w:tr>
      <w:tr w:rsidR="00515DA9" w:rsidRPr="00BA5F96" w14:paraId="2199569B" w14:textId="77777777" w:rsidTr="00FA1EC2">
        <w:trPr>
          <w:trHeight w:val="432"/>
          <w:trPrChange w:id="43" w:author="Prashant Chauhan" w:date="2020-08-07T19:47:00Z">
            <w:trPr>
              <w:trHeight w:val="432"/>
            </w:trPr>
          </w:trPrChange>
        </w:trPr>
        <w:tc>
          <w:tcPr>
            <w:tcW w:w="630" w:type="dxa"/>
            <w:vAlign w:val="center"/>
            <w:tcPrChange w:id="44" w:author="Prashant Chauhan" w:date="2020-08-07T19:47:00Z">
              <w:tcPr>
                <w:tcW w:w="630" w:type="dxa"/>
                <w:vAlign w:val="center"/>
              </w:tcPr>
            </w:tcPrChange>
          </w:tcPr>
          <w:p w14:paraId="63CD03A3" w14:textId="77777777" w:rsidR="00515DA9" w:rsidRPr="00BA5F96" w:rsidRDefault="00515DA9" w:rsidP="006F6CC2">
            <w:pPr>
              <w:pStyle w:val="Header"/>
              <w:tabs>
                <w:tab w:val="clear" w:pos="4320"/>
                <w:tab w:val="clear" w:pos="8640"/>
                <w:tab w:val="left" w:pos="192"/>
                <w:tab w:val="left" w:pos="412"/>
                <w:tab w:val="left" w:pos="512"/>
                <w:tab w:val="left" w:pos="612"/>
              </w:tabs>
              <w:ind w:left="72" w:right="72"/>
              <w:jc w:val="center"/>
              <w:rPr>
                <w:rFonts w:cs="Arial"/>
                <w:lang w:val="en-GB"/>
              </w:rPr>
            </w:pPr>
            <w:r>
              <w:rPr>
                <w:rFonts w:cs="Arial"/>
                <w:lang w:val="en-GB"/>
              </w:rPr>
              <w:t>1</w:t>
            </w:r>
          </w:p>
        </w:tc>
        <w:tc>
          <w:tcPr>
            <w:tcW w:w="3510" w:type="dxa"/>
            <w:vAlign w:val="center"/>
            <w:tcPrChange w:id="45" w:author="Prashant Chauhan" w:date="2020-08-07T19:47:00Z">
              <w:tcPr>
                <w:tcW w:w="3510" w:type="dxa"/>
                <w:vAlign w:val="center"/>
              </w:tcPr>
            </w:tcPrChange>
          </w:tcPr>
          <w:p w14:paraId="4B116BFD" w14:textId="77777777" w:rsidR="00515DA9" w:rsidRPr="00BA5F96" w:rsidRDefault="00515DA9" w:rsidP="006F6CC2">
            <w:pPr>
              <w:pStyle w:val="Header"/>
              <w:tabs>
                <w:tab w:val="clear" w:pos="4320"/>
                <w:tab w:val="clear" w:pos="8640"/>
              </w:tabs>
              <w:ind w:left="72" w:right="1"/>
              <w:rPr>
                <w:rFonts w:cs="Arial"/>
                <w:lang w:val="en-GB"/>
              </w:rPr>
            </w:pPr>
            <w:r>
              <w:rPr>
                <w:rFonts w:cs="Arial"/>
                <w:lang w:val="en-GB"/>
              </w:rPr>
              <w:t xml:space="preserve">Original </w:t>
            </w:r>
          </w:p>
        </w:tc>
        <w:tc>
          <w:tcPr>
            <w:tcW w:w="1062" w:type="dxa"/>
            <w:vAlign w:val="center"/>
            <w:tcPrChange w:id="46" w:author="Prashant Chauhan" w:date="2020-08-07T19:47:00Z">
              <w:tcPr>
                <w:tcW w:w="810" w:type="dxa"/>
                <w:vAlign w:val="center"/>
              </w:tcPr>
            </w:tcPrChange>
          </w:tcPr>
          <w:p w14:paraId="7668B8B3" w14:textId="77777777" w:rsidR="00515DA9" w:rsidRPr="00BA5F96" w:rsidRDefault="00515DA9" w:rsidP="006F6CC2">
            <w:pPr>
              <w:pStyle w:val="Header"/>
              <w:tabs>
                <w:tab w:val="clear" w:pos="4320"/>
                <w:tab w:val="clear" w:pos="8640"/>
              </w:tabs>
              <w:ind w:left="-108" w:right="-108"/>
              <w:jc w:val="center"/>
              <w:rPr>
                <w:rFonts w:cs="Arial"/>
                <w:lang w:val="en-GB"/>
              </w:rPr>
            </w:pPr>
            <w:r w:rsidRPr="00BA5F96">
              <w:rPr>
                <w:rFonts w:cs="Arial"/>
                <w:lang w:val="en-GB"/>
              </w:rPr>
              <w:t>1</w:t>
            </w:r>
          </w:p>
        </w:tc>
        <w:tc>
          <w:tcPr>
            <w:tcW w:w="738" w:type="dxa"/>
            <w:vAlign w:val="center"/>
            <w:tcPrChange w:id="47" w:author="Prashant Chauhan" w:date="2020-08-07T19:47:00Z">
              <w:tcPr>
                <w:tcW w:w="990" w:type="dxa"/>
                <w:vAlign w:val="center"/>
              </w:tcPr>
            </w:tcPrChange>
          </w:tcPr>
          <w:p w14:paraId="2A82AB88" w14:textId="77777777" w:rsidR="00515DA9" w:rsidRPr="00BA5F96" w:rsidRDefault="00515DA9" w:rsidP="006F6CC2">
            <w:pPr>
              <w:pStyle w:val="Header"/>
              <w:tabs>
                <w:tab w:val="clear" w:pos="4320"/>
                <w:tab w:val="clear" w:pos="8640"/>
              </w:tabs>
              <w:ind w:left="-108" w:right="-108"/>
              <w:jc w:val="center"/>
              <w:rPr>
                <w:rFonts w:cs="Arial"/>
                <w:lang w:val="en-GB"/>
              </w:rPr>
            </w:pPr>
            <w:r w:rsidRPr="00BA5F96">
              <w:rPr>
                <w:rFonts w:cs="Arial"/>
                <w:lang w:val="en-GB"/>
              </w:rPr>
              <w:t>0</w:t>
            </w:r>
          </w:p>
        </w:tc>
        <w:tc>
          <w:tcPr>
            <w:tcW w:w="2430" w:type="dxa"/>
            <w:vAlign w:val="center"/>
            <w:tcPrChange w:id="48" w:author="Prashant Chauhan" w:date="2020-08-07T19:47:00Z">
              <w:tcPr>
                <w:tcW w:w="2430" w:type="dxa"/>
                <w:vAlign w:val="center"/>
              </w:tcPr>
            </w:tcPrChange>
          </w:tcPr>
          <w:p w14:paraId="71FB47A9" w14:textId="77777777" w:rsidR="00515DA9" w:rsidRPr="00BA5F96" w:rsidRDefault="00C23CDE" w:rsidP="00C23CDE">
            <w:pPr>
              <w:pStyle w:val="Header"/>
              <w:tabs>
                <w:tab w:val="clear" w:pos="4320"/>
                <w:tab w:val="clear" w:pos="8640"/>
              </w:tabs>
              <w:ind w:left="0"/>
              <w:rPr>
                <w:rFonts w:cs="Arial"/>
                <w:lang w:val="en-GB"/>
              </w:rPr>
            </w:pPr>
            <w:r>
              <w:rPr>
                <w:rFonts w:cs="Arial"/>
                <w:lang w:val="en-GB"/>
              </w:rPr>
              <w:t>Chandana P</w:t>
            </w:r>
          </w:p>
        </w:tc>
        <w:tc>
          <w:tcPr>
            <w:tcW w:w="1350" w:type="dxa"/>
            <w:vAlign w:val="center"/>
            <w:tcPrChange w:id="49" w:author="Prashant Chauhan" w:date="2020-08-07T19:47:00Z">
              <w:tcPr>
                <w:tcW w:w="1350" w:type="dxa"/>
                <w:vAlign w:val="center"/>
              </w:tcPr>
            </w:tcPrChange>
          </w:tcPr>
          <w:p w14:paraId="4FF914A1" w14:textId="77777777" w:rsidR="00515DA9" w:rsidRPr="00BA5F96" w:rsidRDefault="007C008B" w:rsidP="007C008B">
            <w:pPr>
              <w:pStyle w:val="Header"/>
              <w:tabs>
                <w:tab w:val="clear" w:pos="4320"/>
                <w:tab w:val="clear" w:pos="8640"/>
                <w:tab w:val="left" w:pos="1583"/>
              </w:tabs>
              <w:ind w:left="0" w:right="31"/>
              <w:jc w:val="center"/>
              <w:rPr>
                <w:rFonts w:cs="Arial"/>
                <w:lang w:val="en-GB"/>
              </w:rPr>
            </w:pPr>
            <w:r>
              <w:rPr>
                <w:rFonts w:cs="Arial"/>
                <w:lang w:val="en-GB"/>
              </w:rPr>
              <w:t>10-Mar-1</w:t>
            </w:r>
            <w:r w:rsidR="00C23CDE">
              <w:rPr>
                <w:rFonts w:cs="Arial"/>
                <w:lang w:val="en-GB"/>
              </w:rPr>
              <w:t>8</w:t>
            </w:r>
          </w:p>
        </w:tc>
      </w:tr>
      <w:tr w:rsidR="001C752E" w:rsidRPr="00BA5F96" w14:paraId="039AD121" w14:textId="77777777" w:rsidTr="00FA1EC2">
        <w:trPr>
          <w:trHeight w:val="432"/>
          <w:trPrChange w:id="50" w:author="Prashant Chauhan" w:date="2020-08-07T19:47:00Z">
            <w:trPr>
              <w:trHeight w:val="432"/>
            </w:trPr>
          </w:trPrChange>
        </w:trPr>
        <w:tc>
          <w:tcPr>
            <w:tcW w:w="630" w:type="dxa"/>
            <w:vAlign w:val="center"/>
            <w:tcPrChange w:id="51" w:author="Prashant Chauhan" w:date="2020-08-07T19:47:00Z">
              <w:tcPr>
                <w:tcW w:w="630" w:type="dxa"/>
                <w:vAlign w:val="center"/>
              </w:tcPr>
            </w:tcPrChange>
          </w:tcPr>
          <w:p w14:paraId="129C444A" w14:textId="66FAF409" w:rsidR="001C752E" w:rsidRDefault="001C752E" w:rsidP="001C752E">
            <w:pPr>
              <w:pStyle w:val="Header"/>
              <w:tabs>
                <w:tab w:val="clear" w:pos="4320"/>
                <w:tab w:val="clear" w:pos="8640"/>
                <w:tab w:val="left" w:pos="192"/>
                <w:tab w:val="left" w:pos="412"/>
                <w:tab w:val="left" w:pos="512"/>
                <w:tab w:val="left" w:pos="612"/>
              </w:tabs>
              <w:ind w:left="72" w:right="72"/>
              <w:jc w:val="center"/>
              <w:rPr>
                <w:rFonts w:cs="Arial"/>
                <w:lang w:val="en-GB"/>
              </w:rPr>
            </w:pPr>
            <w:ins w:id="52" w:author="Prashant Chauhan [2]" w:date="2020-06-25T12:20:00Z">
              <w:r>
                <w:rPr>
                  <w:rFonts w:cs="Arial"/>
                  <w:lang w:val="en-GB"/>
                </w:rPr>
                <w:t>2</w:t>
              </w:r>
            </w:ins>
          </w:p>
        </w:tc>
        <w:tc>
          <w:tcPr>
            <w:tcW w:w="3510" w:type="dxa"/>
            <w:vAlign w:val="center"/>
            <w:tcPrChange w:id="53" w:author="Prashant Chauhan" w:date="2020-08-07T19:47:00Z">
              <w:tcPr>
                <w:tcW w:w="3510" w:type="dxa"/>
                <w:vAlign w:val="center"/>
              </w:tcPr>
            </w:tcPrChange>
          </w:tcPr>
          <w:p w14:paraId="0FF48568" w14:textId="4470E44C" w:rsidR="001C752E" w:rsidRDefault="001C752E" w:rsidP="001C752E">
            <w:pPr>
              <w:pStyle w:val="Header"/>
              <w:tabs>
                <w:tab w:val="clear" w:pos="4320"/>
                <w:tab w:val="clear" w:pos="8640"/>
              </w:tabs>
              <w:ind w:left="72" w:right="1"/>
              <w:rPr>
                <w:rFonts w:cs="Arial"/>
                <w:lang w:val="en-GB"/>
              </w:rPr>
            </w:pPr>
            <w:ins w:id="54" w:author="Prashant Chauhan [2]" w:date="2020-06-25T12:20:00Z">
              <w:r w:rsidRPr="00925384">
                <w:rPr>
                  <w:rFonts w:cs="Arial"/>
                  <w:lang w:val="en-GB"/>
                </w:rPr>
                <w:t>Integrate MHCLRS with SSO</w:t>
              </w:r>
              <w:r>
                <w:rPr>
                  <w:rFonts w:cs="Arial"/>
                  <w:lang w:val="en-GB"/>
                </w:rPr>
                <w:t xml:space="preserve">. </w:t>
              </w:r>
              <w:r w:rsidRPr="00925384">
                <w:rPr>
                  <w:rFonts w:cs="Arial"/>
                  <w:lang w:val="en-GB"/>
                </w:rPr>
                <w:t>CHG0018163</w:t>
              </w:r>
            </w:ins>
          </w:p>
        </w:tc>
        <w:tc>
          <w:tcPr>
            <w:tcW w:w="1062" w:type="dxa"/>
            <w:vAlign w:val="center"/>
            <w:tcPrChange w:id="55" w:author="Prashant Chauhan" w:date="2020-08-07T19:47:00Z">
              <w:tcPr>
                <w:tcW w:w="810" w:type="dxa"/>
                <w:vAlign w:val="center"/>
              </w:tcPr>
            </w:tcPrChange>
          </w:tcPr>
          <w:p w14:paraId="32AE94F0" w14:textId="39F30815" w:rsidR="001C752E" w:rsidRPr="00BA5F96" w:rsidRDefault="001C752E" w:rsidP="001C752E">
            <w:pPr>
              <w:pStyle w:val="Header"/>
              <w:tabs>
                <w:tab w:val="clear" w:pos="4320"/>
                <w:tab w:val="clear" w:pos="8640"/>
              </w:tabs>
              <w:ind w:left="-108" w:right="-108"/>
              <w:jc w:val="center"/>
              <w:rPr>
                <w:rFonts w:cs="Arial"/>
                <w:lang w:val="en-GB"/>
              </w:rPr>
            </w:pPr>
            <w:ins w:id="56" w:author="Prashant Chauhan [2]" w:date="2020-06-25T12:20:00Z">
              <w:r>
                <w:rPr>
                  <w:rFonts w:cs="Arial"/>
                  <w:lang w:val="en-GB"/>
                </w:rPr>
                <w:t>1</w:t>
              </w:r>
            </w:ins>
          </w:p>
        </w:tc>
        <w:tc>
          <w:tcPr>
            <w:tcW w:w="738" w:type="dxa"/>
            <w:vAlign w:val="center"/>
            <w:tcPrChange w:id="57" w:author="Prashant Chauhan" w:date="2020-08-07T19:47:00Z">
              <w:tcPr>
                <w:tcW w:w="990" w:type="dxa"/>
                <w:vAlign w:val="center"/>
              </w:tcPr>
            </w:tcPrChange>
          </w:tcPr>
          <w:p w14:paraId="6E9490D4" w14:textId="3B89EA9E" w:rsidR="001C752E" w:rsidRPr="00BA5F96" w:rsidRDefault="001C752E" w:rsidP="001C752E">
            <w:pPr>
              <w:pStyle w:val="Header"/>
              <w:tabs>
                <w:tab w:val="clear" w:pos="4320"/>
                <w:tab w:val="clear" w:pos="8640"/>
              </w:tabs>
              <w:ind w:left="-108" w:right="-108"/>
              <w:jc w:val="center"/>
              <w:rPr>
                <w:rFonts w:cs="Arial"/>
                <w:lang w:val="en-GB"/>
              </w:rPr>
            </w:pPr>
            <w:ins w:id="58" w:author="Prashant Chauhan [2]" w:date="2020-06-25T12:20:00Z">
              <w:r>
                <w:rPr>
                  <w:rFonts w:cs="Arial"/>
                  <w:lang w:val="en-GB"/>
                </w:rPr>
                <w:t>1</w:t>
              </w:r>
            </w:ins>
          </w:p>
        </w:tc>
        <w:tc>
          <w:tcPr>
            <w:tcW w:w="2430" w:type="dxa"/>
            <w:vAlign w:val="center"/>
            <w:tcPrChange w:id="59" w:author="Prashant Chauhan" w:date="2020-08-07T19:47:00Z">
              <w:tcPr>
                <w:tcW w:w="2430" w:type="dxa"/>
                <w:vAlign w:val="center"/>
              </w:tcPr>
            </w:tcPrChange>
          </w:tcPr>
          <w:p w14:paraId="54850675" w14:textId="34FA72D6" w:rsidR="001C752E" w:rsidRDefault="001C752E" w:rsidP="001C752E">
            <w:pPr>
              <w:pStyle w:val="Header"/>
              <w:tabs>
                <w:tab w:val="clear" w:pos="4320"/>
                <w:tab w:val="clear" w:pos="8640"/>
              </w:tabs>
              <w:ind w:left="0"/>
              <w:rPr>
                <w:rFonts w:cs="Arial"/>
                <w:lang w:val="en-GB"/>
              </w:rPr>
            </w:pPr>
            <w:ins w:id="60" w:author="Prashant Chauhan [2]" w:date="2020-06-25T12:20:00Z">
              <w:r>
                <w:rPr>
                  <w:rFonts w:cs="Arial"/>
                  <w:lang w:val="en-GB"/>
                </w:rPr>
                <w:t>Prashant Chauhan</w:t>
              </w:r>
            </w:ins>
          </w:p>
        </w:tc>
        <w:tc>
          <w:tcPr>
            <w:tcW w:w="1350" w:type="dxa"/>
            <w:vAlign w:val="center"/>
            <w:tcPrChange w:id="61" w:author="Prashant Chauhan" w:date="2020-08-07T19:47:00Z">
              <w:tcPr>
                <w:tcW w:w="1350" w:type="dxa"/>
                <w:vAlign w:val="center"/>
              </w:tcPr>
            </w:tcPrChange>
          </w:tcPr>
          <w:p w14:paraId="0E5590A5" w14:textId="07144181" w:rsidR="001C752E" w:rsidRDefault="001C752E" w:rsidP="001C752E">
            <w:pPr>
              <w:pStyle w:val="Header"/>
              <w:tabs>
                <w:tab w:val="clear" w:pos="4320"/>
                <w:tab w:val="clear" w:pos="8640"/>
                <w:tab w:val="left" w:pos="1583"/>
              </w:tabs>
              <w:ind w:left="0" w:right="31"/>
              <w:jc w:val="center"/>
              <w:rPr>
                <w:rFonts w:cs="Arial"/>
                <w:lang w:val="en-GB"/>
              </w:rPr>
            </w:pPr>
            <w:ins w:id="62" w:author="Prashant Chauhan [2]" w:date="2020-06-25T12:20:00Z">
              <w:r>
                <w:rPr>
                  <w:rFonts w:cs="Arial"/>
                  <w:lang w:val="en-GB"/>
                </w:rPr>
                <w:t>21-May-20</w:t>
              </w:r>
            </w:ins>
          </w:p>
        </w:tc>
      </w:tr>
      <w:tr w:rsidR="006604B5" w:rsidRPr="00BA5F96" w14:paraId="5BB062F5" w14:textId="77777777" w:rsidTr="00FA1EC2">
        <w:trPr>
          <w:trHeight w:val="432"/>
          <w:trPrChange w:id="63" w:author="Prashant Chauhan" w:date="2020-08-07T19:47:00Z">
            <w:trPr>
              <w:trHeight w:val="432"/>
            </w:trPr>
          </w:trPrChange>
        </w:trPr>
        <w:tc>
          <w:tcPr>
            <w:tcW w:w="630" w:type="dxa"/>
            <w:vAlign w:val="center"/>
            <w:tcPrChange w:id="64" w:author="Prashant Chauhan" w:date="2020-08-07T19:47:00Z">
              <w:tcPr>
                <w:tcW w:w="630" w:type="dxa"/>
                <w:vAlign w:val="center"/>
              </w:tcPr>
            </w:tcPrChange>
          </w:tcPr>
          <w:p w14:paraId="65558187" w14:textId="22866B8F" w:rsidR="006604B5" w:rsidRDefault="006604B5" w:rsidP="006604B5">
            <w:pPr>
              <w:pStyle w:val="Header"/>
              <w:tabs>
                <w:tab w:val="clear" w:pos="4320"/>
                <w:tab w:val="clear" w:pos="8640"/>
                <w:tab w:val="left" w:pos="192"/>
                <w:tab w:val="left" w:pos="412"/>
                <w:tab w:val="left" w:pos="512"/>
                <w:tab w:val="left" w:pos="612"/>
              </w:tabs>
              <w:ind w:left="72" w:right="72"/>
              <w:jc w:val="center"/>
              <w:rPr>
                <w:rFonts w:cs="Arial"/>
                <w:lang w:val="en-GB"/>
              </w:rPr>
            </w:pPr>
            <w:ins w:id="65" w:author="Prashant Chauhan [2]" w:date="2020-06-25T17:00:00Z">
              <w:r>
                <w:rPr>
                  <w:rFonts w:cs="Arial"/>
                  <w:lang w:val="en-GB"/>
                </w:rPr>
                <w:t>3</w:t>
              </w:r>
            </w:ins>
          </w:p>
        </w:tc>
        <w:tc>
          <w:tcPr>
            <w:tcW w:w="3510" w:type="dxa"/>
            <w:vAlign w:val="center"/>
            <w:tcPrChange w:id="66" w:author="Prashant Chauhan" w:date="2020-08-07T19:47:00Z">
              <w:tcPr>
                <w:tcW w:w="3510" w:type="dxa"/>
                <w:vAlign w:val="center"/>
              </w:tcPr>
            </w:tcPrChange>
          </w:tcPr>
          <w:p w14:paraId="1C570E22" w14:textId="19D91063" w:rsidR="006604B5" w:rsidRDefault="006604B5" w:rsidP="006604B5">
            <w:pPr>
              <w:pStyle w:val="Header"/>
              <w:tabs>
                <w:tab w:val="clear" w:pos="4320"/>
                <w:tab w:val="clear" w:pos="8640"/>
              </w:tabs>
              <w:ind w:left="72" w:right="1"/>
              <w:rPr>
                <w:rFonts w:cs="Arial"/>
                <w:lang w:val="en-GB"/>
              </w:rPr>
            </w:pPr>
            <w:ins w:id="67" w:author="Prashant Chauhan [2]" w:date="2020-06-25T17:00:00Z">
              <w:r>
                <w:rPr>
                  <w:rFonts w:cs="Arial"/>
                  <w:lang w:val="en-GB"/>
                </w:rPr>
                <w:t>Updated the Contract Management</w:t>
              </w:r>
            </w:ins>
          </w:p>
        </w:tc>
        <w:tc>
          <w:tcPr>
            <w:tcW w:w="1062" w:type="dxa"/>
            <w:vAlign w:val="center"/>
            <w:tcPrChange w:id="68" w:author="Prashant Chauhan" w:date="2020-08-07T19:47:00Z">
              <w:tcPr>
                <w:tcW w:w="810" w:type="dxa"/>
                <w:vAlign w:val="center"/>
              </w:tcPr>
            </w:tcPrChange>
          </w:tcPr>
          <w:p w14:paraId="52C5EC04" w14:textId="37566BB9" w:rsidR="006604B5" w:rsidRPr="00BA5F96" w:rsidRDefault="006604B5" w:rsidP="006604B5">
            <w:pPr>
              <w:pStyle w:val="Header"/>
              <w:tabs>
                <w:tab w:val="clear" w:pos="4320"/>
                <w:tab w:val="clear" w:pos="8640"/>
              </w:tabs>
              <w:ind w:left="-108" w:right="-108"/>
              <w:jc w:val="center"/>
              <w:rPr>
                <w:rFonts w:cs="Arial"/>
                <w:lang w:val="en-GB"/>
              </w:rPr>
            </w:pPr>
            <w:ins w:id="69" w:author="Prashant Chauhan [2]" w:date="2020-06-25T17:00:00Z">
              <w:r>
                <w:rPr>
                  <w:rFonts w:cs="Arial"/>
                  <w:lang w:val="en-GB"/>
                </w:rPr>
                <w:t>1</w:t>
              </w:r>
            </w:ins>
          </w:p>
        </w:tc>
        <w:tc>
          <w:tcPr>
            <w:tcW w:w="738" w:type="dxa"/>
            <w:vAlign w:val="center"/>
            <w:tcPrChange w:id="70" w:author="Prashant Chauhan" w:date="2020-08-07T19:47:00Z">
              <w:tcPr>
                <w:tcW w:w="990" w:type="dxa"/>
                <w:vAlign w:val="center"/>
              </w:tcPr>
            </w:tcPrChange>
          </w:tcPr>
          <w:p w14:paraId="0DFC421A" w14:textId="096F762C" w:rsidR="006604B5" w:rsidRPr="00BA5F96" w:rsidRDefault="006604B5" w:rsidP="006604B5">
            <w:pPr>
              <w:pStyle w:val="Header"/>
              <w:tabs>
                <w:tab w:val="clear" w:pos="4320"/>
                <w:tab w:val="clear" w:pos="8640"/>
              </w:tabs>
              <w:ind w:left="-108" w:right="-108"/>
              <w:jc w:val="center"/>
              <w:rPr>
                <w:rFonts w:cs="Arial"/>
                <w:lang w:val="en-GB"/>
              </w:rPr>
            </w:pPr>
            <w:ins w:id="71" w:author="Prashant Chauhan [2]" w:date="2020-06-25T17:00:00Z">
              <w:r>
                <w:rPr>
                  <w:rFonts w:cs="Arial"/>
                  <w:lang w:val="en-GB"/>
                </w:rPr>
                <w:t>1</w:t>
              </w:r>
            </w:ins>
          </w:p>
        </w:tc>
        <w:tc>
          <w:tcPr>
            <w:tcW w:w="2430" w:type="dxa"/>
            <w:vAlign w:val="center"/>
            <w:tcPrChange w:id="72" w:author="Prashant Chauhan" w:date="2020-08-07T19:47:00Z">
              <w:tcPr>
                <w:tcW w:w="2430" w:type="dxa"/>
                <w:vAlign w:val="center"/>
              </w:tcPr>
            </w:tcPrChange>
          </w:tcPr>
          <w:p w14:paraId="2180A176" w14:textId="141520EC" w:rsidR="006604B5" w:rsidRDefault="006604B5" w:rsidP="006604B5">
            <w:pPr>
              <w:pStyle w:val="Header"/>
              <w:tabs>
                <w:tab w:val="clear" w:pos="4320"/>
                <w:tab w:val="clear" w:pos="8640"/>
              </w:tabs>
              <w:ind w:left="0"/>
              <w:rPr>
                <w:rFonts w:cs="Arial"/>
                <w:lang w:val="en-GB"/>
              </w:rPr>
            </w:pPr>
            <w:ins w:id="73" w:author="Prashant Chauhan [2]" w:date="2020-06-25T17:00:00Z">
              <w:r>
                <w:rPr>
                  <w:rFonts w:cs="Arial"/>
                  <w:lang w:val="en-GB"/>
                </w:rPr>
                <w:t>Prashant Chauhan</w:t>
              </w:r>
            </w:ins>
          </w:p>
        </w:tc>
        <w:tc>
          <w:tcPr>
            <w:tcW w:w="1350" w:type="dxa"/>
            <w:vAlign w:val="center"/>
            <w:tcPrChange w:id="74" w:author="Prashant Chauhan" w:date="2020-08-07T19:47:00Z">
              <w:tcPr>
                <w:tcW w:w="1350" w:type="dxa"/>
                <w:vAlign w:val="center"/>
              </w:tcPr>
            </w:tcPrChange>
          </w:tcPr>
          <w:p w14:paraId="5EBEE051" w14:textId="65807A80" w:rsidR="006604B5" w:rsidRDefault="00F22619" w:rsidP="009A1B31">
            <w:pPr>
              <w:pStyle w:val="Header"/>
              <w:tabs>
                <w:tab w:val="clear" w:pos="4320"/>
                <w:tab w:val="clear" w:pos="8640"/>
                <w:tab w:val="left" w:pos="1583"/>
              </w:tabs>
              <w:ind w:left="0" w:right="31"/>
              <w:jc w:val="center"/>
              <w:rPr>
                <w:rFonts w:cs="Arial"/>
                <w:lang w:val="en-GB"/>
              </w:rPr>
            </w:pPr>
            <w:ins w:id="75" w:author="Prashant Chauhan [2]" w:date="2020-06-25T17:00:00Z">
              <w:r>
                <w:rPr>
                  <w:rFonts w:cs="Arial"/>
                  <w:lang w:val="en-GB"/>
                </w:rPr>
                <w:t>25</w:t>
              </w:r>
              <w:r w:rsidR="006604B5">
                <w:rPr>
                  <w:rFonts w:cs="Arial"/>
                  <w:lang w:val="en-GB"/>
                </w:rPr>
                <w:t>-</w:t>
              </w:r>
            </w:ins>
            <w:ins w:id="76" w:author="Prashant Chauhan [2]" w:date="2020-06-25T17:59:00Z">
              <w:r>
                <w:rPr>
                  <w:rFonts w:cs="Arial"/>
                  <w:lang w:val="en-GB"/>
                </w:rPr>
                <w:t>June</w:t>
              </w:r>
            </w:ins>
            <w:ins w:id="77" w:author="Prashant Chauhan [2]" w:date="2020-06-25T17:00:00Z">
              <w:r w:rsidR="006604B5">
                <w:rPr>
                  <w:rFonts w:cs="Arial"/>
                  <w:lang w:val="en-GB"/>
                </w:rPr>
                <w:t>-20</w:t>
              </w:r>
            </w:ins>
          </w:p>
        </w:tc>
      </w:tr>
      <w:tr w:rsidR="006604B5" w:rsidRPr="00BA5F96" w14:paraId="091D9009" w14:textId="77777777" w:rsidTr="00FA1EC2">
        <w:trPr>
          <w:trHeight w:val="432"/>
          <w:trPrChange w:id="78" w:author="Prashant Chauhan" w:date="2020-08-07T19:47:00Z">
            <w:trPr>
              <w:trHeight w:val="432"/>
            </w:trPr>
          </w:trPrChange>
        </w:trPr>
        <w:tc>
          <w:tcPr>
            <w:tcW w:w="630" w:type="dxa"/>
            <w:vAlign w:val="center"/>
            <w:tcPrChange w:id="79" w:author="Prashant Chauhan" w:date="2020-08-07T19:47:00Z">
              <w:tcPr>
                <w:tcW w:w="630" w:type="dxa"/>
                <w:vAlign w:val="center"/>
              </w:tcPr>
            </w:tcPrChange>
          </w:tcPr>
          <w:p w14:paraId="18D1418D" w14:textId="200A9BC4" w:rsidR="006604B5" w:rsidRDefault="006C0D2B" w:rsidP="006604B5">
            <w:pPr>
              <w:pStyle w:val="Header"/>
              <w:tabs>
                <w:tab w:val="clear" w:pos="4320"/>
                <w:tab w:val="clear" w:pos="8640"/>
                <w:tab w:val="left" w:pos="192"/>
                <w:tab w:val="left" w:pos="412"/>
                <w:tab w:val="left" w:pos="512"/>
                <w:tab w:val="left" w:pos="612"/>
              </w:tabs>
              <w:ind w:left="72" w:right="72"/>
              <w:jc w:val="center"/>
              <w:rPr>
                <w:rFonts w:cs="Arial"/>
                <w:lang w:val="en-GB"/>
              </w:rPr>
            </w:pPr>
            <w:ins w:id="80" w:author="Prashant Chauhan" w:date="2020-08-07T19:46:00Z">
              <w:r>
                <w:rPr>
                  <w:rFonts w:cs="Arial"/>
                  <w:lang w:val="en-GB"/>
                </w:rPr>
                <w:t>4</w:t>
              </w:r>
            </w:ins>
          </w:p>
        </w:tc>
        <w:tc>
          <w:tcPr>
            <w:tcW w:w="3510" w:type="dxa"/>
            <w:vAlign w:val="center"/>
            <w:tcPrChange w:id="81" w:author="Prashant Chauhan" w:date="2020-08-07T19:47:00Z">
              <w:tcPr>
                <w:tcW w:w="3510" w:type="dxa"/>
                <w:vAlign w:val="center"/>
              </w:tcPr>
            </w:tcPrChange>
          </w:tcPr>
          <w:p w14:paraId="2ECC6AF5" w14:textId="1B4A056C" w:rsidR="006604B5" w:rsidRDefault="006C0D2B" w:rsidP="006604B5">
            <w:pPr>
              <w:pStyle w:val="Header"/>
              <w:tabs>
                <w:tab w:val="clear" w:pos="4320"/>
                <w:tab w:val="clear" w:pos="8640"/>
              </w:tabs>
              <w:ind w:left="72" w:right="1"/>
              <w:rPr>
                <w:rFonts w:cs="Arial"/>
                <w:lang w:val="en-GB"/>
              </w:rPr>
            </w:pPr>
            <w:ins w:id="82" w:author="Prashant Chauhan" w:date="2020-08-07T19:46:00Z">
              <w:r>
                <w:rPr>
                  <w:rFonts w:cs="Arial"/>
                  <w:lang w:val="en-GB"/>
                </w:rPr>
                <w:t xml:space="preserve">Updated the </w:t>
              </w:r>
              <w:commentRangeStart w:id="83"/>
              <w:r>
                <w:rPr>
                  <w:rFonts w:cs="Arial"/>
                  <w:lang w:val="en-GB"/>
                </w:rPr>
                <w:t>CR</w:t>
              </w:r>
            </w:ins>
            <w:commentRangeEnd w:id="83"/>
            <w:ins w:id="84" w:author="Prashant Chauhan" w:date="2020-08-07T19:47:00Z">
              <w:r w:rsidR="00FA1EC2">
                <w:rPr>
                  <w:rStyle w:val="CommentReference"/>
                </w:rPr>
                <w:commentReference w:id="83"/>
              </w:r>
            </w:ins>
            <w:ins w:id="85" w:author="Prashant Chauhan" w:date="2020-08-07T19:46:00Z">
              <w:r>
                <w:rPr>
                  <w:rFonts w:cs="Arial"/>
                  <w:lang w:val="en-GB"/>
                </w:rPr>
                <w:t xml:space="preserve"> </w:t>
              </w:r>
            </w:ins>
          </w:p>
        </w:tc>
        <w:tc>
          <w:tcPr>
            <w:tcW w:w="1062" w:type="dxa"/>
            <w:vAlign w:val="center"/>
            <w:tcPrChange w:id="86" w:author="Prashant Chauhan" w:date="2020-08-07T19:47:00Z">
              <w:tcPr>
                <w:tcW w:w="810" w:type="dxa"/>
                <w:vAlign w:val="center"/>
              </w:tcPr>
            </w:tcPrChange>
          </w:tcPr>
          <w:p w14:paraId="732FFD56" w14:textId="3AAB79B1" w:rsidR="006604B5" w:rsidRPr="00BA5F96" w:rsidRDefault="006C0D2B" w:rsidP="006604B5">
            <w:pPr>
              <w:pStyle w:val="Header"/>
              <w:tabs>
                <w:tab w:val="clear" w:pos="4320"/>
                <w:tab w:val="clear" w:pos="8640"/>
              </w:tabs>
              <w:ind w:left="-108" w:right="-108"/>
              <w:jc w:val="center"/>
              <w:rPr>
                <w:rFonts w:cs="Arial"/>
                <w:lang w:val="en-GB"/>
              </w:rPr>
            </w:pPr>
            <w:ins w:id="87" w:author="Prashant Chauhan" w:date="2020-08-07T19:46:00Z">
              <w:r>
                <w:rPr>
                  <w:rFonts w:cs="Arial"/>
                  <w:lang w:val="en-GB"/>
                </w:rPr>
                <w:t>1</w:t>
              </w:r>
            </w:ins>
          </w:p>
        </w:tc>
        <w:tc>
          <w:tcPr>
            <w:tcW w:w="738" w:type="dxa"/>
            <w:vAlign w:val="center"/>
            <w:tcPrChange w:id="88" w:author="Prashant Chauhan" w:date="2020-08-07T19:47:00Z">
              <w:tcPr>
                <w:tcW w:w="990" w:type="dxa"/>
                <w:vAlign w:val="center"/>
              </w:tcPr>
            </w:tcPrChange>
          </w:tcPr>
          <w:p w14:paraId="1316BF43" w14:textId="436E1B13" w:rsidR="006604B5" w:rsidRPr="00BA5F96" w:rsidRDefault="00FA1EC2" w:rsidP="006604B5">
            <w:pPr>
              <w:pStyle w:val="Header"/>
              <w:tabs>
                <w:tab w:val="clear" w:pos="4320"/>
                <w:tab w:val="clear" w:pos="8640"/>
              </w:tabs>
              <w:ind w:left="-108" w:right="-108"/>
              <w:jc w:val="center"/>
              <w:rPr>
                <w:rFonts w:cs="Arial"/>
                <w:lang w:val="en-GB"/>
              </w:rPr>
            </w:pPr>
            <w:ins w:id="89" w:author="Prashant Chauhan" w:date="2020-08-07T19:46:00Z">
              <w:r>
                <w:rPr>
                  <w:rFonts w:cs="Arial"/>
                  <w:lang w:val="en-GB"/>
                </w:rPr>
                <w:t>2</w:t>
              </w:r>
            </w:ins>
          </w:p>
        </w:tc>
        <w:tc>
          <w:tcPr>
            <w:tcW w:w="2430" w:type="dxa"/>
            <w:vAlign w:val="center"/>
            <w:tcPrChange w:id="90" w:author="Prashant Chauhan" w:date="2020-08-07T19:47:00Z">
              <w:tcPr>
                <w:tcW w:w="2430" w:type="dxa"/>
                <w:vAlign w:val="center"/>
              </w:tcPr>
            </w:tcPrChange>
          </w:tcPr>
          <w:p w14:paraId="6AB419EB" w14:textId="55257839" w:rsidR="006604B5" w:rsidRDefault="00FA1EC2" w:rsidP="006604B5">
            <w:pPr>
              <w:pStyle w:val="Header"/>
              <w:tabs>
                <w:tab w:val="clear" w:pos="4320"/>
                <w:tab w:val="clear" w:pos="8640"/>
              </w:tabs>
              <w:ind w:left="0"/>
              <w:rPr>
                <w:rFonts w:cs="Arial"/>
                <w:lang w:val="en-GB"/>
              </w:rPr>
            </w:pPr>
            <w:ins w:id="91" w:author="Prashant Chauhan" w:date="2020-08-07T19:46:00Z">
              <w:r>
                <w:rPr>
                  <w:rFonts w:cs="Arial"/>
                  <w:lang w:val="en-GB"/>
                </w:rPr>
                <w:t>Prashant Chauhan</w:t>
              </w:r>
            </w:ins>
          </w:p>
        </w:tc>
        <w:tc>
          <w:tcPr>
            <w:tcW w:w="1350" w:type="dxa"/>
            <w:vAlign w:val="center"/>
            <w:tcPrChange w:id="92" w:author="Prashant Chauhan" w:date="2020-08-07T19:47:00Z">
              <w:tcPr>
                <w:tcW w:w="1350" w:type="dxa"/>
                <w:vAlign w:val="center"/>
              </w:tcPr>
            </w:tcPrChange>
          </w:tcPr>
          <w:p w14:paraId="1A534F80" w14:textId="4FE207CB" w:rsidR="006604B5" w:rsidRDefault="00FA1EC2" w:rsidP="006604B5">
            <w:pPr>
              <w:pStyle w:val="Header"/>
              <w:tabs>
                <w:tab w:val="clear" w:pos="4320"/>
                <w:tab w:val="clear" w:pos="8640"/>
                <w:tab w:val="left" w:pos="1583"/>
              </w:tabs>
              <w:ind w:left="0" w:right="31"/>
              <w:jc w:val="center"/>
              <w:rPr>
                <w:rFonts w:cs="Arial"/>
                <w:lang w:val="en-GB"/>
              </w:rPr>
            </w:pPr>
            <w:ins w:id="93" w:author="Prashant Chauhan" w:date="2020-08-07T19:46:00Z">
              <w:r>
                <w:rPr>
                  <w:rFonts w:cs="Arial"/>
                  <w:lang w:val="en-GB"/>
                </w:rPr>
                <w:t>07-Aug-20</w:t>
              </w:r>
            </w:ins>
          </w:p>
        </w:tc>
      </w:tr>
      <w:tr w:rsidR="006604B5" w:rsidRPr="00BA5F96" w14:paraId="6DE49764" w14:textId="77777777" w:rsidTr="00FA1EC2">
        <w:trPr>
          <w:trHeight w:val="432"/>
          <w:trPrChange w:id="94" w:author="Prashant Chauhan" w:date="2020-08-07T19:47:00Z">
            <w:trPr>
              <w:trHeight w:val="432"/>
            </w:trPr>
          </w:trPrChange>
        </w:trPr>
        <w:tc>
          <w:tcPr>
            <w:tcW w:w="630" w:type="dxa"/>
            <w:vAlign w:val="center"/>
            <w:tcPrChange w:id="95" w:author="Prashant Chauhan" w:date="2020-08-07T19:47:00Z">
              <w:tcPr>
                <w:tcW w:w="630" w:type="dxa"/>
                <w:vAlign w:val="center"/>
              </w:tcPr>
            </w:tcPrChange>
          </w:tcPr>
          <w:p w14:paraId="4E2B5507" w14:textId="77777777" w:rsidR="006604B5" w:rsidRDefault="006604B5" w:rsidP="006604B5">
            <w:pPr>
              <w:pStyle w:val="Header"/>
              <w:tabs>
                <w:tab w:val="clear" w:pos="4320"/>
                <w:tab w:val="clear" w:pos="8640"/>
                <w:tab w:val="left" w:pos="192"/>
                <w:tab w:val="left" w:pos="412"/>
                <w:tab w:val="left" w:pos="512"/>
                <w:tab w:val="left" w:pos="612"/>
              </w:tabs>
              <w:ind w:left="72" w:right="72"/>
              <w:jc w:val="center"/>
              <w:rPr>
                <w:rFonts w:cs="Arial"/>
                <w:lang w:val="en-GB"/>
              </w:rPr>
            </w:pPr>
          </w:p>
        </w:tc>
        <w:tc>
          <w:tcPr>
            <w:tcW w:w="3510" w:type="dxa"/>
            <w:vAlign w:val="center"/>
            <w:tcPrChange w:id="96" w:author="Prashant Chauhan" w:date="2020-08-07T19:47:00Z">
              <w:tcPr>
                <w:tcW w:w="3510" w:type="dxa"/>
                <w:vAlign w:val="center"/>
              </w:tcPr>
            </w:tcPrChange>
          </w:tcPr>
          <w:p w14:paraId="6F69CA60" w14:textId="77777777" w:rsidR="006604B5" w:rsidRDefault="006604B5" w:rsidP="006604B5">
            <w:pPr>
              <w:pStyle w:val="Header"/>
              <w:tabs>
                <w:tab w:val="clear" w:pos="4320"/>
                <w:tab w:val="clear" w:pos="8640"/>
              </w:tabs>
              <w:ind w:left="72" w:right="1"/>
              <w:rPr>
                <w:rFonts w:cs="Arial"/>
                <w:lang w:val="en-GB"/>
              </w:rPr>
            </w:pPr>
          </w:p>
        </w:tc>
        <w:tc>
          <w:tcPr>
            <w:tcW w:w="1062" w:type="dxa"/>
            <w:vAlign w:val="center"/>
            <w:tcPrChange w:id="97" w:author="Prashant Chauhan" w:date="2020-08-07T19:47:00Z">
              <w:tcPr>
                <w:tcW w:w="810" w:type="dxa"/>
                <w:vAlign w:val="center"/>
              </w:tcPr>
            </w:tcPrChange>
          </w:tcPr>
          <w:p w14:paraId="4885C71A"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738" w:type="dxa"/>
            <w:vAlign w:val="center"/>
            <w:tcPrChange w:id="98" w:author="Prashant Chauhan" w:date="2020-08-07T19:47:00Z">
              <w:tcPr>
                <w:tcW w:w="990" w:type="dxa"/>
                <w:vAlign w:val="center"/>
              </w:tcPr>
            </w:tcPrChange>
          </w:tcPr>
          <w:p w14:paraId="4F33FE98"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2430" w:type="dxa"/>
            <w:vAlign w:val="center"/>
            <w:tcPrChange w:id="99" w:author="Prashant Chauhan" w:date="2020-08-07T19:47:00Z">
              <w:tcPr>
                <w:tcW w:w="2430" w:type="dxa"/>
                <w:vAlign w:val="center"/>
              </w:tcPr>
            </w:tcPrChange>
          </w:tcPr>
          <w:p w14:paraId="18BAF85E" w14:textId="77777777" w:rsidR="006604B5" w:rsidRDefault="006604B5" w:rsidP="006604B5">
            <w:pPr>
              <w:pStyle w:val="Header"/>
              <w:tabs>
                <w:tab w:val="clear" w:pos="4320"/>
                <w:tab w:val="clear" w:pos="8640"/>
              </w:tabs>
              <w:ind w:left="0"/>
              <w:rPr>
                <w:rFonts w:cs="Arial"/>
                <w:lang w:val="en-GB"/>
              </w:rPr>
            </w:pPr>
          </w:p>
        </w:tc>
        <w:tc>
          <w:tcPr>
            <w:tcW w:w="1350" w:type="dxa"/>
            <w:vAlign w:val="center"/>
            <w:tcPrChange w:id="100" w:author="Prashant Chauhan" w:date="2020-08-07T19:47:00Z">
              <w:tcPr>
                <w:tcW w:w="1350" w:type="dxa"/>
                <w:vAlign w:val="center"/>
              </w:tcPr>
            </w:tcPrChange>
          </w:tcPr>
          <w:p w14:paraId="57D6FE3F" w14:textId="77777777" w:rsidR="006604B5" w:rsidRDefault="006604B5" w:rsidP="006604B5">
            <w:pPr>
              <w:pStyle w:val="Header"/>
              <w:tabs>
                <w:tab w:val="clear" w:pos="4320"/>
                <w:tab w:val="clear" w:pos="8640"/>
                <w:tab w:val="left" w:pos="1583"/>
              </w:tabs>
              <w:ind w:left="0" w:right="31"/>
              <w:jc w:val="center"/>
              <w:rPr>
                <w:rFonts w:cs="Arial"/>
                <w:lang w:val="en-GB"/>
              </w:rPr>
            </w:pPr>
          </w:p>
        </w:tc>
      </w:tr>
      <w:tr w:rsidR="006604B5" w:rsidRPr="00BA5F96" w14:paraId="74D68AF7" w14:textId="77777777" w:rsidTr="00FA1EC2">
        <w:trPr>
          <w:trHeight w:val="432"/>
          <w:trPrChange w:id="101" w:author="Prashant Chauhan" w:date="2020-08-07T19:47:00Z">
            <w:trPr>
              <w:trHeight w:val="432"/>
            </w:trPr>
          </w:trPrChange>
        </w:trPr>
        <w:tc>
          <w:tcPr>
            <w:tcW w:w="630" w:type="dxa"/>
            <w:vAlign w:val="center"/>
            <w:tcPrChange w:id="102" w:author="Prashant Chauhan" w:date="2020-08-07T19:47:00Z">
              <w:tcPr>
                <w:tcW w:w="630" w:type="dxa"/>
                <w:vAlign w:val="center"/>
              </w:tcPr>
            </w:tcPrChange>
          </w:tcPr>
          <w:p w14:paraId="7590D5BB" w14:textId="77777777" w:rsidR="006604B5" w:rsidRDefault="006604B5" w:rsidP="006604B5">
            <w:pPr>
              <w:pStyle w:val="Header"/>
              <w:tabs>
                <w:tab w:val="clear" w:pos="4320"/>
                <w:tab w:val="clear" w:pos="8640"/>
                <w:tab w:val="left" w:pos="192"/>
                <w:tab w:val="left" w:pos="412"/>
                <w:tab w:val="left" w:pos="512"/>
                <w:tab w:val="left" w:pos="612"/>
              </w:tabs>
              <w:ind w:left="72" w:right="72"/>
              <w:jc w:val="center"/>
              <w:rPr>
                <w:rFonts w:cs="Arial"/>
                <w:lang w:val="en-GB"/>
              </w:rPr>
            </w:pPr>
          </w:p>
        </w:tc>
        <w:tc>
          <w:tcPr>
            <w:tcW w:w="3510" w:type="dxa"/>
            <w:vAlign w:val="center"/>
            <w:tcPrChange w:id="103" w:author="Prashant Chauhan" w:date="2020-08-07T19:47:00Z">
              <w:tcPr>
                <w:tcW w:w="3510" w:type="dxa"/>
                <w:vAlign w:val="center"/>
              </w:tcPr>
            </w:tcPrChange>
          </w:tcPr>
          <w:p w14:paraId="50645142" w14:textId="77777777" w:rsidR="006604B5" w:rsidRDefault="006604B5" w:rsidP="006604B5">
            <w:pPr>
              <w:pStyle w:val="Header"/>
              <w:tabs>
                <w:tab w:val="clear" w:pos="4320"/>
                <w:tab w:val="clear" w:pos="8640"/>
              </w:tabs>
              <w:ind w:left="72" w:right="1"/>
              <w:rPr>
                <w:rFonts w:cs="Arial"/>
                <w:lang w:val="en-GB"/>
              </w:rPr>
            </w:pPr>
          </w:p>
        </w:tc>
        <w:tc>
          <w:tcPr>
            <w:tcW w:w="1062" w:type="dxa"/>
            <w:vAlign w:val="center"/>
            <w:tcPrChange w:id="104" w:author="Prashant Chauhan" w:date="2020-08-07T19:47:00Z">
              <w:tcPr>
                <w:tcW w:w="810" w:type="dxa"/>
                <w:vAlign w:val="center"/>
              </w:tcPr>
            </w:tcPrChange>
          </w:tcPr>
          <w:p w14:paraId="338E213A"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738" w:type="dxa"/>
            <w:vAlign w:val="center"/>
            <w:tcPrChange w:id="105" w:author="Prashant Chauhan" w:date="2020-08-07T19:47:00Z">
              <w:tcPr>
                <w:tcW w:w="990" w:type="dxa"/>
                <w:vAlign w:val="center"/>
              </w:tcPr>
            </w:tcPrChange>
          </w:tcPr>
          <w:p w14:paraId="6E9D7626"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2430" w:type="dxa"/>
            <w:vAlign w:val="center"/>
            <w:tcPrChange w:id="106" w:author="Prashant Chauhan" w:date="2020-08-07T19:47:00Z">
              <w:tcPr>
                <w:tcW w:w="2430" w:type="dxa"/>
                <w:vAlign w:val="center"/>
              </w:tcPr>
            </w:tcPrChange>
          </w:tcPr>
          <w:p w14:paraId="29CA85F8" w14:textId="77777777" w:rsidR="006604B5" w:rsidRDefault="006604B5" w:rsidP="006604B5">
            <w:pPr>
              <w:pStyle w:val="Header"/>
              <w:tabs>
                <w:tab w:val="clear" w:pos="4320"/>
                <w:tab w:val="clear" w:pos="8640"/>
              </w:tabs>
              <w:ind w:left="0"/>
              <w:rPr>
                <w:rFonts w:cs="Arial"/>
                <w:lang w:val="en-GB"/>
              </w:rPr>
            </w:pPr>
          </w:p>
        </w:tc>
        <w:tc>
          <w:tcPr>
            <w:tcW w:w="1350" w:type="dxa"/>
            <w:vAlign w:val="center"/>
            <w:tcPrChange w:id="107" w:author="Prashant Chauhan" w:date="2020-08-07T19:47:00Z">
              <w:tcPr>
                <w:tcW w:w="1350" w:type="dxa"/>
                <w:vAlign w:val="center"/>
              </w:tcPr>
            </w:tcPrChange>
          </w:tcPr>
          <w:p w14:paraId="59823FCD" w14:textId="77777777" w:rsidR="006604B5" w:rsidRDefault="006604B5" w:rsidP="006604B5">
            <w:pPr>
              <w:pStyle w:val="Header"/>
              <w:tabs>
                <w:tab w:val="clear" w:pos="4320"/>
                <w:tab w:val="clear" w:pos="8640"/>
                <w:tab w:val="left" w:pos="1583"/>
              </w:tabs>
              <w:ind w:left="0" w:right="31"/>
              <w:jc w:val="center"/>
              <w:rPr>
                <w:rFonts w:cs="Arial"/>
                <w:lang w:val="en-GB"/>
              </w:rPr>
            </w:pPr>
          </w:p>
        </w:tc>
      </w:tr>
      <w:tr w:rsidR="006604B5" w:rsidRPr="00BA5F96" w14:paraId="216C970F" w14:textId="77777777" w:rsidTr="00FA1EC2">
        <w:trPr>
          <w:trHeight w:val="432"/>
          <w:trPrChange w:id="108" w:author="Prashant Chauhan" w:date="2020-08-07T19:47:00Z">
            <w:trPr>
              <w:trHeight w:val="432"/>
            </w:trPr>
          </w:trPrChange>
        </w:trPr>
        <w:tc>
          <w:tcPr>
            <w:tcW w:w="630" w:type="dxa"/>
            <w:vAlign w:val="center"/>
            <w:tcPrChange w:id="109" w:author="Prashant Chauhan" w:date="2020-08-07T19:47:00Z">
              <w:tcPr>
                <w:tcW w:w="630" w:type="dxa"/>
                <w:vAlign w:val="center"/>
              </w:tcPr>
            </w:tcPrChange>
          </w:tcPr>
          <w:p w14:paraId="659E0A5B" w14:textId="77777777" w:rsidR="006604B5" w:rsidRDefault="006604B5" w:rsidP="006604B5">
            <w:pPr>
              <w:pStyle w:val="Header"/>
              <w:tabs>
                <w:tab w:val="clear" w:pos="4320"/>
                <w:tab w:val="clear" w:pos="8640"/>
                <w:tab w:val="left" w:pos="192"/>
                <w:tab w:val="left" w:pos="412"/>
                <w:tab w:val="left" w:pos="512"/>
                <w:tab w:val="left" w:pos="612"/>
              </w:tabs>
              <w:ind w:left="72" w:right="72"/>
              <w:jc w:val="center"/>
              <w:rPr>
                <w:rFonts w:cs="Arial"/>
                <w:lang w:val="en-GB"/>
              </w:rPr>
            </w:pPr>
          </w:p>
        </w:tc>
        <w:tc>
          <w:tcPr>
            <w:tcW w:w="3510" w:type="dxa"/>
            <w:vAlign w:val="center"/>
            <w:tcPrChange w:id="110" w:author="Prashant Chauhan" w:date="2020-08-07T19:47:00Z">
              <w:tcPr>
                <w:tcW w:w="3510" w:type="dxa"/>
                <w:vAlign w:val="center"/>
              </w:tcPr>
            </w:tcPrChange>
          </w:tcPr>
          <w:p w14:paraId="7B004329" w14:textId="77777777" w:rsidR="006604B5" w:rsidRDefault="006604B5" w:rsidP="006604B5">
            <w:pPr>
              <w:pStyle w:val="Header"/>
              <w:tabs>
                <w:tab w:val="clear" w:pos="4320"/>
                <w:tab w:val="clear" w:pos="8640"/>
              </w:tabs>
              <w:ind w:left="72" w:right="1"/>
              <w:rPr>
                <w:rFonts w:cs="Arial"/>
                <w:lang w:val="en-GB"/>
              </w:rPr>
            </w:pPr>
          </w:p>
        </w:tc>
        <w:tc>
          <w:tcPr>
            <w:tcW w:w="1062" w:type="dxa"/>
            <w:vAlign w:val="center"/>
            <w:tcPrChange w:id="111" w:author="Prashant Chauhan" w:date="2020-08-07T19:47:00Z">
              <w:tcPr>
                <w:tcW w:w="810" w:type="dxa"/>
                <w:vAlign w:val="center"/>
              </w:tcPr>
            </w:tcPrChange>
          </w:tcPr>
          <w:p w14:paraId="541D70A2"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738" w:type="dxa"/>
            <w:vAlign w:val="center"/>
            <w:tcPrChange w:id="112" w:author="Prashant Chauhan" w:date="2020-08-07T19:47:00Z">
              <w:tcPr>
                <w:tcW w:w="990" w:type="dxa"/>
                <w:vAlign w:val="center"/>
              </w:tcPr>
            </w:tcPrChange>
          </w:tcPr>
          <w:p w14:paraId="0876D0B2"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2430" w:type="dxa"/>
            <w:vAlign w:val="center"/>
            <w:tcPrChange w:id="113" w:author="Prashant Chauhan" w:date="2020-08-07T19:47:00Z">
              <w:tcPr>
                <w:tcW w:w="2430" w:type="dxa"/>
                <w:vAlign w:val="center"/>
              </w:tcPr>
            </w:tcPrChange>
          </w:tcPr>
          <w:p w14:paraId="5130E7F9" w14:textId="77777777" w:rsidR="006604B5" w:rsidRDefault="006604B5" w:rsidP="006604B5">
            <w:pPr>
              <w:pStyle w:val="Header"/>
              <w:tabs>
                <w:tab w:val="clear" w:pos="4320"/>
                <w:tab w:val="clear" w:pos="8640"/>
              </w:tabs>
              <w:ind w:left="0"/>
              <w:rPr>
                <w:rFonts w:cs="Arial"/>
                <w:lang w:val="en-GB"/>
              </w:rPr>
            </w:pPr>
          </w:p>
        </w:tc>
        <w:tc>
          <w:tcPr>
            <w:tcW w:w="1350" w:type="dxa"/>
            <w:vAlign w:val="center"/>
            <w:tcPrChange w:id="114" w:author="Prashant Chauhan" w:date="2020-08-07T19:47:00Z">
              <w:tcPr>
                <w:tcW w:w="1350" w:type="dxa"/>
                <w:vAlign w:val="center"/>
              </w:tcPr>
            </w:tcPrChange>
          </w:tcPr>
          <w:p w14:paraId="5C4014D8" w14:textId="77777777" w:rsidR="006604B5" w:rsidRDefault="006604B5" w:rsidP="006604B5">
            <w:pPr>
              <w:pStyle w:val="Header"/>
              <w:tabs>
                <w:tab w:val="clear" w:pos="4320"/>
                <w:tab w:val="clear" w:pos="8640"/>
                <w:tab w:val="left" w:pos="1583"/>
              </w:tabs>
              <w:ind w:left="0" w:right="31"/>
              <w:jc w:val="center"/>
              <w:rPr>
                <w:rFonts w:cs="Arial"/>
                <w:lang w:val="en-GB"/>
              </w:rPr>
            </w:pPr>
          </w:p>
        </w:tc>
      </w:tr>
      <w:tr w:rsidR="006604B5" w:rsidRPr="00BA5F96" w14:paraId="0F46B2BA" w14:textId="77777777" w:rsidTr="00FA1EC2">
        <w:trPr>
          <w:trHeight w:val="432"/>
          <w:trPrChange w:id="115" w:author="Prashant Chauhan" w:date="2020-08-07T19:47:00Z">
            <w:trPr>
              <w:trHeight w:val="432"/>
            </w:trPr>
          </w:trPrChange>
        </w:trPr>
        <w:tc>
          <w:tcPr>
            <w:tcW w:w="630" w:type="dxa"/>
            <w:vAlign w:val="center"/>
            <w:tcPrChange w:id="116" w:author="Prashant Chauhan" w:date="2020-08-07T19:47:00Z">
              <w:tcPr>
                <w:tcW w:w="630" w:type="dxa"/>
                <w:vAlign w:val="center"/>
              </w:tcPr>
            </w:tcPrChange>
          </w:tcPr>
          <w:p w14:paraId="5DEBE633" w14:textId="77777777" w:rsidR="006604B5" w:rsidRDefault="006604B5" w:rsidP="006604B5">
            <w:pPr>
              <w:pStyle w:val="Header"/>
              <w:tabs>
                <w:tab w:val="clear" w:pos="4320"/>
                <w:tab w:val="clear" w:pos="8640"/>
                <w:tab w:val="left" w:pos="192"/>
                <w:tab w:val="left" w:pos="412"/>
                <w:tab w:val="left" w:pos="512"/>
                <w:tab w:val="left" w:pos="612"/>
              </w:tabs>
              <w:ind w:left="72" w:right="72"/>
              <w:jc w:val="center"/>
              <w:rPr>
                <w:rFonts w:cs="Arial"/>
                <w:lang w:val="en-GB"/>
              </w:rPr>
            </w:pPr>
          </w:p>
        </w:tc>
        <w:tc>
          <w:tcPr>
            <w:tcW w:w="3510" w:type="dxa"/>
            <w:vAlign w:val="center"/>
            <w:tcPrChange w:id="117" w:author="Prashant Chauhan" w:date="2020-08-07T19:47:00Z">
              <w:tcPr>
                <w:tcW w:w="3510" w:type="dxa"/>
                <w:vAlign w:val="center"/>
              </w:tcPr>
            </w:tcPrChange>
          </w:tcPr>
          <w:p w14:paraId="3DEB24DE" w14:textId="77777777" w:rsidR="006604B5" w:rsidRDefault="006604B5" w:rsidP="006604B5">
            <w:pPr>
              <w:pStyle w:val="Header"/>
              <w:tabs>
                <w:tab w:val="clear" w:pos="4320"/>
                <w:tab w:val="clear" w:pos="8640"/>
              </w:tabs>
              <w:ind w:left="72" w:right="1"/>
              <w:rPr>
                <w:rFonts w:cs="Arial"/>
                <w:lang w:val="en-GB"/>
              </w:rPr>
            </w:pPr>
          </w:p>
        </w:tc>
        <w:tc>
          <w:tcPr>
            <w:tcW w:w="1062" w:type="dxa"/>
            <w:vAlign w:val="center"/>
            <w:tcPrChange w:id="118" w:author="Prashant Chauhan" w:date="2020-08-07T19:47:00Z">
              <w:tcPr>
                <w:tcW w:w="810" w:type="dxa"/>
                <w:vAlign w:val="center"/>
              </w:tcPr>
            </w:tcPrChange>
          </w:tcPr>
          <w:p w14:paraId="00F23989"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738" w:type="dxa"/>
            <w:vAlign w:val="center"/>
            <w:tcPrChange w:id="119" w:author="Prashant Chauhan" w:date="2020-08-07T19:47:00Z">
              <w:tcPr>
                <w:tcW w:w="990" w:type="dxa"/>
                <w:vAlign w:val="center"/>
              </w:tcPr>
            </w:tcPrChange>
          </w:tcPr>
          <w:p w14:paraId="6795EAEC"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2430" w:type="dxa"/>
            <w:vAlign w:val="center"/>
            <w:tcPrChange w:id="120" w:author="Prashant Chauhan" w:date="2020-08-07T19:47:00Z">
              <w:tcPr>
                <w:tcW w:w="2430" w:type="dxa"/>
                <w:vAlign w:val="center"/>
              </w:tcPr>
            </w:tcPrChange>
          </w:tcPr>
          <w:p w14:paraId="7D625BBD" w14:textId="77777777" w:rsidR="006604B5" w:rsidRDefault="006604B5" w:rsidP="006604B5">
            <w:pPr>
              <w:pStyle w:val="Header"/>
              <w:tabs>
                <w:tab w:val="clear" w:pos="4320"/>
                <w:tab w:val="clear" w:pos="8640"/>
              </w:tabs>
              <w:ind w:left="0"/>
              <w:rPr>
                <w:rFonts w:cs="Arial"/>
                <w:lang w:val="en-GB"/>
              </w:rPr>
            </w:pPr>
          </w:p>
        </w:tc>
        <w:tc>
          <w:tcPr>
            <w:tcW w:w="1350" w:type="dxa"/>
            <w:vAlign w:val="center"/>
            <w:tcPrChange w:id="121" w:author="Prashant Chauhan" w:date="2020-08-07T19:47:00Z">
              <w:tcPr>
                <w:tcW w:w="1350" w:type="dxa"/>
                <w:vAlign w:val="center"/>
              </w:tcPr>
            </w:tcPrChange>
          </w:tcPr>
          <w:p w14:paraId="41665E91" w14:textId="77777777" w:rsidR="006604B5" w:rsidRDefault="006604B5" w:rsidP="006604B5">
            <w:pPr>
              <w:pStyle w:val="Header"/>
              <w:tabs>
                <w:tab w:val="clear" w:pos="4320"/>
                <w:tab w:val="clear" w:pos="8640"/>
                <w:tab w:val="left" w:pos="1583"/>
              </w:tabs>
              <w:ind w:left="0" w:right="31"/>
              <w:jc w:val="center"/>
              <w:rPr>
                <w:rFonts w:cs="Arial"/>
                <w:lang w:val="en-GB"/>
              </w:rPr>
            </w:pPr>
          </w:p>
        </w:tc>
      </w:tr>
      <w:tr w:rsidR="006604B5" w:rsidRPr="00BA5F96" w14:paraId="4434601F" w14:textId="77777777" w:rsidTr="00FA1EC2">
        <w:trPr>
          <w:trHeight w:val="432"/>
          <w:trPrChange w:id="122" w:author="Prashant Chauhan" w:date="2020-08-07T19:47:00Z">
            <w:trPr>
              <w:trHeight w:val="432"/>
            </w:trPr>
          </w:trPrChange>
        </w:trPr>
        <w:tc>
          <w:tcPr>
            <w:tcW w:w="630" w:type="dxa"/>
            <w:vAlign w:val="center"/>
            <w:tcPrChange w:id="123" w:author="Prashant Chauhan" w:date="2020-08-07T19:47:00Z">
              <w:tcPr>
                <w:tcW w:w="630" w:type="dxa"/>
                <w:vAlign w:val="center"/>
              </w:tcPr>
            </w:tcPrChange>
          </w:tcPr>
          <w:p w14:paraId="26433914" w14:textId="77777777" w:rsidR="006604B5" w:rsidRDefault="006604B5" w:rsidP="006604B5">
            <w:pPr>
              <w:pStyle w:val="Header"/>
              <w:tabs>
                <w:tab w:val="clear" w:pos="4320"/>
                <w:tab w:val="clear" w:pos="8640"/>
                <w:tab w:val="left" w:pos="192"/>
                <w:tab w:val="left" w:pos="412"/>
                <w:tab w:val="left" w:pos="512"/>
                <w:tab w:val="left" w:pos="612"/>
              </w:tabs>
              <w:ind w:left="72" w:right="72"/>
              <w:jc w:val="center"/>
              <w:rPr>
                <w:rFonts w:cs="Arial"/>
                <w:lang w:val="en-GB"/>
              </w:rPr>
            </w:pPr>
          </w:p>
        </w:tc>
        <w:tc>
          <w:tcPr>
            <w:tcW w:w="3510" w:type="dxa"/>
            <w:vAlign w:val="center"/>
            <w:tcPrChange w:id="124" w:author="Prashant Chauhan" w:date="2020-08-07T19:47:00Z">
              <w:tcPr>
                <w:tcW w:w="3510" w:type="dxa"/>
                <w:vAlign w:val="center"/>
              </w:tcPr>
            </w:tcPrChange>
          </w:tcPr>
          <w:p w14:paraId="7BF16DE2" w14:textId="77777777" w:rsidR="006604B5" w:rsidRDefault="006604B5" w:rsidP="006604B5">
            <w:pPr>
              <w:pStyle w:val="Header"/>
              <w:tabs>
                <w:tab w:val="clear" w:pos="4320"/>
                <w:tab w:val="clear" w:pos="8640"/>
              </w:tabs>
              <w:ind w:left="72" w:right="1"/>
              <w:rPr>
                <w:rFonts w:cs="Arial"/>
                <w:lang w:val="en-GB"/>
              </w:rPr>
            </w:pPr>
          </w:p>
        </w:tc>
        <w:tc>
          <w:tcPr>
            <w:tcW w:w="1062" w:type="dxa"/>
            <w:vAlign w:val="center"/>
            <w:tcPrChange w:id="125" w:author="Prashant Chauhan" w:date="2020-08-07T19:47:00Z">
              <w:tcPr>
                <w:tcW w:w="810" w:type="dxa"/>
                <w:vAlign w:val="center"/>
              </w:tcPr>
            </w:tcPrChange>
          </w:tcPr>
          <w:p w14:paraId="78116B16"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738" w:type="dxa"/>
            <w:vAlign w:val="center"/>
            <w:tcPrChange w:id="126" w:author="Prashant Chauhan" w:date="2020-08-07T19:47:00Z">
              <w:tcPr>
                <w:tcW w:w="990" w:type="dxa"/>
                <w:vAlign w:val="center"/>
              </w:tcPr>
            </w:tcPrChange>
          </w:tcPr>
          <w:p w14:paraId="4F463216"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2430" w:type="dxa"/>
            <w:vAlign w:val="center"/>
            <w:tcPrChange w:id="127" w:author="Prashant Chauhan" w:date="2020-08-07T19:47:00Z">
              <w:tcPr>
                <w:tcW w:w="2430" w:type="dxa"/>
                <w:vAlign w:val="center"/>
              </w:tcPr>
            </w:tcPrChange>
          </w:tcPr>
          <w:p w14:paraId="52FC6303" w14:textId="77777777" w:rsidR="006604B5" w:rsidRDefault="006604B5" w:rsidP="006604B5">
            <w:pPr>
              <w:pStyle w:val="Header"/>
              <w:tabs>
                <w:tab w:val="clear" w:pos="4320"/>
                <w:tab w:val="clear" w:pos="8640"/>
              </w:tabs>
              <w:ind w:left="0"/>
              <w:rPr>
                <w:rFonts w:cs="Arial"/>
                <w:lang w:val="en-GB"/>
              </w:rPr>
            </w:pPr>
          </w:p>
        </w:tc>
        <w:tc>
          <w:tcPr>
            <w:tcW w:w="1350" w:type="dxa"/>
            <w:vAlign w:val="center"/>
            <w:tcPrChange w:id="128" w:author="Prashant Chauhan" w:date="2020-08-07T19:47:00Z">
              <w:tcPr>
                <w:tcW w:w="1350" w:type="dxa"/>
                <w:vAlign w:val="center"/>
              </w:tcPr>
            </w:tcPrChange>
          </w:tcPr>
          <w:p w14:paraId="376F4EF2" w14:textId="77777777" w:rsidR="006604B5" w:rsidRDefault="006604B5" w:rsidP="006604B5">
            <w:pPr>
              <w:pStyle w:val="Header"/>
              <w:tabs>
                <w:tab w:val="clear" w:pos="4320"/>
                <w:tab w:val="clear" w:pos="8640"/>
                <w:tab w:val="left" w:pos="1583"/>
              </w:tabs>
              <w:ind w:left="0" w:right="31"/>
              <w:jc w:val="center"/>
              <w:rPr>
                <w:rFonts w:cs="Arial"/>
                <w:lang w:val="en-GB"/>
              </w:rPr>
            </w:pPr>
          </w:p>
        </w:tc>
      </w:tr>
      <w:tr w:rsidR="006604B5" w:rsidRPr="00BA5F96" w14:paraId="196B4163" w14:textId="77777777" w:rsidTr="00FA1EC2">
        <w:trPr>
          <w:trHeight w:val="432"/>
          <w:trPrChange w:id="129" w:author="Prashant Chauhan" w:date="2020-08-07T19:47:00Z">
            <w:trPr>
              <w:trHeight w:val="432"/>
            </w:trPr>
          </w:trPrChange>
        </w:trPr>
        <w:tc>
          <w:tcPr>
            <w:tcW w:w="630" w:type="dxa"/>
            <w:vAlign w:val="center"/>
            <w:tcPrChange w:id="130" w:author="Prashant Chauhan" w:date="2020-08-07T19:47:00Z">
              <w:tcPr>
                <w:tcW w:w="630" w:type="dxa"/>
                <w:vAlign w:val="center"/>
              </w:tcPr>
            </w:tcPrChange>
          </w:tcPr>
          <w:p w14:paraId="285866AC" w14:textId="77777777" w:rsidR="006604B5" w:rsidRDefault="006604B5" w:rsidP="006604B5">
            <w:pPr>
              <w:pStyle w:val="Header"/>
              <w:tabs>
                <w:tab w:val="clear" w:pos="4320"/>
                <w:tab w:val="clear" w:pos="8640"/>
                <w:tab w:val="left" w:pos="192"/>
                <w:tab w:val="left" w:pos="412"/>
                <w:tab w:val="left" w:pos="512"/>
                <w:tab w:val="left" w:pos="612"/>
              </w:tabs>
              <w:ind w:left="72" w:right="72"/>
              <w:jc w:val="center"/>
              <w:rPr>
                <w:rFonts w:cs="Arial"/>
                <w:lang w:val="en-GB"/>
              </w:rPr>
            </w:pPr>
          </w:p>
        </w:tc>
        <w:tc>
          <w:tcPr>
            <w:tcW w:w="3510" w:type="dxa"/>
            <w:vAlign w:val="center"/>
            <w:tcPrChange w:id="131" w:author="Prashant Chauhan" w:date="2020-08-07T19:47:00Z">
              <w:tcPr>
                <w:tcW w:w="3510" w:type="dxa"/>
                <w:vAlign w:val="center"/>
              </w:tcPr>
            </w:tcPrChange>
          </w:tcPr>
          <w:p w14:paraId="62678D0E" w14:textId="77777777" w:rsidR="006604B5" w:rsidRDefault="006604B5" w:rsidP="006604B5">
            <w:pPr>
              <w:pStyle w:val="Header"/>
              <w:tabs>
                <w:tab w:val="clear" w:pos="4320"/>
                <w:tab w:val="clear" w:pos="8640"/>
              </w:tabs>
              <w:ind w:left="72" w:right="1"/>
              <w:rPr>
                <w:rFonts w:cs="Arial"/>
                <w:lang w:val="en-GB"/>
              </w:rPr>
            </w:pPr>
          </w:p>
        </w:tc>
        <w:tc>
          <w:tcPr>
            <w:tcW w:w="1062" w:type="dxa"/>
            <w:vAlign w:val="center"/>
            <w:tcPrChange w:id="132" w:author="Prashant Chauhan" w:date="2020-08-07T19:47:00Z">
              <w:tcPr>
                <w:tcW w:w="810" w:type="dxa"/>
                <w:vAlign w:val="center"/>
              </w:tcPr>
            </w:tcPrChange>
          </w:tcPr>
          <w:p w14:paraId="399B313F"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738" w:type="dxa"/>
            <w:vAlign w:val="center"/>
            <w:tcPrChange w:id="133" w:author="Prashant Chauhan" w:date="2020-08-07T19:47:00Z">
              <w:tcPr>
                <w:tcW w:w="990" w:type="dxa"/>
                <w:vAlign w:val="center"/>
              </w:tcPr>
            </w:tcPrChange>
          </w:tcPr>
          <w:p w14:paraId="11BD0B97"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2430" w:type="dxa"/>
            <w:vAlign w:val="center"/>
            <w:tcPrChange w:id="134" w:author="Prashant Chauhan" w:date="2020-08-07T19:47:00Z">
              <w:tcPr>
                <w:tcW w:w="2430" w:type="dxa"/>
                <w:vAlign w:val="center"/>
              </w:tcPr>
            </w:tcPrChange>
          </w:tcPr>
          <w:p w14:paraId="1C726132" w14:textId="77777777" w:rsidR="006604B5" w:rsidRDefault="006604B5" w:rsidP="006604B5">
            <w:pPr>
              <w:pStyle w:val="Header"/>
              <w:tabs>
                <w:tab w:val="clear" w:pos="4320"/>
                <w:tab w:val="clear" w:pos="8640"/>
              </w:tabs>
              <w:ind w:left="0"/>
              <w:rPr>
                <w:rFonts w:cs="Arial"/>
                <w:lang w:val="en-GB"/>
              </w:rPr>
            </w:pPr>
          </w:p>
        </w:tc>
        <w:tc>
          <w:tcPr>
            <w:tcW w:w="1350" w:type="dxa"/>
            <w:vAlign w:val="center"/>
            <w:tcPrChange w:id="135" w:author="Prashant Chauhan" w:date="2020-08-07T19:47:00Z">
              <w:tcPr>
                <w:tcW w:w="1350" w:type="dxa"/>
                <w:vAlign w:val="center"/>
              </w:tcPr>
            </w:tcPrChange>
          </w:tcPr>
          <w:p w14:paraId="6B077DA0" w14:textId="77777777" w:rsidR="006604B5" w:rsidRDefault="006604B5" w:rsidP="006604B5">
            <w:pPr>
              <w:pStyle w:val="Header"/>
              <w:tabs>
                <w:tab w:val="clear" w:pos="4320"/>
                <w:tab w:val="clear" w:pos="8640"/>
                <w:tab w:val="left" w:pos="1583"/>
              </w:tabs>
              <w:ind w:left="0" w:right="31"/>
              <w:jc w:val="center"/>
              <w:rPr>
                <w:rFonts w:cs="Arial"/>
                <w:lang w:val="en-GB"/>
              </w:rPr>
            </w:pPr>
          </w:p>
        </w:tc>
      </w:tr>
      <w:tr w:rsidR="006604B5" w:rsidRPr="00BA5F96" w14:paraId="54D2C170" w14:textId="77777777" w:rsidTr="00FA1EC2">
        <w:trPr>
          <w:trHeight w:val="432"/>
          <w:trPrChange w:id="136" w:author="Prashant Chauhan" w:date="2020-08-07T19:47:00Z">
            <w:trPr>
              <w:trHeight w:val="432"/>
            </w:trPr>
          </w:trPrChange>
        </w:trPr>
        <w:tc>
          <w:tcPr>
            <w:tcW w:w="630" w:type="dxa"/>
            <w:vAlign w:val="center"/>
            <w:tcPrChange w:id="137" w:author="Prashant Chauhan" w:date="2020-08-07T19:47:00Z">
              <w:tcPr>
                <w:tcW w:w="630" w:type="dxa"/>
                <w:vAlign w:val="center"/>
              </w:tcPr>
            </w:tcPrChange>
          </w:tcPr>
          <w:p w14:paraId="42B839EC" w14:textId="77777777" w:rsidR="006604B5" w:rsidRDefault="006604B5" w:rsidP="006604B5">
            <w:pPr>
              <w:pStyle w:val="Header"/>
              <w:tabs>
                <w:tab w:val="clear" w:pos="4320"/>
                <w:tab w:val="clear" w:pos="8640"/>
                <w:tab w:val="left" w:pos="192"/>
                <w:tab w:val="left" w:pos="412"/>
                <w:tab w:val="left" w:pos="512"/>
                <w:tab w:val="left" w:pos="612"/>
              </w:tabs>
              <w:ind w:left="72" w:right="72"/>
              <w:jc w:val="center"/>
              <w:rPr>
                <w:rFonts w:cs="Arial"/>
                <w:lang w:val="en-GB"/>
              </w:rPr>
            </w:pPr>
          </w:p>
        </w:tc>
        <w:tc>
          <w:tcPr>
            <w:tcW w:w="3510" w:type="dxa"/>
            <w:vAlign w:val="center"/>
            <w:tcPrChange w:id="138" w:author="Prashant Chauhan" w:date="2020-08-07T19:47:00Z">
              <w:tcPr>
                <w:tcW w:w="3510" w:type="dxa"/>
                <w:vAlign w:val="center"/>
              </w:tcPr>
            </w:tcPrChange>
          </w:tcPr>
          <w:p w14:paraId="3092ED19" w14:textId="77777777" w:rsidR="006604B5" w:rsidRDefault="006604B5" w:rsidP="006604B5">
            <w:pPr>
              <w:pStyle w:val="Header"/>
              <w:tabs>
                <w:tab w:val="clear" w:pos="4320"/>
                <w:tab w:val="clear" w:pos="8640"/>
              </w:tabs>
              <w:ind w:left="72" w:right="1"/>
              <w:rPr>
                <w:rFonts w:cs="Arial"/>
                <w:lang w:val="en-GB"/>
              </w:rPr>
            </w:pPr>
          </w:p>
        </w:tc>
        <w:tc>
          <w:tcPr>
            <w:tcW w:w="1062" w:type="dxa"/>
            <w:vAlign w:val="center"/>
            <w:tcPrChange w:id="139" w:author="Prashant Chauhan" w:date="2020-08-07T19:47:00Z">
              <w:tcPr>
                <w:tcW w:w="810" w:type="dxa"/>
                <w:vAlign w:val="center"/>
              </w:tcPr>
            </w:tcPrChange>
          </w:tcPr>
          <w:p w14:paraId="0F9EB42C"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738" w:type="dxa"/>
            <w:vAlign w:val="center"/>
            <w:tcPrChange w:id="140" w:author="Prashant Chauhan" w:date="2020-08-07T19:47:00Z">
              <w:tcPr>
                <w:tcW w:w="990" w:type="dxa"/>
                <w:vAlign w:val="center"/>
              </w:tcPr>
            </w:tcPrChange>
          </w:tcPr>
          <w:p w14:paraId="5672B887" w14:textId="77777777" w:rsidR="006604B5" w:rsidRPr="00BA5F96" w:rsidRDefault="006604B5" w:rsidP="006604B5">
            <w:pPr>
              <w:pStyle w:val="Header"/>
              <w:tabs>
                <w:tab w:val="clear" w:pos="4320"/>
                <w:tab w:val="clear" w:pos="8640"/>
              </w:tabs>
              <w:ind w:left="-108" w:right="-108"/>
              <w:jc w:val="center"/>
              <w:rPr>
                <w:rFonts w:cs="Arial"/>
                <w:lang w:val="en-GB"/>
              </w:rPr>
            </w:pPr>
          </w:p>
        </w:tc>
        <w:tc>
          <w:tcPr>
            <w:tcW w:w="2430" w:type="dxa"/>
            <w:vAlign w:val="center"/>
            <w:tcPrChange w:id="141" w:author="Prashant Chauhan" w:date="2020-08-07T19:47:00Z">
              <w:tcPr>
                <w:tcW w:w="2430" w:type="dxa"/>
                <w:vAlign w:val="center"/>
              </w:tcPr>
            </w:tcPrChange>
          </w:tcPr>
          <w:p w14:paraId="0A1DE3E5" w14:textId="77777777" w:rsidR="006604B5" w:rsidRDefault="006604B5" w:rsidP="006604B5">
            <w:pPr>
              <w:pStyle w:val="Header"/>
              <w:tabs>
                <w:tab w:val="clear" w:pos="4320"/>
                <w:tab w:val="clear" w:pos="8640"/>
              </w:tabs>
              <w:ind w:left="0"/>
              <w:rPr>
                <w:rFonts w:cs="Arial"/>
                <w:lang w:val="en-GB"/>
              </w:rPr>
            </w:pPr>
          </w:p>
        </w:tc>
        <w:tc>
          <w:tcPr>
            <w:tcW w:w="1350" w:type="dxa"/>
            <w:vAlign w:val="center"/>
            <w:tcPrChange w:id="142" w:author="Prashant Chauhan" w:date="2020-08-07T19:47:00Z">
              <w:tcPr>
                <w:tcW w:w="1350" w:type="dxa"/>
                <w:vAlign w:val="center"/>
              </w:tcPr>
            </w:tcPrChange>
          </w:tcPr>
          <w:p w14:paraId="37BC7B4B" w14:textId="77777777" w:rsidR="006604B5" w:rsidRDefault="006604B5" w:rsidP="006604B5">
            <w:pPr>
              <w:pStyle w:val="Header"/>
              <w:tabs>
                <w:tab w:val="clear" w:pos="4320"/>
                <w:tab w:val="clear" w:pos="8640"/>
                <w:tab w:val="left" w:pos="1583"/>
              </w:tabs>
              <w:ind w:left="0" w:right="31"/>
              <w:jc w:val="center"/>
              <w:rPr>
                <w:rFonts w:cs="Arial"/>
                <w:lang w:val="en-GB"/>
              </w:rPr>
            </w:pPr>
          </w:p>
        </w:tc>
      </w:tr>
    </w:tbl>
    <w:p w14:paraId="3453D3AF" w14:textId="77777777" w:rsidR="001C7E9D" w:rsidRPr="001C7E9D" w:rsidRDefault="001C7E9D" w:rsidP="001C7E9D">
      <w:pPr>
        <w:ind w:left="0"/>
        <w:rPr>
          <w:lang w:val="en-GB"/>
        </w:rPr>
      </w:pPr>
    </w:p>
    <w:p w14:paraId="0EECACEE" w14:textId="5EB586CE" w:rsidR="001C7E9D" w:rsidRDefault="001C7E9D" w:rsidP="001C7E9D">
      <w:r>
        <w:br w:type="page"/>
      </w:r>
    </w:p>
    <w:p w14:paraId="28B2DD76" w14:textId="77777777" w:rsidR="00F505A5" w:rsidRDefault="005F49CB" w:rsidP="00A7412C">
      <w:pPr>
        <w:pStyle w:val="Heading1"/>
        <w:numPr>
          <w:ilvl w:val="1"/>
          <w:numId w:val="3"/>
        </w:numPr>
        <w:ind w:left="540" w:hanging="540"/>
      </w:pPr>
      <w:bookmarkStart w:id="143" w:name="_Toc449860810"/>
      <w:bookmarkStart w:id="144" w:name="_Toc449860904"/>
      <w:bookmarkStart w:id="145" w:name="_Toc523822042"/>
      <w:r>
        <w:lastRenderedPageBreak/>
        <w:t>LIST OF EFFECTIVE PAGES</w:t>
      </w:r>
      <w:bookmarkEnd w:id="26"/>
      <w:bookmarkEnd w:id="27"/>
      <w:bookmarkEnd w:id="143"/>
      <w:bookmarkEnd w:id="144"/>
      <w:bookmarkEnd w:id="145"/>
    </w:p>
    <w:p w14:paraId="70E6B7C7" w14:textId="77777777" w:rsidR="005F49CB" w:rsidRPr="005F49CB" w:rsidRDefault="005F49CB" w:rsidP="005F49CB">
      <w:pPr>
        <w:ind w:left="270"/>
        <w:rPr>
          <w:lang w:val="en-GB"/>
        </w:rPr>
      </w:pPr>
    </w:p>
    <w:tbl>
      <w:tblPr>
        <w:tblW w:w="9270" w:type="dxa"/>
        <w:tblInd w:w="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846"/>
        <w:gridCol w:w="1062"/>
        <w:gridCol w:w="1080"/>
        <w:gridCol w:w="270"/>
        <w:gridCol w:w="720"/>
        <w:gridCol w:w="720"/>
        <w:gridCol w:w="810"/>
        <w:gridCol w:w="990"/>
        <w:gridCol w:w="1080"/>
      </w:tblGrid>
      <w:tr w:rsidR="00A463B4" w:rsidRPr="002B62F2" w14:paraId="4843CABE" w14:textId="77777777" w:rsidTr="00815B26">
        <w:trPr>
          <w:trHeight w:val="593"/>
        </w:trPr>
        <w:tc>
          <w:tcPr>
            <w:tcW w:w="846" w:type="dxa"/>
            <w:vAlign w:val="center"/>
          </w:tcPr>
          <w:p w14:paraId="5E254B2C" w14:textId="77777777" w:rsidR="00A463B4" w:rsidRPr="00BA5F96" w:rsidRDefault="00A463B4" w:rsidP="00A463B4">
            <w:pPr>
              <w:ind w:left="0" w:right="0"/>
              <w:jc w:val="center"/>
              <w:rPr>
                <w:rFonts w:cs="Arial"/>
                <w:b/>
                <w:sz w:val="18"/>
                <w:szCs w:val="18"/>
              </w:rPr>
            </w:pPr>
            <w:r w:rsidRPr="00BA5F96">
              <w:rPr>
                <w:rFonts w:cs="Arial"/>
                <w:b/>
                <w:sz w:val="18"/>
                <w:szCs w:val="18"/>
              </w:rPr>
              <w:t>Part</w:t>
            </w:r>
          </w:p>
        </w:tc>
        <w:tc>
          <w:tcPr>
            <w:tcW w:w="846" w:type="dxa"/>
            <w:vAlign w:val="center"/>
          </w:tcPr>
          <w:p w14:paraId="57C1B6D1" w14:textId="77777777" w:rsidR="00A463B4" w:rsidRPr="00BA5F96" w:rsidRDefault="00A463B4" w:rsidP="00A463B4">
            <w:pPr>
              <w:ind w:left="-63" w:right="-1"/>
              <w:jc w:val="center"/>
              <w:rPr>
                <w:rFonts w:cs="Arial"/>
                <w:b/>
                <w:sz w:val="18"/>
                <w:szCs w:val="18"/>
              </w:rPr>
            </w:pPr>
            <w:r w:rsidRPr="00BA5F96">
              <w:rPr>
                <w:rFonts w:cs="Arial"/>
                <w:b/>
                <w:sz w:val="18"/>
                <w:szCs w:val="18"/>
              </w:rPr>
              <w:t>Page</w:t>
            </w:r>
          </w:p>
        </w:tc>
        <w:tc>
          <w:tcPr>
            <w:tcW w:w="846" w:type="dxa"/>
            <w:vAlign w:val="center"/>
          </w:tcPr>
          <w:p w14:paraId="3D8F55FB" w14:textId="77777777" w:rsidR="00A463B4" w:rsidRPr="00BA5F96" w:rsidRDefault="00A463B4" w:rsidP="00A463B4">
            <w:pPr>
              <w:ind w:left="0" w:right="15"/>
              <w:jc w:val="center"/>
              <w:rPr>
                <w:rFonts w:cs="Arial"/>
                <w:b/>
                <w:sz w:val="18"/>
                <w:szCs w:val="18"/>
              </w:rPr>
            </w:pPr>
            <w:r>
              <w:rPr>
                <w:rFonts w:cs="Arial"/>
                <w:b/>
                <w:sz w:val="18"/>
                <w:szCs w:val="18"/>
              </w:rPr>
              <w:t>Issue No.</w:t>
            </w:r>
          </w:p>
        </w:tc>
        <w:tc>
          <w:tcPr>
            <w:tcW w:w="1062" w:type="dxa"/>
            <w:vAlign w:val="center"/>
          </w:tcPr>
          <w:p w14:paraId="3EE240CC" w14:textId="77777777" w:rsidR="00A463B4" w:rsidRPr="00BA5F96" w:rsidRDefault="00A463B4" w:rsidP="00A463B4">
            <w:pPr>
              <w:ind w:left="0" w:right="15"/>
              <w:jc w:val="center"/>
              <w:rPr>
                <w:rFonts w:cs="Arial"/>
                <w:b/>
                <w:sz w:val="18"/>
                <w:szCs w:val="18"/>
              </w:rPr>
            </w:pPr>
            <w:r>
              <w:rPr>
                <w:rFonts w:cs="Arial"/>
                <w:b/>
                <w:sz w:val="18"/>
                <w:szCs w:val="18"/>
              </w:rPr>
              <w:t xml:space="preserve">Revision No. </w:t>
            </w:r>
          </w:p>
        </w:tc>
        <w:tc>
          <w:tcPr>
            <w:tcW w:w="1080" w:type="dxa"/>
            <w:vAlign w:val="center"/>
          </w:tcPr>
          <w:p w14:paraId="08DC97F2" w14:textId="77777777" w:rsidR="00A463B4" w:rsidRPr="00BA5F96" w:rsidRDefault="00A463B4" w:rsidP="00A463B4">
            <w:pPr>
              <w:ind w:left="39" w:right="0"/>
              <w:jc w:val="center"/>
              <w:rPr>
                <w:rFonts w:cs="Arial"/>
                <w:b/>
                <w:sz w:val="18"/>
                <w:szCs w:val="18"/>
              </w:rPr>
            </w:pPr>
            <w:r>
              <w:rPr>
                <w:rFonts w:cs="Arial"/>
                <w:b/>
                <w:sz w:val="18"/>
                <w:szCs w:val="18"/>
              </w:rPr>
              <w:t>Effective Da</w:t>
            </w:r>
            <w:r w:rsidRPr="00BA5F96">
              <w:rPr>
                <w:rFonts w:cs="Arial"/>
                <w:b/>
                <w:sz w:val="18"/>
                <w:szCs w:val="18"/>
              </w:rPr>
              <w:t>te</w:t>
            </w:r>
          </w:p>
        </w:tc>
        <w:tc>
          <w:tcPr>
            <w:tcW w:w="270" w:type="dxa"/>
            <w:tcBorders>
              <w:top w:val="nil"/>
              <w:bottom w:val="nil"/>
            </w:tcBorders>
          </w:tcPr>
          <w:p w14:paraId="11BDDD7B" w14:textId="77777777" w:rsidR="00A463B4" w:rsidRPr="00BA5F96" w:rsidRDefault="00A463B4" w:rsidP="00BA5F96">
            <w:pPr>
              <w:ind w:left="0" w:right="0"/>
              <w:jc w:val="center"/>
              <w:rPr>
                <w:rFonts w:cs="Arial"/>
                <w:b/>
                <w:sz w:val="18"/>
                <w:szCs w:val="18"/>
              </w:rPr>
            </w:pPr>
          </w:p>
        </w:tc>
        <w:tc>
          <w:tcPr>
            <w:tcW w:w="720" w:type="dxa"/>
            <w:vAlign w:val="center"/>
          </w:tcPr>
          <w:p w14:paraId="3BE684DC" w14:textId="77777777" w:rsidR="00A463B4" w:rsidRPr="00BA5F96" w:rsidRDefault="00A463B4" w:rsidP="00F85E2D">
            <w:pPr>
              <w:ind w:left="0" w:right="0"/>
              <w:jc w:val="center"/>
              <w:rPr>
                <w:rFonts w:cs="Arial"/>
                <w:b/>
                <w:sz w:val="18"/>
                <w:szCs w:val="18"/>
              </w:rPr>
            </w:pPr>
            <w:r w:rsidRPr="00BA5F96">
              <w:rPr>
                <w:rFonts w:cs="Arial"/>
                <w:b/>
                <w:sz w:val="18"/>
                <w:szCs w:val="18"/>
              </w:rPr>
              <w:t>Part</w:t>
            </w:r>
          </w:p>
        </w:tc>
        <w:tc>
          <w:tcPr>
            <w:tcW w:w="720" w:type="dxa"/>
            <w:vAlign w:val="center"/>
          </w:tcPr>
          <w:p w14:paraId="1583C936" w14:textId="77777777" w:rsidR="00A463B4" w:rsidRPr="00BA5F96" w:rsidRDefault="00A463B4" w:rsidP="00F85E2D">
            <w:pPr>
              <w:ind w:left="-63" w:right="-1"/>
              <w:jc w:val="center"/>
              <w:rPr>
                <w:rFonts w:cs="Arial"/>
                <w:b/>
                <w:sz w:val="18"/>
                <w:szCs w:val="18"/>
              </w:rPr>
            </w:pPr>
            <w:r w:rsidRPr="00BA5F96">
              <w:rPr>
                <w:rFonts w:cs="Arial"/>
                <w:b/>
                <w:sz w:val="18"/>
                <w:szCs w:val="18"/>
              </w:rPr>
              <w:t>Page</w:t>
            </w:r>
          </w:p>
        </w:tc>
        <w:tc>
          <w:tcPr>
            <w:tcW w:w="810" w:type="dxa"/>
            <w:vAlign w:val="center"/>
          </w:tcPr>
          <w:p w14:paraId="7BCAD58F" w14:textId="77777777" w:rsidR="00A463B4" w:rsidRPr="00BA5F96" w:rsidRDefault="00A463B4" w:rsidP="00F85E2D">
            <w:pPr>
              <w:ind w:left="0" w:right="15"/>
              <w:jc w:val="center"/>
              <w:rPr>
                <w:rFonts w:cs="Arial"/>
                <w:b/>
                <w:sz w:val="18"/>
                <w:szCs w:val="18"/>
              </w:rPr>
            </w:pPr>
            <w:r>
              <w:rPr>
                <w:rFonts w:cs="Arial"/>
                <w:b/>
                <w:sz w:val="18"/>
                <w:szCs w:val="18"/>
              </w:rPr>
              <w:t>Issue No.</w:t>
            </w:r>
          </w:p>
        </w:tc>
        <w:tc>
          <w:tcPr>
            <w:tcW w:w="990" w:type="dxa"/>
            <w:vAlign w:val="center"/>
          </w:tcPr>
          <w:p w14:paraId="2F6FD0F3" w14:textId="77777777" w:rsidR="00A463B4" w:rsidRPr="00BA5F96" w:rsidRDefault="00A463B4" w:rsidP="00F85E2D">
            <w:pPr>
              <w:ind w:left="0" w:right="15"/>
              <w:jc w:val="center"/>
              <w:rPr>
                <w:rFonts w:cs="Arial"/>
                <w:b/>
                <w:sz w:val="18"/>
                <w:szCs w:val="18"/>
              </w:rPr>
            </w:pPr>
            <w:r>
              <w:rPr>
                <w:rFonts w:cs="Arial"/>
                <w:b/>
                <w:sz w:val="18"/>
                <w:szCs w:val="18"/>
              </w:rPr>
              <w:t xml:space="preserve">Revision No. </w:t>
            </w:r>
          </w:p>
        </w:tc>
        <w:tc>
          <w:tcPr>
            <w:tcW w:w="1080" w:type="dxa"/>
            <w:vAlign w:val="center"/>
          </w:tcPr>
          <w:p w14:paraId="6FAFD9CF" w14:textId="77777777" w:rsidR="00A463B4" w:rsidRPr="00BA5F96" w:rsidRDefault="00A463B4" w:rsidP="00F85E2D">
            <w:pPr>
              <w:ind w:left="39" w:right="0"/>
              <w:jc w:val="center"/>
              <w:rPr>
                <w:rFonts w:cs="Arial"/>
                <w:b/>
                <w:sz w:val="18"/>
                <w:szCs w:val="18"/>
              </w:rPr>
            </w:pPr>
            <w:r>
              <w:rPr>
                <w:rFonts w:cs="Arial"/>
                <w:b/>
                <w:sz w:val="18"/>
                <w:szCs w:val="18"/>
              </w:rPr>
              <w:t>Effective Da</w:t>
            </w:r>
            <w:r w:rsidRPr="00BA5F96">
              <w:rPr>
                <w:rFonts w:cs="Arial"/>
                <w:b/>
                <w:sz w:val="18"/>
                <w:szCs w:val="18"/>
              </w:rPr>
              <w:t>te</w:t>
            </w:r>
          </w:p>
        </w:tc>
      </w:tr>
      <w:tr w:rsidR="004009EE" w:rsidRPr="002B62F2" w14:paraId="03E86194" w14:textId="77777777" w:rsidTr="00815B26">
        <w:trPr>
          <w:trHeight w:val="422"/>
        </w:trPr>
        <w:tc>
          <w:tcPr>
            <w:tcW w:w="846" w:type="dxa"/>
            <w:vAlign w:val="center"/>
          </w:tcPr>
          <w:p w14:paraId="6BC5AE44" w14:textId="77777777" w:rsidR="004009EE" w:rsidRPr="00A41115" w:rsidRDefault="004009EE" w:rsidP="004009EE">
            <w:pPr>
              <w:ind w:left="-108" w:right="-108"/>
              <w:jc w:val="center"/>
              <w:rPr>
                <w:rFonts w:cs="Arial"/>
                <w:sz w:val="18"/>
                <w:szCs w:val="18"/>
              </w:rPr>
            </w:pPr>
            <w:r>
              <w:rPr>
                <w:rFonts w:cs="Arial"/>
                <w:sz w:val="18"/>
                <w:szCs w:val="18"/>
              </w:rPr>
              <w:t>1</w:t>
            </w:r>
          </w:p>
        </w:tc>
        <w:tc>
          <w:tcPr>
            <w:tcW w:w="846" w:type="dxa"/>
            <w:vAlign w:val="center"/>
          </w:tcPr>
          <w:p w14:paraId="19BB5F57" w14:textId="77777777" w:rsidR="004009EE" w:rsidRPr="00A41115" w:rsidRDefault="004009EE" w:rsidP="004009EE">
            <w:pPr>
              <w:ind w:left="-63" w:right="-108"/>
              <w:jc w:val="center"/>
              <w:rPr>
                <w:rFonts w:cs="Arial"/>
                <w:sz w:val="18"/>
                <w:szCs w:val="18"/>
              </w:rPr>
            </w:pPr>
            <w:r>
              <w:rPr>
                <w:rFonts w:cs="Arial"/>
                <w:sz w:val="18"/>
                <w:szCs w:val="18"/>
              </w:rPr>
              <w:t>1-1</w:t>
            </w:r>
          </w:p>
        </w:tc>
        <w:tc>
          <w:tcPr>
            <w:tcW w:w="846" w:type="dxa"/>
            <w:vAlign w:val="center"/>
          </w:tcPr>
          <w:p w14:paraId="4445512A" w14:textId="77777777" w:rsidR="004009EE" w:rsidRPr="00BA5F96" w:rsidRDefault="004009EE" w:rsidP="004009EE">
            <w:pPr>
              <w:ind w:left="-108" w:right="-108"/>
              <w:jc w:val="center"/>
              <w:rPr>
                <w:rFonts w:cs="Arial"/>
                <w:sz w:val="18"/>
                <w:szCs w:val="18"/>
              </w:rPr>
            </w:pPr>
            <w:r>
              <w:rPr>
                <w:rFonts w:cs="Arial"/>
                <w:sz w:val="18"/>
                <w:szCs w:val="18"/>
              </w:rPr>
              <w:t>1</w:t>
            </w:r>
          </w:p>
        </w:tc>
        <w:tc>
          <w:tcPr>
            <w:tcW w:w="1062" w:type="dxa"/>
            <w:vAlign w:val="center"/>
          </w:tcPr>
          <w:p w14:paraId="324799D1" w14:textId="77777777" w:rsidR="004009EE" w:rsidRPr="00BA5F96" w:rsidRDefault="004009EE" w:rsidP="004009EE">
            <w:pPr>
              <w:ind w:left="-108" w:right="-108"/>
              <w:jc w:val="center"/>
              <w:rPr>
                <w:rFonts w:cs="Arial"/>
                <w:sz w:val="18"/>
                <w:szCs w:val="18"/>
              </w:rPr>
            </w:pPr>
            <w:r>
              <w:rPr>
                <w:rFonts w:cs="Arial"/>
                <w:sz w:val="18"/>
                <w:szCs w:val="18"/>
              </w:rPr>
              <w:t>0</w:t>
            </w:r>
          </w:p>
        </w:tc>
        <w:tc>
          <w:tcPr>
            <w:tcW w:w="1080" w:type="dxa"/>
            <w:vAlign w:val="center"/>
          </w:tcPr>
          <w:p w14:paraId="7FE4AD6E" w14:textId="77777777" w:rsidR="004009EE" w:rsidRPr="00BA5F96" w:rsidRDefault="004009EE" w:rsidP="004009EE">
            <w:pPr>
              <w:ind w:left="-108" w:right="-108"/>
              <w:jc w:val="center"/>
              <w:rPr>
                <w:rFonts w:cs="Arial"/>
                <w:sz w:val="18"/>
                <w:szCs w:val="18"/>
              </w:rPr>
            </w:pPr>
            <w:r>
              <w:rPr>
                <w:rFonts w:cs="Arial"/>
                <w:sz w:val="18"/>
                <w:szCs w:val="18"/>
              </w:rPr>
              <w:t>10-03-18</w:t>
            </w:r>
          </w:p>
        </w:tc>
        <w:tc>
          <w:tcPr>
            <w:tcW w:w="270" w:type="dxa"/>
            <w:tcBorders>
              <w:top w:val="nil"/>
              <w:bottom w:val="nil"/>
            </w:tcBorders>
          </w:tcPr>
          <w:p w14:paraId="02DE523F" w14:textId="77777777" w:rsidR="004009EE" w:rsidRPr="00BA5F96" w:rsidRDefault="004009EE" w:rsidP="004009EE">
            <w:pPr>
              <w:ind w:left="0" w:right="-108"/>
              <w:jc w:val="center"/>
              <w:rPr>
                <w:rFonts w:cs="Arial"/>
                <w:sz w:val="18"/>
                <w:szCs w:val="18"/>
              </w:rPr>
            </w:pPr>
          </w:p>
        </w:tc>
        <w:tc>
          <w:tcPr>
            <w:tcW w:w="720" w:type="dxa"/>
            <w:vAlign w:val="center"/>
          </w:tcPr>
          <w:p w14:paraId="2605E2FA" w14:textId="77777777" w:rsidR="004009EE" w:rsidRPr="00BA5F96" w:rsidRDefault="004009EE" w:rsidP="004009EE">
            <w:pPr>
              <w:ind w:left="-108" w:right="-108"/>
              <w:jc w:val="center"/>
              <w:rPr>
                <w:rFonts w:cs="Arial"/>
                <w:sz w:val="18"/>
                <w:szCs w:val="18"/>
              </w:rPr>
            </w:pPr>
          </w:p>
        </w:tc>
        <w:tc>
          <w:tcPr>
            <w:tcW w:w="720" w:type="dxa"/>
            <w:vAlign w:val="center"/>
          </w:tcPr>
          <w:p w14:paraId="4AE14B1E" w14:textId="77777777" w:rsidR="004009EE" w:rsidRPr="00BA5F96" w:rsidRDefault="004009EE" w:rsidP="004009EE">
            <w:pPr>
              <w:ind w:left="-108" w:right="-108"/>
              <w:jc w:val="center"/>
              <w:rPr>
                <w:rFonts w:cs="Arial"/>
                <w:sz w:val="18"/>
                <w:szCs w:val="18"/>
              </w:rPr>
            </w:pPr>
          </w:p>
        </w:tc>
        <w:tc>
          <w:tcPr>
            <w:tcW w:w="810" w:type="dxa"/>
            <w:vAlign w:val="center"/>
          </w:tcPr>
          <w:p w14:paraId="400B9484" w14:textId="77777777" w:rsidR="004009EE" w:rsidRPr="00BA5F96" w:rsidRDefault="004009EE" w:rsidP="004009EE">
            <w:pPr>
              <w:ind w:left="-108" w:right="-108"/>
              <w:jc w:val="center"/>
              <w:rPr>
                <w:rFonts w:cs="Arial"/>
                <w:sz w:val="18"/>
                <w:szCs w:val="18"/>
              </w:rPr>
            </w:pPr>
          </w:p>
        </w:tc>
        <w:tc>
          <w:tcPr>
            <w:tcW w:w="990" w:type="dxa"/>
            <w:vAlign w:val="center"/>
          </w:tcPr>
          <w:p w14:paraId="174D64E5" w14:textId="77777777" w:rsidR="004009EE" w:rsidRPr="00BA5F96" w:rsidRDefault="004009EE" w:rsidP="004009EE">
            <w:pPr>
              <w:ind w:left="-108" w:right="-108"/>
              <w:jc w:val="center"/>
              <w:rPr>
                <w:rFonts w:cs="Arial"/>
                <w:sz w:val="18"/>
                <w:szCs w:val="18"/>
              </w:rPr>
            </w:pPr>
          </w:p>
        </w:tc>
        <w:tc>
          <w:tcPr>
            <w:tcW w:w="1080" w:type="dxa"/>
            <w:vAlign w:val="center"/>
          </w:tcPr>
          <w:p w14:paraId="0F246FF9" w14:textId="77777777" w:rsidR="004009EE" w:rsidRPr="00BA5F96" w:rsidRDefault="004009EE" w:rsidP="004009EE">
            <w:pPr>
              <w:ind w:left="-108" w:right="-108"/>
              <w:jc w:val="center"/>
              <w:rPr>
                <w:rFonts w:cs="Arial"/>
                <w:sz w:val="18"/>
                <w:szCs w:val="18"/>
              </w:rPr>
            </w:pPr>
          </w:p>
        </w:tc>
      </w:tr>
      <w:tr w:rsidR="004009EE" w:rsidRPr="002B62F2" w14:paraId="5024E119" w14:textId="77777777" w:rsidTr="00815B26">
        <w:trPr>
          <w:trHeight w:val="359"/>
        </w:trPr>
        <w:tc>
          <w:tcPr>
            <w:tcW w:w="846" w:type="dxa"/>
            <w:vAlign w:val="center"/>
          </w:tcPr>
          <w:p w14:paraId="04F40E23" w14:textId="77777777" w:rsidR="004009EE" w:rsidRPr="00A41115" w:rsidRDefault="004009EE" w:rsidP="004009EE">
            <w:pPr>
              <w:jc w:val="center"/>
              <w:rPr>
                <w:rFonts w:cs="Arial"/>
                <w:sz w:val="18"/>
                <w:szCs w:val="18"/>
              </w:rPr>
            </w:pPr>
          </w:p>
        </w:tc>
        <w:tc>
          <w:tcPr>
            <w:tcW w:w="846" w:type="dxa"/>
            <w:vAlign w:val="center"/>
          </w:tcPr>
          <w:p w14:paraId="21CEFE01" w14:textId="77777777" w:rsidR="004009EE" w:rsidRPr="00A41115" w:rsidRDefault="004009EE" w:rsidP="004009EE">
            <w:pPr>
              <w:ind w:left="-63" w:right="-108"/>
              <w:jc w:val="center"/>
              <w:rPr>
                <w:rFonts w:cs="Arial"/>
                <w:sz w:val="18"/>
                <w:szCs w:val="18"/>
              </w:rPr>
            </w:pPr>
            <w:r>
              <w:rPr>
                <w:rFonts w:cs="Arial"/>
                <w:sz w:val="18"/>
                <w:szCs w:val="18"/>
              </w:rPr>
              <w:t>1-2</w:t>
            </w:r>
          </w:p>
        </w:tc>
        <w:tc>
          <w:tcPr>
            <w:tcW w:w="846" w:type="dxa"/>
            <w:vAlign w:val="center"/>
          </w:tcPr>
          <w:p w14:paraId="1CF32310" w14:textId="77777777" w:rsidR="004009EE" w:rsidRPr="00BA5F96" w:rsidRDefault="004009EE" w:rsidP="004009EE">
            <w:pPr>
              <w:ind w:left="-108" w:right="-108"/>
              <w:jc w:val="center"/>
              <w:rPr>
                <w:rFonts w:cs="Arial"/>
                <w:sz w:val="18"/>
                <w:szCs w:val="18"/>
              </w:rPr>
            </w:pPr>
            <w:r>
              <w:rPr>
                <w:rFonts w:cs="Arial"/>
                <w:sz w:val="18"/>
                <w:szCs w:val="18"/>
              </w:rPr>
              <w:t>1</w:t>
            </w:r>
          </w:p>
        </w:tc>
        <w:tc>
          <w:tcPr>
            <w:tcW w:w="1062" w:type="dxa"/>
            <w:vAlign w:val="center"/>
          </w:tcPr>
          <w:p w14:paraId="3694E738" w14:textId="77777777" w:rsidR="004009EE" w:rsidRPr="00BA5F96" w:rsidRDefault="004009EE" w:rsidP="004009EE">
            <w:pPr>
              <w:ind w:left="-108" w:right="-108"/>
              <w:jc w:val="center"/>
              <w:rPr>
                <w:rFonts w:cs="Arial"/>
                <w:sz w:val="18"/>
                <w:szCs w:val="18"/>
              </w:rPr>
            </w:pPr>
            <w:r>
              <w:rPr>
                <w:rFonts w:cs="Arial"/>
                <w:sz w:val="18"/>
                <w:szCs w:val="18"/>
              </w:rPr>
              <w:t>0</w:t>
            </w:r>
          </w:p>
        </w:tc>
        <w:tc>
          <w:tcPr>
            <w:tcW w:w="1080" w:type="dxa"/>
            <w:vAlign w:val="center"/>
          </w:tcPr>
          <w:p w14:paraId="097710FC" w14:textId="77777777" w:rsidR="004009EE" w:rsidRPr="00BA5F96" w:rsidRDefault="004009EE" w:rsidP="004009EE">
            <w:pPr>
              <w:ind w:left="-108" w:right="-108"/>
              <w:jc w:val="center"/>
              <w:rPr>
                <w:rFonts w:cs="Arial"/>
                <w:sz w:val="18"/>
                <w:szCs w:val="18"/>
              </w:rPr>
            </w:pPr>
            <w:r>
              <w:rPr>
                <w:rFonts w:cs="Arial"/>
                <w:sz w:val="18"/>
                <w:szCs w:val="18"/>
              </w:rPr>
              <w:t>10-03-18</w:t>
            </w:r>
          </w:p>
        </w:tc>
        <w:tc>
          <w:tcPr>
            <w:tcW w:w="270" w:type="dxa"/>
            <w:tcBorders>
              <w:top w:val="nil"/>
              <w:bottom w:val="nil"/>
            </w:tcBorders>
          </w:tcPr>
          <w:p w14:paraId="37D34B85" w14:textId="77777777" w:rsidR="004009EE" w:rsidRPr="00BA5F96" w:rsidRDefault="004009EE" w:rsidP="004009EE">
            <w:pPr>
              <w:jc w:val="center"/>
              <w:rPr>
                <w:rFonts w:cs="Arial"/>
                <w:sz w:val="18"/>
                <w:szCs w:val="18"/>
              </w:rPr>
            </w:pPr>
          </w:p>
        </w:tc>
        <w:tc>
          <w:tcPr>
            <w:tcW w:w="720" w:type="dxa"/>
            <w:vAlign w:val="center"/>
          </w:tcPr>
          <w:p w14:paraId="4004FB18" w14:textId="77777777" w:rsidR="004009EE" w:rsidRPr="00BA5F96" w:rsidRDefault="004009EE" w:rsidP="004009EE">
            <w:pPr>
              <w:ind w:left="-108" w:right="-108"/>
              <w:jc w:val="center"/>
              <w:rPr>
                <w:rFonts w:cs="Arial"/>
                <w:sz w:val="18"/>
                <w:szCs w:val="18"/>
              </w:rPr>
            </w:pPr>
          </w:p>
        </w:tc>
        <w:tc>
          <w:tcPr>
            <w:tcW w:w="720" w:type="dxa"/>
            <w:vAlign w:val="center"/>
          </w:tcPr>
          <w:p w14:paraId="1A219007" w14:textId="77777777" w:rsidR="004009EE" w:rsidRPr="00BA5F96" w:rsidRDefault="004009EE" w:rsidP="004009EE">
            <w:pPr>
              <w:ind w:left="-108" w:right="-108"/>
              <w:jc w:val="center"/>
              <w:rPr>
                <w:rFonts w:cs="Arial"/>
                <w:sz w:val="18"/>
                <w:szCs w:val="18"/>
              </w:rPr>
            </w:pPr>
          </w:p>
        </w:tc>
        <w:tc>
          <w:tcPr>
            <w:tcW w:w="810" w:type="dxa"/>
            <w:vAlign w:val="center"/>
          </w:tcPr>
          <w:p w14:paraId="149F1AE3" w14:textId="77777777" w:rsidR="004009EE" w:rsidRPr="00BA5F96" w:rsidRDefault="004009EE" w:rsidP="004009EE">
            <w:pPr>
              <w:ind w:left="-108" w:right="-108"/>
              <w:jc w:val="center"/>
              <w:rPr>
                <w:rFonts w:cs="Arial"/>
                <w:sz w:val="18"/>
                <w:szCs w:val="18"/>
              </w:rPr>
            </w:pPr>
          </w:p>
        </w:tc>
        <w:tc>
          <w:tcPr>
            <w:tcW w:w="990" w:type="dxa"/>
            <w:vAlign w:val="center"/>
          </w:tcPr>
          <w:p w14:paraId="36D72EBD" w14:textId="77777777" w:rsidR="004009EE" w:rsidRPr="00BA5F96" w:rsidRDefault="004009EE" w:rsidP="004009EE">
            <w:pPr>
              <w:ind w:left="-108" w:right="-108"/>
              <w:jc w:val="center"/>
              <w:rPr>
                <w:rFonts w:cs="Arial"/>
                <w:sz w:val="18"/>
                <w:szCs w:val="18"/>
              </w:rPr>
            </w:pPr>
          </w:p>
        </w:tc>
        <w:tc>
          <w:tcPr>
            <w:tcW w:w="1080" w:type="dxa"/>
            <w:vAlign w:val="center"/>
          </w:tcPr>
          <w:p w14:paraId="7828CBF1" w14:textId="77777777" w:rsidR="004009EE" w:rsidRPr="00BA5F96" w:rsidRDefault="004009EE" w:rsidP="004009EE">
            <w:pPr>
              <w:ind w:left="-108" w:right="-108"/>
              <w:jc w:val="center"/>
              <w:rPr>
                <w:rFonts w:cs="Arial"/>
                <w:sz w:val="18"/>
                <w:szCs w:val="18"/>
              </w:rPr>
            </w:pPr>
          </w:p>
        </w:tc>
      </w:tr>
      <w:tr w:rsidR="005822E2" w:rsidRPr="002B62F2" w14:paraId="5596D01B" w14:textId="77777777" w:rsidTr="00815B26">
        <w:trPr>
          <w:trHeight w:val="359"/>
          <w:ins w:id="146" w:author="Prashant Chauhan [2]" w:date="2020-06-25T18:05:00Z"/>
        </w:trPr>
        <w:tc>
          <w:tcPr>
            <w:tcW w:w="846" w:type="dxa"/>
            <w:vAlign w:val="center"/>
          </w:tcPr>
          <w:p w14:paraId="1F351CDD" w14:textId="77777777" w:rsidR="005822E2" w:rsidRPr="00A41115" w:rsidRDefault="005822E2" w:rsidP="005822E2">
            <w:pPr>
              <w:jc w:val="center"/>
              <w:rPr>
                <w:ins w:id="147" w:author="Prashant Chauhan [2]" w:date="2020-06-25T18:05:00Z"/>
                <w:rFonts w:cs="Arial"/>
                <w:sz w:val="18"/>
                <w:szCs w:val="18"/>
              </w:rPr>
            </w:pPr>
          </w:p>
        </w:tc>
        <w:tc>
          <w:tcPr>
            <w:tcW w:w="846" w:type="dxa"/>
            <w:vAlign w:val="center"/>
          </w:tcPr>
          <w:p w14:paraId="53A11D14" w14:textId="04BF81C7" w:rsidR="005822E2" w:rsidRDefault="005822E2" w:rsidP="005822E2">
            <w:pPr>
              <w:ind w:left="-63" w:right="-108"/>
              <w:jc w:val="center"/>
              <w:rPr>
                <w:ins w:id="148" w:author="Prashant Chauhan [2]" w:date="2020-06-25T18:05:00Z"/>
                <w:rFonts w:cs="Arial"/>
                <w:sz w:val="18"/>
                <w:szCs w:val="18"/>
              </w:rPr>
            </w:pPr>
            <w:ins w:id="149" w:author="Prashant Chauhan [2]" w:date="2020-06-25T18:05:00Z">
              <w:r>
                <w:rPr>
                  <w:rFonts w:cs="Arial"/>
                  <w:sz w:val="18"/>
                  <w:szCs w:val="18"/>
                </w:rPr>
                <w:t>1-2</w:t>
              </w:r>
            </w:ins>
          </w:p>
        </w:tc>
        <w:tc>
          <w:tcPr>
            <w:tcW w:w="846" w:type="dxa"/>
            <w:vAlign w:val="center"/>
          </w:tcPr>
          <w:p w14:paraId="66E57D74" w14:textId="41E253B5" w:rsidR="005822E2" w:rsidRDefault="005822E2" w:rsidP="005822E2">
            <w:pPr>
              <w:ind w:left="-108" w:right="-108"/>
              <w:jc w:val="center"/>
              <w:rPr>
                <w:ins w:id="150" w:author="Prashant Chauhan [2]" w:date="2020-06-25T18:05:00Z"/>
                <w:rFonts w:cs="Arial"/>
                <w:sz w:val="18"/>
                <w:szCs w:val="18"/>
              </w:rPr>
            </w:pPr>
            <w:ins w:id="151" w:author="Prashant Chauhan [2]" w:date="2020-06-25T18:05:00Z">
              <w:r>
                <w:rPr>
                  <w:rFonts w:cs="Arial"/>
                  <w:sz w:val="18"/>
                  <w:szCs w:val="18"/>
                </w:rPr>
                <w:t>1</w:t>
              </w:r>
            </w:ins>
          </w:p>
        </w:tc>
        <w:tc>
          <w:tcPr>
            <w:tcW w:w="1062" w:type="dxa"/>
            <w:vAlign w:val="center"/>
          </w:tcPr>
          <w:p w14:paraId="0D0AA848" w14:textId="7EBB1B5C" w:rsidR="005822E2" w:rsidRDefault="005822E2" w:rsidP="005822E2">
            <w:pPr>
              <w:ind w:left="-108" w:right="-108"/>
              <w:jc w:val="center"/>
              <w:rPr>
                <w:ins w:id="152" w:author="Prashant Chauhan [2]" w:date="2020-06-25T18:05:00Z"/>
                <w:rFonts w:cs="Arial"/>
                <w:sz w:val="18"/>
                <w:szCs w:val="18"/>
              </w:rPr>
            </w:pPr>
            <w:ins w:id="153" w:author="Prashant Chauhan [2]" w:date="2020-06-25T18:05:00Z">
              <w:r>
                <w:rPr>
                  <w:rFonts w:cs="Arial"/>
                  <w:sz w:val="18"/>
                  <w:szCs w:val="18"/>
                </w:rPr>
                <w:t>1</w:t>
              </w:r>
            </w:ins>
          </w:p>
        </w:tc>
        <w:tc>
          <w:tcPr>
            <w:tcW w:w="1080" w:type="dxa"/>
            <w:vAlign w:val="center"/>
          </w:tcPr>
          <w:p w14:paraId="6CE67D2A" w14:textId="00D311FB" w:rsidR="005822E2" w:rsidRDefault="005822E2" w:rsidP="009A1B31">
            <w:pPr>
              <w:ind w:left="-108" w:right="-108"/>
              <w:jc w:val="center"/>
              <w:rPr>
                <w:ins w:id="154" w:author="Prashant Chauhan [2]" w:date="2020-06-25T18:05:00Z"/>
                <w:rFonts w:cs="Arial"/>
                <w:sz w:val="18"/>
                <w:szCs w:val="18"/>
              </w:rPr>
            </w:pPr>
            <w:ins w:id="155" w:author="Prashant Chauhan [2]" w:date="2020-06-25T18:05:00Z">
              <w:r>
                <w:rPr>
                  <w:rFonts w:cs="Arial"/>
                  <w:sz w:val="18"/>
                  <w:szCs w:val="18"/>
                </w:rPr>
                <w:t>25-06-20</w:t>
              </w:r>
            </w:ins>
          </w:p>
        </w:tc>
        <w:tc>
          <w:tcPr>
            <w:tcW w:w="270" w:type="dxa"/>
            <w:tcBorders>
              <w:top w:val="nil"/>
              <w:bottom w:val="nil"/>
            </w:tcBorders>
          </w:tcPr>
          <w:p w14:paraId="615C9823" w14:textId="77777777" w:rsidR="005822E2" w:rsidRPr="00BA5F96" w:rsidRDefault="005822E2" w:rsidP="005822E2">
            <w:pPr>
              <w:jc w:val="center"/>
              <w:rPr>
                <w:ins w:id="156" w:author="Prashant Chauhan [2]" w:date="2020-06-25T18:05:00Z"/>
                <w:rFonts w:cs="Arial"/>
                <w:sz w:val="18"/>
                <w:szCs w:val="18"/>
              </w:rPr>
            </w:pPr>
          </w:p>
        </w:tc>
        <w:tc>
          <w:tcPr>
            <w:tcW w:w="720" w:type="dxa"/>
            <w:vAlign w:val="center"/>
          </w:tcPr>
          <w:p w14:paraId="38455580" w14:textId="77777777" w:rsidR="005822E2" w:rsidRPr="00BA5F96" w:rsidRDefault="005822E2" w:rsidP="005822E2">
            <w:pPr>
              <w:ind w:left="-108" w:right="-108"/>
              <w:jc w:val="center"/>
              <w:rPr>
                <w:ins w:id="157" w:author="Prashant Chauhan [2]" w:date="2020-06-25T18:05:00Z"/>
                <w:rFonts w:cs="Arial"/>
                <w:sz w:val="18"/>
                <w:szCs w:val="18"/>
              </w:rPr>
            </w:pPr>
          </w:p>
        </w:tc>
        <w:tc>
          <w:tcPr>
            <w:tcW w:w="720" w:type="dxa"/>
            <w:vAlign w:val="center"/>
          </w:tcPr>
          <w:p w14:paraId="56EDE0B9" w14:textId="77777777" w:rsidR="005822E2" w:rsidRPr="00BA5F96" w:rsidRDefault="005822E2" w:rsidP="005822E2">
            <w:pPr>
              <w:ind w:left="-108" w:right="-108"/>
              <w:jc w:val="center"/>
              <w:rPr>
                <w:ins w:id="158" w:author="Prashant Chauhan [2]" w:date="2020-06-25T18:05:00Z"/>
                <w:rFonts w:cs="Arial"/>
                <w:sz w:val="18"/>
                <w:szCs w:val="18"/>
              </w:rPr>
            </w:pPr>
          </w:p>
        </w:tc>
        <w:tc>
          <w:tcPr>
            <w:tcW w:w="810" w:type="dxa"/>
            <w:vAlign w:val="center"/>
          </w:tcPr>
          <w:p w14:paraId="7ED2EF25" w14:textId="77777777" w:rsidR="005822E2" w:rsidRPr="00BA5F96" w:rsidRDefault="005822E2" w:rsidP="005822E2">
            <w:pPr>
              <w:ind w:left="-108" w:right="-108"/>
              <w:jc w:val="center"/>
              <w:rPr>
                <w:ins w:id="159" w:author="Prashant Chauhan [2]" w:date="2020-06-25T18:05:00Z"/>
                <w:rFonts w:cs="Arial"/>
                <w:sz w:val="18"/>
                <w:szCs w:val="18"/>
              </w:rPr>
            </w:pPr>
          </w:p>
        </w:tc>
        <w:tc>
          <w:tcPr>
            <w:tcW w:w="990" w:type="dxa"/>
            <w:vAlign w:val="center"/>
          </w:tcPr>
          <w:p w14:paraId="7D2D6BC1" w14:textId="77777777" w:rsidR="005822E2" w:rsidRPr="00BA5F96" w:rsidRDefault="005822E2" w:rsidP="005822E2">
            <w:pPr>
              <w:ind w:left="-108" w:right="-108"/>
              <w:jc w:val="center"/>
              <w:rPr>
                <w:ins w:id="160" w:author="Prashant Chauhan [2]" w:date="2020-06-25T18:05:00Z"/>
                <w:rFonts w:cs="Arial"/>
                <w:sz w:val="18"/>
                <w:szCs w:val="18"/>
              </w:rPr>
            </w:pPr>
          </w:p>
        </w:tc>
        <w:tc>
          <w:tcPr>
            <w:tcW w:w="1080" w:type="dxa"/>
            <w:vAlign w:val="center"/>
          </w:tcPr>
          <w:p w14:paraId="528BBB21" w14:textId="77777777" w:rsidR="005822E2" w:rsidRPr="00BA5F96" w:rsidRDefault="005822E2" w:rsidP="005822E2">
            <w:pPr>
              <w:ind w:left="-108" w:right="-108"/>
              <w:jc w:val="center"/>
              <w:rPr>
                <w:ins w:id="161" w:author="Prashant Chauhan [2]" w:date="2020-06-25T18:05:00Z"/>
                <w:rFonts w:cs="Arial"/>
                <w:sz w:val="18"/>
                <w:szCs w:val="18"/>
              </w:rPr>
            </w:pPr>
          </w:p>
        </w:tc>
      </w:tr>
      <w:tr w:rsidR="00EA4801" w:rsidRPr="002B62F2" w14:paraId="72A092FE" w14:textId="77777777" w:rsidTr="00815B26">
        <w:trPr>
          <w:trHeight w:val="359"/>
          <w:ins w:id="162" w:author="Prashant Chauhan" w:date="2020-08-07T19:55:00Z"/>
        </w:trPr>
        <w:tc>
          <w:tcPr>
            <w:tcW w:w="846" w:type="dxa"/>
            <w:vAlign w:val="center"/>
          </w:tcPr>
          <w:p w14:paraId="56C6616A" w14:textId="77777777" w:rsidR="00EA4801" w:rsidRPr="00A41115" w:rsidRDefault="00EA4801" w:rsidP="00EA4801">
            <w:pPr>
              <w:jc w:val="center"/>
              <w:rPr>
                <w:ins w:id="163" w:author="Prashant Chauhan" w:date="2020-08-07T19:55:00Z"/>
                <w:rFonts w:cs="Arial"/>
                <w:sz w:val="18"/>
                <w:szCs w:val="18"/>
              </w:rPr>
            </w:pPr>
          </w:p>
        </w:tc>
        <w:tc>
          <w:tcPr>
            <w:tcW w:w="846" w:type="dxa"/>
            <w:vAlign w:val="center"/>
          </w:tcPr>
          <w:p w14:paraId="1393F527" w14:textId="2444F642" w:rsidR="00EA4801" w:rsidRDefault="00EA4801" w:rsidP="00EA4801">
            <w:pPr>
              <w:ind w:left="-63" w:right="-108"/>
              <w:jc w:val="center"/>
              <w:rPr>
                <w:ins w:id="164" w:author="Prashant Chauhan" w:date="2020-08-07T19:55:00Z"/>
                <w:rFonts w:cs="Arial"/>
                <w:sz w:val="18"/>
                <w:szCs w:val="18"/>
              </w:rPr>
            </w:pPr>
            <w:ins w:id="165" w:author="Prashant Chauhan" w:date="2020-08-07T19:55:00Z">
              <w:r>
                <w:rPr>
                  <w:rFonts w:cs="Arial"/>
                  <w:sz w:val="18"/>
                  <w:szCs w:val="18"/>
                </w:rPr>
                <w:t>1-2</w:t>
              </w:r>
            </w:ins>
          </w:p>
        </w:tc>
        <w:tc>
          <w:tcPr>
            <w:tcW w:w="846" w:type="dxa"/>
            <w:vAlign w:val="center"/>
          </w:tcPr>
          <w:p w14:paraId="2E30A43F" w14:textId="04A80365" w:rsidR="00EA4801" w:rsidRDefault="00EA4801" w:rsidP="00EA4801">
            <w:pPr>
              <w:ind w:left="-108" w:right="-108"/>
              <w:jc w:val="center"/>
              <w:rPr>
                <w:ins w:id="166" w:author="Prashant Chauhan" w:date="2020-08-07T19:55:00Z"/>
                <w:rFonts w:cs="Arial"/>
                <w:sz w:val="18"/>
                <w:szCs w:val="18"/>
              </w:rPr>
            </w:pPr>
            <w:ins w:id="167" w:author="Prashant Chauhan" w:date="2020-08-07T19:55:00Z">
              <w:r>
                <w:rPr>
                  <w:rFonts w:cs="Arial"/>
                  <w:sz w:val="18"/>
                  <w:szCs w:val="18"/>
                </w:rPr>
                <w:t>1</w:t>
              </w:r>
            </w:ins>
          </w:p>
        </w:tc>
        <w:tc>
          <w:tcPr>
            <w:tcW w:w="1062" w:type="dxa"/>
            <w:vAlign w:val="center"/>
          </w:tcPr>
          <w:p w14:paraId="1B19DEE1" w14:textId="3C96DCC2" w:rsidR="00EA4801" w:rsidRDefault="00EA4801" w:rsidP="00EA4801">
            <w:pPr>
              <w:ind w:left="-108" w:right="-108"/>
              <w:jc w:val="center"/>
              <w:rPr>
                <w:ins w:id="168" w:author="Prashant Chauhan" w:date="2020-08-07T19:55:00Z"/>
                <w:rFonts w:cs="Arial"/>
                <w:sz w:val="18"/>
                <w:szCs w:val="18"/>
              </w:rPr>
            </w:pPr>
            <w:commentRangeStart w:id="169"/>
            <w:ins w:id="170" w:author="Prashant Chauhan" w:date="2020-08-07T19:55:00Z">
              <w:r>
                <w:rPr>
                  <w:rFonts w:cs="Arial"/>
                  <w:sz w:val="18"/>
                  <w:szCs w:val="18"/>
                </w:rPr>
                <w:t>2</w:t>
              </w:r>
              <w:commentRangeEnd w:id="169"/>
              <w:r>
                <w:rPr>
                  <w:rStyle w:val="CommentReference"/>
                </w:rPr>
                <w:commentReference w:id="169"/>
              </w:r>
            </w:ins>
          </w:p>
        </w:tc>
        <w:tc>
          <w:tcPr>
            <w:tcW w:w="1080" w:type="dxa"/>
            <w:vAlign w:val="center"/>
          </w:tcPr>
          <w:p w14:paraId="4A8816FC" w14:textId="029FD89F" w:rsidR="00EA4801" w:rsidRDefault="00EA4801" w:rsidP="00EA4801">
            <w:pPr>
              <w:ind w:left="-108" w:right="-108"/>
              <w:jc w:val="center"/>
              <w:rPr>
                <w:ins w:id="171" w:author="Prashant Chauhan" w:date="2020-08-07T19:55:00Z"/>
                <w:rFonts w:cs="Arial"/>
                <w:sz w:val="18"/>
                <w:szCs w:val="18"/>
              </w:rPr>
            </w:pPr>
            <w:ins w:id="172" w:author="Prashant Chauhan" w:date="2020-08-07T19:55:00Z">
              <w:r>
                <w:rPr>
                  <w:rFonts w:cs="Arial"/>
                  <w:sz w:val="18"/>
                  <w:szCs w:val="18"/>
                </w:rPr>
                <w:t>07-08-20</w:t>
              </w:r>
            </w:ins>
          </w:p>
        </w:tc>
        <w:tc>
          <w:tcPr>
            <w:tcW w:w="270" w:type="dxa"/>
            <w:tcBorders>
              <w:top w:val="nil"/>
              <w:bottom w:val="nil"/>
            </w:tcBorders>
          </w:tcPr>
          <w:p w14:paraId="61E692B1" w14:textId="77777777" w:rsidR="00EA4801" w:rsidRPr="00BA5F96" w:rsidRDefault="00EA4801" w:rsidP="00EA4801">
            <w:pPr>
              <w:jc w:val="center"/>
              <w:rPr>
                <w:ins w:id="173" w:author="Prashant Chauhan" w:date="2020-08-07T19:55:00Z"/>
                <w:rFonts w:cs="Arial"/>
                <w:sz w:val="18"/>
                <w:szCs w:val="18"/>
              </w:rPr>
            </w:pPr>
          </w:p>
        </w:tc>
        <w:tc>
          <w:tcPr>
            <w:tcW w:w="720" w:type="dxa"/>
            <w:vAlign w:val="center"/>
          </w:tcPr>
          <w:p w14:paraId="659685A3" w14:textId="77777777" w:rsidR="00EA4801" w:rsidRPr="00BA5F96" w:rsidRDefault="00EA4801" w:rsidP="00EA4801">
            <w:pPr>
              <w:ind w:left="-108" w:right="-108"/>
              <w:jc w:val="center"/>
              <w:rPr>
                <w:ins w:id="174" w:author="Prashant Chauhan" w:date="2020-08-07T19:55:00Z"/>
                <w:rFonts w:cs="Arial"/>
                <w:sz w:val="18"/>
                <w:szCs w:val="18"/>
              </w:rPr>
            </w:pPr>
          </w:p>
        </w:tc>
        <w:tc>
          <w:tcPr>
            <w:tcW w:w="720" w:type="dxa"/>
            <w:vAlign w:val="center"/>
          </w:tcPr>
          <w:p w14:paraId="5A91A949" w14:textId="77777777" w:rsidR="00EA4801" w:rsidRPr="00BA5F96" w:rsidRDefault="00EA4801" w:rsidP="00EA4801">
            <w:pPr>
              <w:ind w:left="-108" w:right="-108"/>
              <w:jc w:val="center"/>
              <w:rPr>
                <w:ins w:id="175" w:author="Prashant Chauhan" w:date="2020-08-07T19:55:00Z"/>
                <w:rFonts w:cs="Arial"/>
                <w:sz w:val="18"/>
                <w:szCs w:val="18"/>
              </w:rPr>
            </w:pPr>
          </w:p>
        </w:tc>
        <w:tc>
          <w:tcPr>
            <w:tcW w:w="810" w:type="dxa"/>
            <w:vAlign w:val="center"/>
          </w:tcPr>
          <w:p w14:paraId="21184504" w14:textId="77777777" w:rsidR="00EA4801" w:rsidRPr="00BA5F96" w:rsidRDefault="00EA4801" w:rsidP="00EA4801">
            <w:pPr>
              <w:ind w:left="-108" w:right="-108"/>
              <w:jc w:val="center"/>
              <w:rPr>
                <w:ins w:id="176" w:author="Prashant Chauhan" w:date="2020-08-07T19:55:00Z"/>
                <w:rFonts w:cs="Arial"/>
                <w:sz w:val="18"/>
                <w:szCs w:val="18"/>
              </w:rPr>
            </w:pPr>
          </w:p>
        </w:tc>
        <w:tc>
          <w:tcPr>
            <w:tcW w:w="990" w:type="dxa"/>
            <w:vAlign w:val="center"/>
          </w:tcPr>
          <w:p w14:paraId="3B1C68B8" w14:textId="77777777" w:rsidR="00EA4801" w:rsidRPr="00BA5F96" w:rsidRDefault="00EA4801" w:rsidP="00EA4801">
            <w:pPr>
              <w:ind w:left="-108" w:right="-108"/>
              <w:jc w:val="center"/>
              <w:rPr>
                <w:ins w:id="177" w:author="Prashant Chauhan" w:date="2020-08-07T19:55:00Z"/>
                <w:rFonts w:cs="Arial"/>
                <w:sz w:val="18"/>
                <w:szCs w:val="18"/>
              </w:rPr>
            </w:pPr>
          </w:p>
        </w:tc>
        <w:tc>
          <w:tcPr>
            <w:tcW w:w="1080" w:type="dxa"/>
            <w:vAlign w:val="center"/>
          </w:tcPr>
          <w:p w14:paraId="4BEA3282" w14:textId="77777777" w:rsidR="00EA4801" w:rsidRPr="00BA5F96" w:rsidRDefault="00EA4801" w:rsidP="00EA4801">
            <w:pPr>
              <w:ind w:left="-108" w:right="-108"/>
              <w:jc w:val="center"/>
              <w:rPr>
                <w:ins w:id="178" w:author="Prashant Chauhan" w:date="2020-08-07T19:55:00Z"/>
                <w:rFonts w:cs="Arial"/>
                <w:sz w:val="18"/>
                <w:szCs w:val="18"/>
              </w:rPr>
            </w:pPr>
          </w:p>
        </w:tc>
      </w:tr>
      <w:tr w:rsidR="005822E2" w:rsidRPr="002B62F2" w14:paraId="559FA33B" w14:textId="77777777" w:rsidTr="00815B26">
        <w:trPr>
          <w:trHeight w:val="431"/>
        </w:trPr>
        <w:tc>
          <w:tcPr>
            <w:tcW w:w="846" w:type="dxa"/>
            <w:vAlign w:val="center"/>
          </w:tcPr>
          <w:p w14:paraId="31DC625C" w14:textId="77777777" w:rsidR="005822E2" w:rsidRPr="00A41115" w:rsidRDefault="005822E2" w:rsidP="005822E2">
            <w:pPr>
              <w:ind w:left="0" w:right="-108"/>
              <w:jc w:val="center"/>
              <w:rPr>
                <w:rFonts w:cs="Arial"/>
                <w:sz w:val="18"/>
                <w:szCs w:val="18"/>
              </w:rPr>
            </w:pPr>
          </w:p>
        </w:tc>
        <w:tc>
          <w:tcPr>
            <w:tcW w:w="846" w:type="dxa"/>
            <w:vAlign w:val="center"/>
          </w:tcPr>
          <w:p w14:paraId="6EB63AF0" w14:textId="77777777" w:rsidR="005822E2" w:rsidRPr="00A41115" w:rsidRDefault="005822E2" w:rsidP="005822E2">
            <w:pPr>
              <w:ind w:left="-63" w:right="-108"/>
              <w:jc w:val="center"/>
              <w:rPr>
                <w:rFonts w:cs="Arial"/>
                <w:sz w:val="18"/>
                <w:szCs w:val="18"/>
              </w:rPr>
            </w:pPr>
            <w:r>
              <w:rPr>
                <w:rFonts w:cs="Arial"/>
                <w:sz w:val="18"/>
                <w:szCs w:val="18"/>
              </w:rPr>
              <w:t>1-3</w:t>
            </w:r>
          </w:p>
        </w:tc>
        <w:tc>
          <w:tcPr>
            <w:tcW w:w="846" w:type="dxa"/>
            <w:vAlign w:val="center"/>
          </w:tcPr>
          <w:p w14:paraId="5FFFE905"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779B4AF1"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1B96EF7F"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086E9D01" w14:textId="77777777" w:rsidR="005822E2" w:rsidRPr="00BA5F96" w:rsidRDefault="005822E2" w:rsidP="005822E2">
            <w:pPr>
              <w:ind w:left="0" w:right="-108"/>
              <w:jc w:val="center"/>
              <w:rPr>
                <w:rFonts w:cs="Arial"/>
                <w:sz w:val="18"/>
                <w:szCs w:val="18"/>
              </w:rPr>
            </w:pPr>
          </w:p>
        </w:tc>
        <w:tc>
          <w:tcPr>
            <w:tcW w:w="720" w:type="dxa"/>
            <w:vAlign w:val="center"/>
          </w:tcPr>
          <w:p w14:paraId="1689D5E1" w14:textId="77777777" w:rsidR="005822E2" w:rsidRPr="00BA5F96" w:rsidRDefault="005822E2" w:rsidP="005822E2">
            <w:pPr>
              <w:ind w:left="-108" w:right="-108"/>
              <w:jc w:val="center"/>
              <w:rPr>
                <w:rFonts w:cs="Arial"/>
                <w:sz w:val="18"/>
                <w:szCs w:val="18"/>
              </w:rPr>
            </w:pPr>
          </w:p>
        </w:tc>
        <w:tc>
          <w:tcPr>
            <w:tcW w:w="720" w:type="dxa"/>
            <w:vAlign w:val="center"/>
          </w:tcPr>
          <w:p w14:paraId="40DEDA27" w14:textId="77777777" w:rsidR="005822E2" w:rsidRPr="00BA5F96" w:rsidRDefault="005822E2" w:rsidP="005822E2">
            <w:pPr>
              <w:ind w:left="-108" w:right="-108"/>
              <w:jc w:val="center"/>
              <w:rPr>
                <w:rFonts w:cs="Arial"/>
                <w:sz w:val="18"/>
                <w:szCs w:val="18"/>
              </w:rPr>
            </w:pPr>
          </w:p>
        </w:tc>
        <w:tc>
          <w:tcPr>
            <w:tcW w:w="810" w:type="dxa"/>
            <w:vAlign w:val="center"/>
          </w:tcPr>
          <w:p w14:paraId="4063D399" w14:textId="77777777" w:rsidR="005822E2" w:rsidRPr="00BA5F96" w:rsidRDefault="005822E2" w:rsidP="005822E2">
            <w:pPr>
              <w:ind w:left="-108" w:right="-108"/>
              <w:jc w:val="center"/>
              <w:rPr>
                <w:rFonts w:cs="Arial"/>
                <w:sz w:val="18"/>
                <w:szCs w:val="18"/>
              </w:rPr>
            </w:pPr>
          </w:p>
        </w:tc>
        <w:tc>
          <w:tcPr>
            <w:tcW w:w="990" w:type="dxa"/>
            <w:vAlign w:val="center"/>
          </w:tcPr>
          <w:p w14:paraId="50B96EB8" w14:textId="77777777" w:rsidR="005822E2" w:rsidRPr="00BA5F96" w:rsidRDefault="005822E2" w:rsidP="005822E2">
            <w:pPr>
              <w:ind w:left="-108" w:right="-108"/>
              <w:jc w:val="center"/>
              <w:rPr>
                <w:rFonts w:cs="Arial"/>
                <w:sz w:val="18"/>
                <w:szCs w:val="18"/>
              </w:rPr>
            </w:pPr>
          </w:p>
        </w:tc>
        <w:tc>
          <w:tcPr>
            <w:tcW w:w="1080" w:type="dxa"/>
            <w:vAlign w:val="center"/>
          </w:tcPr>
          <w:p w14:paraId="74D97663" w14:textId="77777777" w:rsidR="005822E2" w:rsidRPr="00BA5F96" w:rsidRDefault="005822E2" w:rsidP="005822E2">
            <w:pPr>
              <w:ind w:left="-108" w:right="-108"/>
              <w:jc w:val="center"/>
              <w:rPr>
                <w:rFonts w:cs="Arial"/>
                <w:sz w:val="18"/>
                <w:szCs w:val="18"/>
              </w:rPr>
            </w:pPr>
          </w:p>
        </w:tc>
      </w:tr>
      <w:tr w:rsidR="005822E2" w:rsidRPr="002B62F2" w14:paraId="6722C965" w14:textId="77777777" w:rsidTr="00815B26">
        <w:trPr>
          <w:trHeight w:val="440"/>
        </w:trPr>
        <w:tc>
          <w:tcPr>
            <w:tcW w:w="846" w:type="dxa"/>
            <w:vAlign w:val="center"/>
          </w:tcPr>
          <w:p w14:paraId="68460498" w14:textId="77777777" w:rsidR="005822E2" w:rsidRPr="00A41115" w:rsidRDefault="005822E2" w:rsidP="005822E2">
            <w:pPr>
              <w:ind w:left="0" w:right="-108"/>
              <w:jc w:val="center"/>
              <w:rPr>
                <w:rFonts w:cs="Arial"/>
                <w:sz w:val="18"/>
                <w:szCs w:val="18"/>
              </w:rPr>
            </w:pPr>
          </w:p>
        </w:tc>
        <w:tc>
          <w:tcPr>
            <w:tcW w:w="846" w:type="dxa"/>
            <w:vAlign w:val="center"/>
          </w:tcPr>
          <w:p w14:paraId="612B2637" w14:textId="77777777" w:rsidR="005822E2" w:rsidRPr="00A41115" w:rsidRDefault="005822E2" w:rsidP="005822E2">
            <w:pPr>
              <w:ind w:left="-63" w:right="-108"/>
              <w:jc w:val="center"/>
              <w:rPr>
                <w:rFonts w:cs="Arial"/>
                <w:sz w:val="18"/>
                <w:szCs w:val="18"/>
              </w:rPr>
            </w:pPr>
            <w:r>
              <w:rPr>
                <w:rFonts w:cs="Arial"/>
                <w:sz w:val="18"/>
                <w:szCs w:val="18"/>
              </w:rPr>
              <w:t>1-4</w:t>
            </w:r>
          </w:p>
        </w:tc>
        <w:tc>
          <w:tcPr>
            <w:tcW w:w="846" w:type="dxa"/>
            <w:vAlign w:val="center"/>
          </w:tcPr>
          <w:p w14:paraId="4F65F481"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1561E19E"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67191B53"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493A3072" w14:textId="77777777" w:rsidR="005822E2" w:rsidRPr="00BA5F96" w:rsidRDefault="005822E2" w:rsidP="005822E2">
            <w:pPr>
              <w:ind w:left="0" w:right="-108"/>
              <w:jc w:val="center"/>
              <w:rPr>
                <w:rFonts w:cs="Arial"/>
                <w:sz w:val="18"/>
                <w:szCs w:val="18"/>
              </w:rPr>
            </w:pPr>
          </w:p>
        </w:tc>
        <w:tc>
          <w:tcPr>
            <w:tcW w:w="720" w:type="dxa"/>
            <w:vAlign w:val="center"/>
          </w:tcPr>
          <w:p w14:paraId="58615177" w14:textId="77777777" w:rsidR="005822E2" w:rsidRPr="00BA5F96" w:rsidRDefault="005822E2" w:rsidP="005822E2">
            <w:pPr>
              <w:ind w:left="-108" w:right="-108"/>
              <w:jc w:val="center"/>
              <w:rPr>
                <w:rFonts w:cs="Arial"/>
                <w:sz w:val="18"/>
                <w:szCs w:val="18"/>
              </w:rPr>
            </w:pPr>
          </w:p>
        </w:tc>
        <w:tc>
          <w:tcPr>
            <w:tcW w:w="720" w:type="dxa"/>
            <w:vAlign w:val="center"/>
          </w:tcPr>
          <w:p w14:paraId="287F2A15" w14:textId="77777777" w:rsidR="005822E2" w:rsidRPr="00BA5F96" w:rsidRDefault="005822E2" w:rsidP="005822E2">
            <w:pPr>
              <w:ind w:left="-108" w:right="-108"/>
              <w:jc w:val="center"/>
              <w:rPr>
                <w:rFonts w:cs="Arial"/>
                <w:sz w:val="18"/>
                <w:szCs w:val="18"/>
              </w:rPr>
            </w:pPr>
          </w:p>
        </w:tc>
        <w:tc>
          <w:tcPr>
            <w:tcW w:w="810" w:type="dxa"/>
            <w:vAlign w:val="center"/>
          </w:tcPr>
          <w:p w14:paraId="317E3807" w14:textId="77777777" w:rsidR="005822E2" w:rsidRPr="00BA5F96" w:rsidRDefault="005822E2" w:rsidP="005822E2">
            <w:pPr>
              <w:ind w:left="-108" w:right="-108"/>
              <w:jc w:val="center"/>
              <w:rPr>
                <w:rFonts w:cs="Arial"/>
                <w:sz w:val="18"/>
                <w:szCs w:val="18"/>
              </w:rPr>
            </w:pPr>
          </w:p>
        </w:tc>
        <w:tc>
          <w:tcPr>
            <w:tcW w:w="990" w:type="dxa"/>
            <w:vAlign w:val="center"/>
          </w:tcPr>
          <w:p w14:paraId="52383A8F" w14:textId="77777777" w:rsidR="005822E2" w:rsidRPr="00BA5F96" w:rsidRDefault="005822E2" w:rsidP="005822E2">
            <w:pPr>
              <w:ind w:left="-108" w:right="-108"/>
              <w:jc w:val="center"/>
              <w:rPr>
                <w:rFonts w:cs="Arial"/>
                <w:sz w:val="18"/>
                <w:szCs w:val="18"/>
              </w:rPr>
            </w:pPr>
          </w:p>
        </w:tc>
        <w:tc>
          <w:tcPr>
            <w:tcW w:w="1080" w:type="dxa"/>
            <w:vAlign w:val="center"/>
          </w:tcPr>
          <w:p w14:paraId="522B6DDE" w14:textId="77777777" w:rsidR="005822E2" w:rsidRPr="00BA5F96" w:rsidRDefault="005822E2" w:rsidP="005822E2">
            <w:pPr>
              <w:ind w:left="-108" w:right="-108"/>
              <w:jc w:val="center"/>
              <w:rPr>
                <w:rFonts w:cs="Arial"/>
                <w:sz w:val="18"/>
                <w:szCs w:val="18"/>
              </w:rPr>
            </w:pPr>
          </w:p>
        </w:tc>
      </w:tr>
      <w:tr w:rsidR="00AB0245" w:rsidRPr="002B62F2" w14:paraId="063AD020" w14:textId="77777777" w:rsidTr="00815B26">
        <w:trPr>
          <w:trHeight w:val="440"/>
          <w:ins w:id="179" w:author="Prashant Chauhan [2]" w:date="2020-06-25T18:09:00Z"/>
        </w:trPr>
        <w:tc>
          <w:tcPr>
            <w:tcW w:w="846" w:type="dxa"/>
            <w:vAlign w:val="center"/>
          </w:tcPr>
          <w:p w14:paraId="7025FDE4" w14:textId="77777777" w:rsidR="00AB0245" w:rsidRPr="00A41115" w:rsidRDefault="00AB0245" w:rsidP="005822E2">
            <w:pPr>
              <w:ind w:left="0" w:right="-108"/>
              <w:jc w:val="center"/>
              <w:rPr>
                <w:ins w:id="180" w:author="Prashant Chauhan [2]" w:date="2020-06-25T18:09:00Z"/>
                <w:rFonts w:cs="Arial"/>
                <w:sz w:val="18"/>
                <w:szCs w:val="18"/>
              </w:rPr>
            </w:pPr>
          </w:p>
        </w:tc>
        <w:tc>
          <w:tcPr>
            <w:tcW w:w="846" w:type="dxa"/>
            <w:vAlign w:val="center"/>
          </w:tcPr>
          <w:p w14:paraId="7C89F681" w14:textId="194F0EBB" w:rsidR="00AB0245" w:rsidRDefault="00AB0245" w:rsidP="005822E2">
            <w:pPr>
              <w:ind w:left="-63" w:right="-108"/>
              <w:jc w:val="center"/>
              <w:rPr>
                <w:ins w:id="181" w:author="Prashant Chauhan [2]" w:date="2020-06-25T18:09:00Z"/>
                <w:rFonts w:cs="Arial"/>
                <w:sz w:val="18"/>
                <w:szCs w:val="18"/>
              </w:rPr>
            </w:pPr>
            <w:ins w:id="182" w:author="Prashant Chauhan [2]" w:date="2020-06-25T18:09:00Z">
              <w:r>
                <w:rPr>
                  <w:rFonts w:cs="Arial"/>
                  <w:sz w:val="18"/>
                  <w:szCs w:val="18"/>
                </w:rPr>
                <w:t>1-4</w:t>
              </w:r>
            </w:ins>
          </w:p>
        </w:tc>
        <w:tc>
          <w:tcPr>
            <w:tcW w:w="846" w:type="dxa"/>
            <w:vAlign w:val="center"/>
          </w:tcPr>
          <w:p w14:paraId="53C2BB9B" w14:textId="08F4CAC4" w:rsidR="00AB0245" w:rsidRDefault="00AB0245" w:rsidP="005822E2">
            <w:pPr>
              <w:ind w:left="-108" w:right="-108"/>
              <w:jc w:val="center"/>
              <w:rPr>
                <w:ins w:id="183" w:author="Prashant Chauhan [2]" w:date="2020-06-25T18:09:00Z"/>
                <w:rFonts w:cs="Arial"/>
                <w:sz w:val="18"/>
                <w:szCs w:val="18"/>
              </w:rPr>
            </w:pPr>
            <w:ins w:id="184" w:author="Prashant Chauhan [2]" w:date="2020-06-25T18:09:00Z">
              <w:r>
                <w:rPr>
                  <w:rFonts w:cs="Arial"/>
                  <w:sz w:val="18"/>
                  <w:szCs w:val="18"/>
                </w:rPr>
                <w:t>1</w:t>
              </w:r>
            </w:ins>
          </w:p>
        </w:tc>
        <w:tc>
          <w:tcPr>
            <w:tcW w:w="1062" w:type="dxa"/>
            <w:vAlign w:val="center"/>
          </w:tcPr>
          <w:p w14:paraId="70A4162D" w14:textId="321388D6" w:rsidR="00AB0245" w:rsidRDefault="00AB0245" w:rsidP="005822E2">
            <w:pPr>
              <w:ind w:left="-108" w:right="-108"/>
              <w:jc w:val="center"/>
              <w:rPr>
                <w:ins w:id="185" w:author="Prashant Chauhan [2]" w:date="2020-06-25T18:09:00Z"/>
                <w:rFonts w:cs="Arial"/>
                <w:sz w:val="18"/>
                <w:szCs w:val="18"/>
              </w:rPr>
            </w:pPr>
            <w:commentRangeStart w:id="186"/>
            <w:commentRangeStart w:id="187"/>
            <w:ins w:id="188" w:author="Prashant Chauhan [2]" w:date="2020-06-25T18:09:00Z">
              <w:r>
                <w:rPr>
                  <w:rFonts w:cs="Arial"/>
                  <w:sz w:val="18"/>
                  <w:szCs w:val="18"/>
                </w:rPr>
                <w:t>1</w:t>
              </w:r>
            </w:ins>
            <w:commentRangeEnd w:id="186"/>
            <w:ins w:id="189" w:author="Prashant Chauhan [2]" w:date="2020-06-25T18:11:00Z">
              <w:r w:rsidR="009A1B31">
                <w:rPr>
                  <w:rStyle w:val="CommentReference"/>
                </w:rPr>
                <w:commentReference w:id="186"/>
              </w:r>
            </w:ins>
            <w:commentRangeEnd w:id="187"/>
            <w:r w:rsidR="009A1B31">
              <w:rPr>
                <w:rStyle w:val="CommentReference"/>
              </w:rPr>
              <w:commentReference w:id="187"/>
            </w:r>
          </w:p>
        </w:tc>
        <w:tc>
          <w:tcPr>
            <w:tcW w:w="1080" w:type="dxa"/>
            <w:vAlign w:val="center"/>
          </w:tcPr>
          <w:p w14:paraId="61F3B9A0" w14:textId="4E50B98B" w:rsidR="00AB0245" w:rsidRDefault="00AB0245" w:rsidP="005822E2">
            <w:pPr>
              <w:ind w:left="-108" w:right="-108"/>
              <w:jc w:val="center"/>
              <w:rPr>
                <w:ins w:id="190" w:author="Prashant Chauhan [2]" w:date="2020-06-25T18:09:00Z"/>
                <w:rFonts w:cs="Arial"/>
                <w:sz w:val="18"/>
                <w:szCs w:val="18"/>
              </w:rPr>
            </w:pPr>
            <w:ins w:id="191" w:author="Prashant Chauhan [2]" w:date="2020-06-25T18:09:00Z">
              <w:r>
                <w:rPr>
                  <w:rFonts w:cs="Arial"/>
                  <w:sz w:val="18"/>
                  <w:szCs w:val="18"/>
                </w:rPr>
                <w:t>25-06-20</w:t>
              </w:r>
            </w:ins>
          </w:p>
        </w:tc>
        <w:tc>
          <w:tcPr>
            <w:tcW w:w="270" w:type="dxa"/>
            <w:tcBorders>
              <w:top w:val="nil"/>
              <w:bottom w:val="nil"/>
            </w:tcBorders>
          </w:tcPr>
          <w:p w14:paraId="5E2523F0" w14:textId="77777777" w:rsidR="00AB0245" w:rsidRPr="00BA5F96" w:rsidRDefault="00AB0245" w:rsidP="005822E2">
            <w:pPr>
              <w:ind w:left="0" w:right="-108"/>
              <w:jc w:val="center"/>
              <w:rPr>
                <w:ins w:id="192" w:author="Prashant Chauhan [2]" w:date="2020-06-25T18:09:00Z"/>
                <w:rFonts w:cs="Arial"/>
                <w:sz w:val="18"/>
                <w:szCs w:val="18"/>
              </w:rPr>
            </w:pPr>
          </w:p>
        </w:tc>
        <w:tc>
          <w:tcPr>
            <w:tcW w:w="720" w:type="dxa"/>
            <w:vAlign w:val="center"/>
          </w:tcPr>
          <w:p w14:paraId="51E08ED8" w14:textId="77777777" w:rsidR="00AB0245" w:rsidRPr="00BA5F96" w:rsidRDefault="00AB0245" w:rsidP="005822E2">
            <w:pPr>
              <w:ind w:left="-108" w:right="-108"/>
              <w:jc w:val="center"/>
              <w:rPr>
                <w:ins w:id="193" w:author="Prashant Chauhan [2]" w:date="2020-06-25T18:09:00Z"/>
                <w:rFonts w:cs="Arial"/>
                <w:sz w:val="18"/>
                <w:szCs w:val="18"/>
              </w:rPr>
            </w:pPr>
          </w:p>
        </w:tc>
        <w:tc>
          <w:tcPr>
            <w:tcW w:w="720" w:type="dxa"/>
            <w:vAlign w:val="center"/>
          </w:tcPr>
          <w:p w14:paraId="2ED4DA73" w14:textId="77777777" w:rsidR="00AB0245" w:rsidRPr="00BA5F96" w:rsidRDefault="00AB0245" w:rsidP="005822E2">
            <w:pPr>
              <w:ind w:left="-108" w:right="-108"/>
              <w:jc w:val="center"/>
              <w:rPr>
                <w:ins w:id="194" w:author="Prashant Chauhan [2]" w:date="2020-06-25T18:09:00Z"/>
                <w:rFonts w:cs="Arial"/>
                <w:sz w:val="18"/>
                <w:szCs w:val="18"/>
              </w:rPr>
            </w:pPr>
          </w:p>
        </w:tc>
        <w:tc>
          <w:tcPr>
            <w:tcW w:w="810" w:type="dxa"/>
            <w:vAlign w:val="center"/>
          </w:tcPr>
          <w:p w14:paraId="36CD296C" w14:textId="77777777" w:rsidR="00AB0245" w:rsidRPr="00BA5F96" w:rsidRDefault="00AB0245" w:rsidP="005822E2">
            <w:pPr>
              <w:ind w:left="-108" w:right="-108"/>
              <w:jc w:val="center"/>
              <w:rPr>
                <w:ins w:id="195" w:author="Prashant Chauhan [2]" w:date="2020-06-25T18:09:00Z"/>
                <w:rFonts w:cs="Arial"/>
                <w:sz w:val="18"/>
                <w:szCs w:val="18"/>
              </w:rPr>
            </w:pPr>
          </w:p>
        </w:tc>
        <w:tc>
          <w:tcPr>
            <w:tcW w:w="990" w:type="dxa"/>
            <w:vAlign w:val="center"/>
          </w:tcPr>
          <w:p w14:paraId="77BADE2F" w14:textId="77777777" w:rsidR="00AB0245" w:rsidRPr="00BA5F96" w:rsidRDefault="00AB0245" w:rsidP="005822E2">
            <w:pPr>
              <w:ind w:left="-108" w:right="-108"/>
              <w:jc w:val="center"/>
              <w:rPr>
                <w:ins w:id="196" w:author="Prashant Chauhan [2]" w:date="2020-06-25T18:09:00Z"/>
                <w:rFonts w:cs="Arial"/>
                <w:sz w:val="18"/>
                <w:szCs w:val="18"/>
              </w:rPr>
            </w:pPr>
          </w:p>
        </w:tc>
        <w:tc>
          <w:tcPr>
            <w:tcW w:w="1080" w:type="dxa"/>
            <w:vAlign w:val="center"/>
          </w:tcPr>
          <w:p w14:paraId="56EABBFD" w14:textId="77777777" w:rsidR="00AB0245" w:rsidRPr="00BA5F96" w:rsidRDefault="00AB0245" w:rsidP="005822E2">
            <w:pPr>
              <w:ind w:left="-108" w:right="-108"/>
              <w:jc w:val="center"/>
              <w:rPr>
                <w:ins w:id="197" w:author="Prashant Chauhan [2]" w:date="2020-06-25T18:09:00Z"/>
                <w:rFonts w:cs="Arial"/>
                <w:sz w:val="18"/>
                <w:szCs w:val="18"/>
              </w:rPr>
            </w:pPr>
          </w:p>
        </w:tc>
      </w:tr>
      <w:tr w:rsidR="005822E2" w:rsidRPr="002B62F2" w14:paraId="40E08A5E" w14:textId="77777777" w:rsidTr="00815B26">
        <w:trPr>
          <w:trHeight w:val="449"/>
        </w:trPr>
        <w:tc>
          <w:tcPr>
            <w:tcW w:w="846" w:type="dxa"/>
            <w:vAlign w:val="center"/>
          </w:tcPr>
          <w:p w14:paraId="3C95092C" w14:textId="77777777" w:rsidR="005822E2" w:rsidRPr="00A41115" w:rsidRDefault="005822E2" w:rsidP="005822E2">
            <w:pPr>
              <w:ind w:left="0" w:right="-108"/>
              <w:jc w:val="center"/>
              <w:rPr>
                <w:rFonts w:cs="Arial"/>
                <w:sz w:val="18"/>
                <w:szCs w:val="18"/>
              </w:rPr>
            </w:pPr>
          </w:p>
        </w:tc>
        <w:tc>
          <w:tcPr>
            <w:tcW w:w="846" w:type="dxa"/>
            <w:vAlign w:val="center"/>
          </w:tcPr>
          <w:p w14:paraId="3C8DC2E3" w14:textId="77777777" w:rsidR="005822E2" w:rsidRPr="00A41115" w:rsidRDefault="005822E2" w:rsidP="005822E2">
            <w:pPr>
              <w:ind w:left="-63" w:right="-108"/>
              <w:jc w:val="center"/>
              <w:rPr>
                <w:rFonts w:cs="Arial"/>
                <w:sz w:val="18"/>
                <w:szCs w:val="18"/>
              </w:rPr>
            </w:pPr>
            <w:r>
              <w:rPr>
                <w:rFonts w:cs="Arial"/>
                <w:sz w:val="18"/>
                <w:szCs w:val="18"/>
              </w:rPr>
              <w:t>1-5</w:t>
            </w:r>
          </w:p>
        </w:tc>
        <w:tc>
          <w:tcPr>
            <w:tcW w:w="846" w:type="dxa"/>
            <w:vAlign w:val="center"/>
          </w:tcPr>
          <w:p w14:paraId="257A5981"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61C877F0"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62AE165D"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4B9CE85E" w14:textId="77777777" w:rsidR="005822E2" w:rsidRPr="00BA5F96" w:rsidRDefault="005822E2" w:rsidP="005822E2">
            <w:pPr>
              <w:ind w:left="0" w:right="-108"/>
              <w:jc w:val="center"/>
              <w:rPr>
                <w:rFonts w:cs="Arial"/>
                <w:sz w:val="18"/>
                <w:szCs w:val="18"/>
              </w:rPr>
            </w:pPr>
          </w:p>
        </w:tc>
        <w:tc>
          <w:tcPr>
            <w:tcW w:w="720" w:type="dxa"/>
            <w:vAlign w:val="center"/>
          </w:tcPr>
          <w:p w14:paraId="5D8B3E48" w14:textId="77777777" w:rsidR="005822E2" w:rsidRPr="00BA5F96" w:rsidRDefault="005822E2" w:rsidP="005822E2">
            <w:pPr>
              <w:ind w:left="-108" w:right="-108"/>
              <w:jc w:val="center"/>
              <w:rPr>
                <w:rFonts w:cs="Arial"/>
                <w:sz w:val="18"/>
                <w:szCs w:val="18"/>
              </w:rPr>
            </w:pPr>
          </w:p>
        </w:tc>
        <w:tc>
          <w:tcPr>
            <w:tcW w:w="720" w:type="dxa"/>
            <w:vAlign w:val="center"/>
          </w:tcPr>
          <w:p w14:paraId="41E12BB8" w14:textId="77777777" w:rsidR="005822E2" w:rsidRPr="00BA5F96" w:rsidRDefault="005822E2" w:rsidP="005822E2">
            <w:pPr>
              <w:ind w:left="-108" w:right="-108"/>
              <w:jc w:val="center"/>
              <w:rPr>
                <w:rFonts w:cs="Arial"/>
                <w:sz w:val="18"/>
                <w:szCs w:val="18"/>
              </w:rPr>
            </w:pPr>
          </w:p>
        </w:tc>
        <w:tc>
          <w:tcPr>
            <w:tcW w:w="810" w:type="dxa"/>
            <w:vAlign w:val="center"/>
          </w:tcPr>
          <w:p w14:paraId="76570A55" w14:textId="77777777" w:rsidR="005822E2" w:rsidRPr="00BA5F96" w:rsidRDefault="005822E2" w:rsidP="005822E2">
            <w:pPr>
              <w:ind w:left="-108" w:right="-108"/>
              <w:jc w:val="center"/>
              <w:rPr>
                <w:rFonts w:cs="Arial"/>
                <w:sz w:val="18"/>
                <w:szCs w:val="18"/>
              </w:rPr>
            </w:pPr>
          </w:p>
        </w:tc>
        <w:tc>
          <w:tcPr>
            <w:tcW w:w="990" w:type="dxa"/>
            <w:vAlign w:val="center"/>
          </w:tcPr>
          <w:p w14:paraId="04344C94" w14:textId="77777777" w:rsidR="005822E2" w:rsidRPr="00BA5F96" w:rsidRDefault="005822E2" w:rsidP="005822E2">
            <w:pPr>
              <w:ind w:left="-108" w:right="-108"/>
              <w:jc w:val="center"/>
              <w:rPr>
                <w:rFonts w:cs="Arial"/>
                <w:sz w:val="18"/>
                <w:szCs w:val="18"/>
              </w:rPr>
            </w:pPr>
          </w:p>
        </w:tc>
        <w:tc>
          <w:tcPr>
            <w:tcW w:w="1080" w:type="dxa"/>
            <w:vAlign w:val="center"/>
          </w:tcPr>
          <w:p w14:paraId="656A7A3E" w14:textId="77777777" w:rsidR="005822E2" w:rsidRPr="00BA5F96" w:rsidRDefault="005822E2" w:rsidP="005822E2">
            <w:pPr>
              <w:ind w:left="-108" w:right="-108"/>
              <w:jc w:val="center"/>
              <w:rPr>
                <w:rFonts w:cs="Arial"/>
                <w:sz w:val="18"/>
                <w:szCs w:val="18"/>
              </w:rPr>
            </w:pPr>
          </w:p>
        </w:tc>
      </w:tr>
      <w:tr w:rsidR="005822E2" w:rsidRPr="00BA5F96" w14:paraId="7B564B63" w14:textId="77777777" w:rsidTr="00815B26">
        <w:trPr>
          <w:trHeight w:val="440"/>
        </w:trPr>
        <w:tc>
          <w:tcPr>
            <w:tcW w:w="846" w:type="dxa"/>
            <w:vAlign w:val="center"/>
          </w:tcPr>
          <w:p w14:paraId="01291CEE" w14:textId="77777777" w:rsidR="005822E2" w:rsidRPr="00A41115" w:rsidRDefault="005822E2" w:rsidP="005822E2">
            <w:pPr>
              <w:ind w:left="-108" w:right="-108"/>
              <w:jc w:val="center"/>
              <w:rPr>
                <w:rFonts w:cs="Arial"/>
                <w:sz w:val="18"/>
                <w:szCs w:val="18"/>
              </w:rPr>
            </w:pPr>
            <w:r>
              <w:rPr>
                <w:rFonts w:cs="Arial"/>
                <w:sz w:val="18"/>
                <w:szCs w:val="18"/>
              </w:rPr>
              <w:t>2</w:t>
            </w:r>
          </w:p>
        </w:tc>
        <w:tc>
          <w:tcPr>
            <w:tcW w:w="846" w:type="dxa"/>
            <w:vAlign w:val="center"/>
          </w:tcPr>
          <w:p w14:paraId="214795B4" w14:textId="77777777" w:rsidR="005822E2" w:rsidRPr="00A41115" w:rsidRDefault="005822E2" w:rsidP="005822E2">
            <w:pPr>
              <w:ind w:left="-63" w:right="-108"/>
              <w:jc w:val="center"/>
              <w:rPr>
                <w:rFonts w:cs="Arial"/>
                <w:sz w:val="18"/>
                <w:szCs w:val="18"/>
              </w:rPr>
            </w:pPr>
            <w:r>
              <w:rPr>
                <w:rFonts w:cs="Arial"/>
                <w:sz w:val="18"/>
                <w:szCs w:val="18"/>
              </w:rPr>
              <w:t>2-1</w:t>
            </w:r>
          </w:p>
        </w:tc>
        <w:tc>
          <w:tcPr>
            <w:tcW w:w="846" w:type="dxa"/>
            <w:vAlign w:val="center"/>
          </w:tcPr>
          <w:p w14:paraId="5246D98E"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031506A7"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58ACD93B"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7A169ED9" w14:textId="77777777" w:rsidR="005822E2" w:rsidRPr="005439F0" w:rsidRDefault="005822E2" w:rsidP="005822E2">
            <w:pPr>
              <w:ind w:left="-108" w:right="-108"/>
              <w:jc w:val="center"/>
              <w:rPr>
                <w:rFonts w:cs="Arial"/>
                <w:sz w:val="18"/>
                <w:szCs w:val="18"/>
              </w:rPr>
            </w:pPr>
          </w:p>
        </w:tc>
        <w:tc>
          <w:tcPr>
            <w:tcW w:w="720" w:type="dxa"/>
            <w:vAlign w:val="center"/>
          </w:tcPr>
          <w:p w14:paraId="50D8E9AF" w14:textId="77777777" w:rsidR="005822E2" w:rsidRPr="005439F0" w:rsidRDefault="005822E2" w:rsidP="005822E2">
            <w:pPr>
              <w:ind w:left="-108" w:right="-108"/>
              <w:jc w:val="center"/>
              <w:rPr>
                <w:rFonts w:cs="Arial"/>
                <w:sz w:val="18"/>
                <w:szCs w:val="18"/>
              </w:rPr>
            </w:pPr>
          </w:p>
        </w:tc>
        <w:tc>
          <w:tcPr>
            <w:tcW w:w="720" w:type="dxa"/>
            <w:vAlign w:val="center"/>
          </w:tcPr>
          <w:p w14:paraId="2C89CC58" w14:textId="77777777" w:rsidR="005822E2" w:rsidRPr="005439F0" w:rsidRDefault="005822E2" w:rsidP="005822E2">
            <w:pPr>
              <w:ind w:left="-108" w:right="-108"/>
              <w:jc w:val="center"/>
              <w:rPr>
                <w:rFonts w:cs="Arial"/>
                <w:sz w:val="18"/>
                <w:szCs w:val="18"/>
              </w:rPr>
            </w:pPr>
          </w:p>
        </w:tc>
        <w:tc>
          <w:tcPr>
            <w:tcW w:w="810" w:type="dxa"/>
            <w:vAlign w:val="center"/>
          </w:tcPr>
          <w:p w14:paraId="3D7129C8" w14:textId="77777777" w:rsidR="005822E2" w:rsidRPr="005439F0" w:rsidRDefault="005822E2" w:rsidP="005822E2">
            <w:pPr>
              <w:ind w:left="-108" w:right="-108"/>
              <w:jc w:val="center"/>
              <w:rPr>
                <w:rFonts w:cs="Arial"/>
                <w:sz w:val="18"/>
                <w:szCs w:val="18"/>
              </w:rPr>
            </w:pPr>
          </w:p>
        </w:tc>
        <w:tc>
          <w:tcPr>
            <w:tcW w:w="990" w:type="dxa"/>
            <w:vAlign w:val="center"/>
          </w:tcPr>
          <w:p w14:paraId="395CA104" w14:textId="77777777" w:rsidR="005822E2" w:rsidRPr="005439F0" w:rsidRDefault="005822E2" w:rsidP="005822E2">
            <w:pPr>
              <w:ind w:left="-108" w:right="-108"/>
              <w:jc w:val="center"/>
              <w:rPr>
                <w:rFonts w:cs="Arial"/>
                <w:sz w:val="18"/>
                <w:szCs w:val="18"/>
              </w:rPr>
            </w:pPr>
          </w:p>
        </w:tc>
        <w:tc>
          <w:tcPr>
            <w:tcW w:w="1080" w:type="dxa"/>
            <w:vAlign w:val="center"/>
          </w:tcPr>
          <w:p w14:paraId="3199FB9C" w14:textId="77777777" w:rsidR="005822E2" w:rsidRPr="005439F0" w:rsidRDefault="005822E2" w:rsidP="005822E2">
            <w:pPr>
              <w:ind w:left="-108" w:right="-108"/>
              <w:jc w:val="center"/>
              <w:rPr>
                <w:rFonts w:cs="Arial"/>
                <w:sz w:val="18"/>
                <w:szCs w:val="18"/>
              </w:rPr>
            </w:pPr>
          </w:p>
        </w:tc>
      </w:tr>
      <w:tr w:rsidR="005822E2" w:rsidRPr="00BA5F96" w14:paraId="40B1C4F7" w14:textId="77777777" w:rsidTr="00815B26">
        <w:trPr>
          <w:trHeight w:val="431"/>
        </w:trPr>
        <w:tc>
          <w:tcPr>
            <w:tcW w:w="846" w:type="dxa"/>
            <w:vAlign w:val="center"/>
          </w:tcPr>
          <w:p w14:paraId="38970C40" w14:textId="77777777" w:rsidR="005822E2" w:rsidRPr="00A41115" w:rsidRDefault="005822E2" w:rsidP="005822E2">
            <w:pPr>
              <w:ind w:left="-108" w:right="-108"/>
              <w:jc w:val="center"/>
              <w:rPr>
                <w:rFonts w:cs="Arial"/>
                <w:sz w:val="18"/>
                <w:szCs w:val="18"/>
              </w:rPr>
            </w:pPr>
          </w:p>
        </w:tc>
        <w:tc>
          <w:tcPr>
            <w:tcW w:w="846" w:type="dxa"/>
            <w:vAlign w:val="center"/>
          </w:tcPr>
          <w:p w14:paraId="15BDD3B0" w14:textId="77777777" w:rsidR="005822E2" w:rsidRPr="00A41115" w:rsidRDefault="005822E2" w:rsidP="005822E2">
            <w:pPr>
              <w:ind w:left="-63" w:right="-108"/>
              <w:jc w:val="center"/>
              <w:rPr>
                <w:rFonts w:cs="Arial"/>
                <w:sz w:val="18"/>
                <w:szCs w:val="18"/>
              </w:rPr>
            </w:pPr>
            <w:r>
              <w:rPr>
                <w:rFonts w:cs="Arial"/>
                <w:sz w:val="18"/>
                <w:szCs w:val="18"/>
              </w:rPr>
              <w:t>2-2</w:t>
            </w:r>
          </w:p>
        </w:tc>
        <w:tc>
          <w:tcPr>
            <w:tcW w:w="846" w:type="dxa"/>
            <w:vAlign w:val="center"/>
          </w:tcPr>
          <w:p w14:paraId="2E6EB1A6"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67A1F54F"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4B4CC6E4"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5B7707F2" w14:textId="77777777" w:rsidR="005822E2" w:rsidRPr="005439F0" w:rsidRDefault="005822E2" w:rsidP="005822E2">
            <w:pPr>
              <w:ind w:left="-108" w:right="-108"/>
              <w:jc w:val="center"/>
              <w:rPr>
                <w:rFonts w:cs="Arial"/>
                <w:sz w:val="18"/>
                <w:szCs w:val="18"/>
              </w:rPr>
            </w:pPr>
          </w:p>
        </w:tc>
        <w:tc>
          <w:tcPr>
            <w:tcW w:w="720" w:type="dxa"/>
            <w:vAlign w:val="center"/>
          </w:tcPr>
          <w:p w14:paraId="0078B712" w14:textId="77777777" w:rsidR="005822E2" w:rsidRPr="005439F0" w:rsidRDefault="005822E2" w:rsidP="005822E2">
            <w:pPr>
              <w:ind w:left="-108" w:right="-108"/>
              <w:jc w:val="center"/>
              <w:rPr>
                <w:rFonts w:cs="Arial"/>
                <w:sz w:val="18"/>
                <w:szCs w:val="18"/>
              </w:rPr>
            </w:pPr>
          </w:p>
        </w:tc>
        <w:tc>
          <w:tcPr>
            <w:tcW w:w="720" w:type="dxa"/>
            <w:vAlign w:val="center"/>
          </w:tcPr>
          <w:p w14:paraId="3213CD16" w14:textId="77777777" w:rsidR="005822E2" w:rsidRPr="005439F0" w:rsidRDefault="005822E2" w:rsidP="005822E2">
            <w:pPr>
              <w:ind w:left="-108" w:right="-108"/>
              <w:jc w:val="center"/>
              <w:rPr>
                <w:rFonts w:cs="Arial"/>
                <w:sz w:val="18"/>
                <w:szCs w:val="18"/>
              </w:rPr>
            </w:pPr>
          </w:p>
        </w:tc>
        <w:tc>
          <w:tcPr>
            <w:tcW w:w="810" w:type="dxa"/>
            <w:vAlign w:val="center"/>
          </w:tcPr>
          <w:p w14:paraId="3CAF8A87" w14:textId="77777777" w:rsidR="005822E2" w:rsidRPr="005439F0" w:rsidRDefault="005822E2" w:rsidP="005822E2">
            <w:pPr>
              <w:ind w:left="-108" w:right="-108"/>
              <w:jc w:val="center"/>
              <w:rPr>
                <w:rFonts w:cs="Arial"/>
                <w:sz w:val="18"/>
                <w:szCs w:val="18"/>
              </w:rPr>
            </w:pPr>
          </w:p>
        </w:tc>
        <w:tc>
          <w:tcPr>
            <w:tcW w:w="990" w:type="dxa"/>
            <w:vAlign w:val="center"/>
          </w:tcPr>
          <w:p w14:paraId="3562319A" w14:textId="77777777" w:rsidR="005822E2" w:rsidRPr="005439F0" w:rsidRDefault="005822E2" w:rsidP="005822E2">
            <w:pPr>
              <w:ind w:left="-108" w:right="-108"/>
              <w:jc w:val="center"/>
              <w:rPr>
                <w:rFonts w:cs="Arial"/>
                <w:sz w:val="18"/>
                <w:szCs w:val="18"/>
              </w:rPr>
            </w:pPr>
          </w:p>
        </w:tc>
        <w:tc>
          <w:tcPr>
            <w:tcW w:w="1080" w:type="dxa"/>
            <w:vAlign w:val="center"/>
          </w:tcPr>
          <w:p w14:paraId="1315A6EE" w14:textId="77777777" w:rsidR="005822E2" w:rsidRPr="005439F0" w:rsidRDefault="005822E2" w:rsidP="005822E2">
            <w:pPr>
              <w:ind w:left="-108" w:right="-108"/>
              <w:jc w:val="center"/>
              <w:rPr>
                <w:rFonts w:cs="Arial"/>
                <w:sz w:val="18"/>
                <w:szCs w:val="18"/>
              </w:rPr>
            </w:pPr>
          </w:p>
        </w:tc>
      </w:tr>
      <w:tr w:rsidR="005822E2" w:rsidRPr="00BA5F96" w14:paraId="2FF4EA4D" w14:textId="77777777" w:rsidTr="00815B26">
        <w:trPr>
          <w:trHeight w:val="431"/>
        </w:trPr>
        <w:tc>
          <w:tcPr>
            <w:tcW w:w="846" w:type="dxa"/>
            <w:vAlign w:val="center"/>
          </w:tcPr>
          <w:p w14:paraId="7EDDFCA9" w14:textId="77777777" w:rsidR="005822E2" w:rsidRPr="00A41115" w:rsidRDefault="005822E2" w:rsidP="005822E2">
            <w:pPr>
              <w:ind w:left="-108" w:right="-108"/>
              <w:jc w:val="center"/>
              <w:rPr>
                <w:rFonts w:cs="Arial"/>
                <w:sz w:val="18"/>
                <w:szCs w:val="18"/>
              </w:rPr>
            </w:pPr>
            <w:r>
              <w:rPr>
                <w:rFonts w:cs="Arial"/>
                <w:sz w:val="18"/>
                <w:szCs w:val="18"/>
              </w:rPr>
              <w:t>3</w:t>
            </w:r>
          </w:p>
        </w:tc>
        <w:tc>
          <w:tcPr>
            <w:tcW w:w="846" w:type="dxa"/>
            <w:vAlign w:val="center"/>
          </w:tcPr>
          <w:p w14:paraId="2532E3CB" w14:textId="77777777" w:rsidR="005822E2" w:rsidRPr="00A41115" w:rsidRDefault="005822E2" w:rsidP="005822E2">
            <w:pPr>
              <w:ind w:left="-63" w:right="-108"/>
              <w:jc w:val="center"/>
              <w:rPr>
                <w:rFonts w:cs="Arial"/>
                <w:sz w:val="18"/>
                <w:szCs w:val="18"/>
              </w:rPr>
            </w:pPr>
            <w:r>
              <w:rPr>
                <w:rFonts w:cs="Arial"/>
                <w:sz w:val="18"/>
                <w:szCs w:val="18"/>
              </w:rPr>
              <w:t>3-1</w:t>
            </w:r>
          </w:p>
        </w:tc>
        <w:tc>
          <w:tcPr>
            <w:tcW w:w="846" w:type="dxa"/>
            <w:vAlign w:val="center"/>
          </w:tcPr>
          <w:p w14:paraId="2C59BB17"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096B1AC1"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6CEE16D5"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04EED67A" w14:textId="77777777" w:rsidR="005822E2" w:rsidRPr="005439F0" w:rsidRDefault="005822E2" w:rsidP="005822E2">
            <w:pPr>
              <w:ind w:left="-108" w:right="-108"/>
              <w:jc w:val="center"/>
              <w:rPr>
                <w:rFonts w:cs="Arial"/>
                <w:sz w:val="18"/>
                <w:szCs w:val="18"/>
              </w:rPr>
            </w:pPr>
          </w:p>
        </w:tc>
        <w:tc>
          <w:tcPr>
            <w:tcW w:w="720" w:type="dxa"/>
            <w:vAlign w:val="center"/>
          </w:tcPr>
          <w:p w14:paraId="59A6CBC7" w14:textId="77777777" w:rsidR="005822E2" w:rsidRPr="005439F0" w:rsidRDefault="005822E2" w:rsidP="005822E2">
            <w:pPr>
              <w:ind w:left="-108" w:right="-108"/>
              <w:jc w:val="center"/>
              <w:rPr>
                <w:rFonts w:cs="Arial"/>
                <w:sz w:val="18"/>
                <w:szCs w:val="18"/>
              </w:rPr>
            </w:pPr>
          </w:p>
        </w:tc>
        <w:tc>
          <w:tcPr>
            <w:tcW w:w="720" w:type="dxa"/>
            <w:vAlign w:val="center"/>
          </w:tcPr>
          <w:p w14:paraId="6EE479BE" w14:textId="77777777" w:rsidR="005822E2" w:rsidRPr="005439F0" w:rsidRDefault="005822E2" w:rsidP="005822E2">
            <w:pPr>
              <w:ind w:left="-108" w:right="-108"/>
              <w:jc w:val="center"/>
              <w:rPr>
                <w:rFonts w:cs="Arial"/>
                <w:sz w:val="18"/>
                <w:szCs w:val="18"/>
              </w:rPr>
            </w:pPr>
          </w:p>
        </w:tc>
        <w:tc>
          <w:tcPr>
            <w:tcW w:w="810" w:type="dxa"/>
            <w:vAlign w:val="center"/>
          </w:tcPr>
          <w:p w14:paraId="4E1F4FCE" w14:textId="77777777" w:rsidR="005822E2" w:rsidRPr="005439F0" w:rsidRDefault="005822E2" w:rsidP="005822E2">
            <w:pPr>
              <w:ind w:left="-108" w:right="-108"/>
              <w:jc w:val="center"/>
              <w:rPr>
                <w:rFonts w:cs="Arial"/>
                <w:sz w:val="18"/>
                <w:szCs w:val="18"/>
              </w:rPr>
            </w:pPr>
          </w:p>
        </w:tc>
        <w:tc>
          <w:tcPr>
            <w:tcW w:w="990" w:type="dxa"/>
            <w:vAlign w:val="center"/>
          </w:tcPr>
          <w:p w14:paraId="22456D53" w14:textId="77777777" w:rsidR="005822E2" w:rsidRPr="005439F0" w:rsidRDefault="005822E2" w:rsidP="005822E2">
            <w:pPr>
              <w:ind w:left="-108" w:right="-108"/>
              <w:jc w:val="center"/>
              <w:rPr>
                <w:rFonts w:cs="Arial"/>
                <w:sz w:val="18"/>
                <w:szCs w:val="18"/>
              </w:rPr>
            </w:pPr>
          </w:p>
        </w:tc>
        <w:tc>
          <w:tcPr>
            <w:tcW w:w="1080" w:type="dxa"/>
            <w:vAlign w:val="center"/>
          </w:tcPr>
          <w:p w14:paraId="5C7FDAAC" w14:textId="77777777" w:rsidR="005822E2" w:rsidRPr="005439F0" w:rsidRDefault="005822E2" w:rsidP="005822E2">
            <w:pPr>
              <w:ind w:left="-108" w:right="-108"/>
              <w:jc w:val="center"/>
              <w:rPr>
                <w:rFonts w:cs="Arial"/>
                <w:sz w:val="18"/>
                <w:szCs w:val="18"/>
              </w:rPr>
            </w:pPr>
          </w:p>
        </w:tc>
      </w:tr>
      <w:tr w:rsidR="005822E2" w:rsidRPr="00BA5F96" w14:paraId="62096F22" w14:textId="77777777" w:rsidTr="00815B26">
        <w:trPr>
          <w:trHeight w:val="431"/>
        </w:trPr>
        <w:tc>
          <w:tcPr>
            <w:tcW w:w="846" w:type="dxa"/>
            <w:vAlign w:val="center"/>
          </w:tcPr>
          <w:p w14:paraId="61CD6270" w14:textId="77777777" w:rsidR="005822E2" w:rsidRPr="00A41115" w:rsidRDefault="005822E2" w:rsidP="005822E2">
            <w:pPr>
              <w:ind w:left="-108" w:right="-108"/>
              <w:jc w:val="center"/>
              <w:rPr>
                <w:rFonts w:cs="Arial"/>
                <w:sz w:val="18"/>
                <w:szCs w:val="18"/>
              </w:rPr>
            </w:pPr>
          </w:p>
        </w:tc>
        <w:tc>
          <w:tcPr>
            <w:tcW w:w="846" w:type="dxa"/>
            <w:vAlign w:val="center"/>
          </w:tcPr>
          <w:p w14:paraId="1F46540E" w14:textId="77777777" w:rsidR="005822E2" w:rsidRPr="00A41115" w:rsidRDefault="005822E2" w:rsidP="005822E2">
            <w:pPr>
              <w:ind w:left="-63" w:right="-108"/>
              <w:jc w:val="center"/>
              <w:rPr>
                <w:rFonts w:cs="Arial"/>
                <w:sz w:val="18"/>
                <w:szCs w:val="18"/>
              </w:rPr>
            </w:pPr>
            <w:r>
              <w:rPr>
                <w:rFonts w:cs="Arial"/>
                <w:sz w:val="18"/>
                <w:szCs w:val="18"/>
              </w:rPr>
              <w:t>3-2</w:t>
            </w:r>
          </w:p>
        </w:tc>
        <w:tc>
          <w:tcPr>
            <w:tcW w:w="846" w:type="dxa"/>
            <w:vAlign w:val="center"/>
          </w:tcPr>
          <w:p w14:paraId="6813701B"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4CC09F8A"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14B541E9"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08AE33C8" w14:textId="77777777" w:rsidR="005822E2" w:rsidRPr="005439F0" w:rsidRDefault="005822E2" w:rsidP="005822E2">
            <w:pPr>
              <w:ind w:left="-108" w:right="-108"/>
              <w:jc w:val="center"/>
              <w:rPr>
                <w:rFonts w:cs="Arial"/>
                <w:sz w:val="18"/>
                <w:szCs w:val="18"/>
              </w:rPr>
            </w:pPr>
          </w:p>
        </w:tc>
        <w:tc>
          <w:tcPr>
            <w:tcW w:w="720" w:type="dxa"/>
            <w:vAlign w:val="center"/>
          </w:tcPr>
          <w:p w14:paraId="1E05329C" w14:textId="77777777" w:rsidR="005822E2" w:rsidRPr="005439F0" w:rsidRDefault="005822E2" w:rsidP="005822E2">
            <w:pPr>
              <w:ind w:left="-108" w:right="-108"/>
              <w:jc w:val="center"/>
              <w:rPr>
                <w:rFonts w:cs="Arial"/>
                <w:sz w:val="18"/>
                <w:szCs w:val="18"/>
              </w:rPr>
            </w:pPr>
          </w:p>
        </w:tc>
        <w:tc>
          <w:tcPr>
            <w:tcW w:w="720" w:type="dxa"/>
            <w:vAlign w:val="center"/>
          </w:tcPr>
          <w:p w14:paraId="487351EE" w14:textId="77777777" w:rsidR="005822E2" w:rsidRPr="005439F0" w:rsidRDefault="005822E2" w:rsidP="005822E2">
            <w:pPr>
              <w:ind w:left="-108" w:right="-108"/>
              <w:jc w:val="center"/>
              <w:rPr>
                <w:rFonts w:cs="Arial"/>
                <w:sz w:val="18"/>
                <w:szCs w:val="18"/>
              </w:rPr>
            </w:pPr>
          </w:p>
        </w:tc>
        <w:tc>
          <w:tcPr>
            <w:tcW w:w="810" w:type="dxa"/>
            <w:vAlign w:val="center"/>
          </w:tcPr>
          <w:p w14:paraId="0B1AE757" w14:textId="77777777" w:rsidR="005822E2" w:rsidRPr="005439F0" w:rsidRDefault="005822E2" w:rsidP="005822E2">
            <w:pPr>
              <w:ind w:left="-108" w:right="-108"/>
              <w:jc w:val="center"/>
              <w:rPr>
                <w:rFonts w:cs="Arial"/>
                <w:sz w:val="18"/>
                <w:szCs w:val="18"/>
              </w:rPr>
            </w:pPr>
          </w:p>
        </w:tc>
        <w:tc>
          <w:tcPr>
            <w:tcW w:w="990" w:type="dxa"/>
            <w:vAlign w:val="center"/>
          </w:tcPr>
          <w:p w14:paraId="222999D9" w14:textId="77777777" w:rsidR="005822E2" w:rsidRPr="005439F0" w:rsidRDefault="005822E2" w:rsidP="005822E2">
            <w:pPr>
              <w:ind w:left="-108" w:right="-108"/>
              <w:jc w:val="center"/>
              <w:rPr>
                <w:rFonts w:cs="Arial"/>
                <w:sz w:val="18"/>
                <w:szCs w:val="18"/>
              </w:rPr>
            </w:pPr>
          </w:p>
        </w:tc>
        <w:tc>
          <w:tcPr>
            <w:tcW w:w="1080" w:type="dxa"/>
            <w:vAlign w:val="center"/>
          </w:tcPr>
          <w:p w14:paraId="30FFD7E0" w14:textId="77777777" w:rsidR="005822E2" w:rsidRPr="005439F0" w:rsidRDefault="005822E2" w:rsidP="005822E2">
            <w:pPr>
              <w:ind w:left="-108" w:right="-108"/>
              <w:jc w:val="center"/>
              <w:rPr>
                <w:rFonts w:cs="Arial"/>
                <w:sz w:val="18"/>
                <w:szCs w:val="18"/>
              </w:rPr>
            </w:pPr>
          </w:p>
        </w:tc>
      </w:tr>
      <w:tr w:rsidR="005822E2" w:rsidRPr="00BA5F96" w14:paraId="321B9278" w14:textId="77777777" w:rsidTr="00815B26">
        <w:trPr>
          <w:trHeight w:val="431"/>
        </w:trPr>
        <w:tc>
          <w:tcPr>
            <w:tcW w:w="846" w:type="dxa"/>
            <w:vAlign w:val="center"/>
          </w:tcPr>
          <w:p w14:paraId="1EF9657D" w14:textId="77777777" w:rsidR="005822E2" w:rsidRPr="00A41115" w:rsidRDefault="005822E2" w:rsidP="005822E2">
            <w:pPr>
              <w:ind w:left="-108" w:right="-108"/>
              <w:jc w:val="center"/>
              <w:rPr>
                <w:rFonts w:cs="Arial"/>
                <w:sz w:val="18"/>
                <w:szCs w:val="18"/>
              </w:rPr>
            </w:pPr>
            <w:r>
              <w:rPr>
                <w:rFonts w:cs="Arial"/>
                <w:sz w:val="18"/>
                <w:szCs w:val="18"/>
              </w:rPr>
              <w:t>4</w:t>
            </w:r>
          </w:p>
        </w:tc>
        <w:tc>
          <w:tcPr>
            <w:tcW w:w="846" w:type="dxa"/>
            <w:vAlign w:val="center"/>
          </w:tcPr>
          <w:p w14:paraId="60B722BB" w14:textId="77777777" w:rsidR="005822E2" w:rsidRPr="00A41115" w:rsidRDefault="005822E2" w:rsidP="005822E2">
            <w:pPr>
              <w:ind w:left="-63" w:right="-108"/>
              <w:jc w:val="center"/>
              <w:rPr>
                <w:rFonts w:cs="Arial"/>
                <w:sz w:val="18"/>
                <w:szCs w:val="18"/>
              </w:rPr>
            </w:pPr>
            <w:r>
              <w:rPr>
                <w:rFonts w:cs="Arial"/>
                <w:sz w:val="18"/>
                <w:szCs w:val="18"/>
              </w:rPr>
              <w:t>4-1</w:t>
            </w:r>
          </w:p>
        </w:tc>
        <w:tc>
          <w:tcPr>
            <w:tcW w:w="846" w:type="dxa"/>
            <w:vAlign w:val="center"/>
          </w:tcPr>
          <w:p w14:paraId="6CBC5438"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0FF7E4F4"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34171AD1"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756C83E9" w14:textId="77777777" w:rsidR="005822E2" w:rsidRPr="005439F0" w:rsidRDefault="005822E2" w:rsidP="005822E2">
            <w:pPr>
              <w:ind w:left="-108" w:right="-108"/>
              <w:jc w:val="center"/>
              <w:rPr>
                <w:rFonts w:cs="Arial"/>
                <w:sz w:val="18"/>
                <w:szCs w:val="18"/>
              </w:rPr>
            </w:pPr>
          </w:p>
        </w:tc>
        <w:tc>
          <w:tcPr>
            <w:tcW w:w="720" w:type="dxa"/>
            <w:vAlign w:val="center"/>
          </w:tcPr>
          <w:p w14:paraId="5F0D867E" w14:textId="77777777" w:rsidR="005822E2" w:rsidRPr="005439F0" w:rsidRDefault="005822E2" w:rsidP="005822E2">
            <w:pPr>
              <w:ind w:left="-108" w:right="-108"/>
              <w:jc w:val="center"/>
              <w:rPr>
                <w:rFonts w:cs="Arial"/>
                <w:sz w:val="18"/>
                <w:szCs w:val="18"/>
              </w:rPr>
            </w:pPr>
          </w:p>
        </w:tc>
        <w:tc>
          <w:tcPr>
            <w:tcW w:w="720" w:type="dxa"/>
            <w:vAlign w:val="center"/>
          </w:tcPr>
          <w:p w14:paraId="24ED6B90" w14:textId="77777777" w:rsidR="005822E2" w:rsidRPr="005439F0" w:rsidRDefault="005822E2" w:rsidP="005822E2">
            <w:pPr>
              <w:ind w:left="-108" w:right="-108"/>
              <w:jc w:val="center"/>
              <w:rPr>
                <w:rFonts w:cs="Arial"/>
                <w:sz w:val="18"/>
                <w:szCs w:val="18"/>
              </w:rPr>
            </w:pPr>
          </w:p>
        </w:tc>
        <w:tc>
          <w:tcPr>
            <w:tcW w:w="810" w:type="dxa"/>
            <w:vAlign w:val="center"/>
          </w:tcPr>
          <w:p w14:paraId="43443A58" w14:textId="77777777" w:rsidR="005822E2" w:rsidRPr="005439F0" w:rsidRDefault="005822E2" w:rsidP="005822E2">
            <w:pPr>
              <w:ind w:left="-108" w:right="-108"/>
              <w:jc w:val="center"/>
              <w:rPr>
                <w:rFonts w:cs="Arial"/>
                <w:sz w:val="18"/>
                <w:szCs w:val="18"/>
              </w:rPr>
            </w:pPr>
          </w:p>
        </w:tc>
        <w:tc>
          <w:tcPr>
            <w:tcW w:w="990" w:type="dxa"/>
            <w:vAlign w:val="center"/>
          </w:tcPr>
          <w:p w14:paraId="2B7F234D" w14:textId="77777777" w:rsidR="005822E2" w:rsidRPr="005439F0" w:rsidRDefault="005822E2" w:rsidP="005822E2">
            <w:pPr>
              <w:ind w:left="-108" w:right="-108"/>
              <w:jc w:val="center"/>
              <w:rPr>
                <w:rFonts w:cs="Arial"/>
                <w:sz w:val="18"/>
                <w:szCs w:val="18"/>
              </w:rPr>
            </w:pPr>
          </w:p>
        </w:tc>
        <w:tc>
          <w:tcPr>
            <w:tcW w:w="1080" w:type="dxa"/>
            <w:vAlign w:val="center"/>
          </w:tcPr>
          <w:p w14:paraId="477A18F0" w14:textId="77777777" w:rsidR="005822E2" w:rsidRPr="005439F0" w:rsidRDefault="005822E2" w:rsidP="005822E2">
            <w:pPr>
              <w:ind w:left="-108" w:right="-108"/>
              <w:jc w:val="center"/>
              <w:rPr>
                <w:rFonts w:cs="Arial"/>
                <w:sz w:val="18"/>
                <w:szCs w:val="18"/>
              </w:rPr>
            </w:pPr>
          </w:p>
        </w:tc>
      </w:tr>
      <w:tr w:rsidR="005822E2" w:rsidRPr="00BA5F96" w14:paraId="48A39F69" w14:textId="77777777" w:rsidTr="00815B26">
        <w:trPr>
          <w:trHeight w:val="431"/>
        </w:trPr>
        <w:tc>
          <w:tcPr>
            <w:tcW w:w="846" w:type="dxa"/>
            <w:vAlign w:val="center"/>
          </w:tcPr>
          <w:p w14:paraId="66CED2EB" w14:textId="77777777" w:rsidR="005822E2" w:rsidRPr="00A41115" w:rsidRDefault="005822E2" w:rsidP="005822E2">
            <w:pPr>
              <w:ind w:left="-108" w:right="-108"/>
              <w:jc w:val="center"/>
              <w:rPr>
                <w:rFonts w:cs="Arial"/>
                <w:sz w:val="18"/>
                <w:szCs w:val="18"/>
              </w:rPr>
            </w:pPr>
          </w:p>
        </w:tc>
        <w:tc>
          <w:tcPr>
            <w:tcW w:w="846" w:type="dxa"/>
            <w:vAlign w:val="center"/>
          </w:tcPr>
          <w:p w14:paraId="277E6C98" w14:textId="77777777" w:rsidR="005822E2" w:rsidRPr="00A41115" w:rsidRDefault="005822E2" w:rsidP="005822E2">
            <w:pPr>
              <w:ind w:left="-63" w:right="-108"/>
              <w:jc w:val="center"/>
              <w:rPr>
                <w:rFonts w:cs="Arial"/>
                <w:sz w:val="18"/>
                <w:szCs w:val="18"/>
              </w:rPr>
            </w:pPr>
            <w:r>
              <w:rPr>
                <w:rFonts w:cs="Arial"/>
                <w:sz w:val="18"/>
                <w:szCs w:val="18"/>
              </w:rPr>
              <w:t>4-2</w:t>
            </w:r>
          </w:p>
        </w:tc>
        <w:tc>
          <w:tcPr>
            <w:tcW w:w="846" w:type="dxa"/>
            <w:vAlign w:val="center"/>
          </w:tcPr>
          <w:p w14:paraId="3818DA49"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2C7AFEE8"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0591E2B3"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48B2AD64" w14:textId="77777777" w:rsidR="005822E2" w:rsidRPr="005439F0" w:rsidRDefault="005822E2" w:rsidP="005822E2">
            <w:pPr>
              <w:ind w:left="-108" w:right="-108"/>
              <w:jc w:val="center"/>
              <w:rPr>
                <w:rFonts w:cs="Arial"/>
                <w:sz w:val="18"/>
                <w:szCs w:val="18"/>
              </w:rPr>
            </w:pPr>
          </w:p>
        </w:tc>
        <w:tc>
          <w:tcPr>
            <w:tcW w:w="720" w:type="dxa"/>
            <w:vAlign w:val="center"/>
          </w:tcPr>
          <w:p w14:paraId="09B2B04B" w14:textId="77777777" w:rsidR="005822E2" w:rsidRPr="005439F0" w:rsidRDefault="005822E2" w:rsidP="005822E2">
            <w:pPr>
              <w:ind w:left="-108" w:right="-108"/>
              <w:jc w:val="center"/>
              <w:rPr>
                <w:rFonts w:cs="Arial"/>
                <w:sz w:val="18"/>
                <w:szCs w:val="18"/>
              </w:rPr>
            </w:pPr>
          </w:p>
        </w:tc>
        <w:tc>
          <w:tcPr>
            <w:tcW w:w="720" w:type="dxa"/>
            <w:vAlign w:val="center"/>
          </w:tcPr>
          <w:p w14:paraId="2721F45B" w14:textId="77777777" w:rsidR="005822E2" w:rsidRPr="005439F0" w:rsidRDefault="005822E2" w:rsidP="005822E2">
            <w:pPr>
              <w:ind w:left="-108" w:right="-108"/>
              <w:jc w:val="center"/>
              <w:rPr>
                <w:rFonts w:cs="Arial"/>
                <w:sz w:val="18"/>
                <w:szCs w:val="18"/>
              </w:rPr>
            </w:pPr>
          </w:p>
        </w:tc>
        <w:tc>
          <w:tcPr>
            <w:tcW w:w="810" w:type="dxa"/>
            <w:vAlign w:val="center"/>
          </w:tcPr>
          <w:p w14:paraId="5CA808FE" w14:textId="77777777" w:rsidR="005822E2" w:rsidRPr="005439F0" w:rsidRDefault="005822E2" w:rsidP="005822E2">
            <w:pPr>
              <w:ind w:left="-108" w:right="-108"/>
              <w:jc w:val="center"/>
              <w:rPr>
                <w:rFonts w:cs="Arial"/>
                <w:sz w:val="18"/>
                <w:szCs w:val="18"/>
              </w:rPr>
            </w:pPr>
          </w:p>
        </w:tc>
        <w:tc>
          <w:tcPr>
            <w:tcW w:w="990" w:type="dxa"/>
            <w:vAlign w:val="center"/>
          </w:tcPr>
          <w:p w14:paraId="356DF27C" w14:textId="77777777" w:rsidR="005822E2" w:rsidRPr="005439F0" w:rsidRDefault="005822E2" w:rsidP="005822E2">
            <w:pPr>
              <w:ind w:left="-108" w:right="-108"/>
              <w:jc w:val="center"/>
              <w:rPr>
                <w:rFonts w:cs="Arial"/>
                <w:sz w:val="18"/>
                <w:szCs w:val="18"/>
              </w:rPr>
            </w:pPr>
          </w:p>
        </w:tc>
        <w:tc>
          <w:tcPr>
            <w:tcW w:w="1080" w:type="dxa"/>
            <w:vAlign w:val="center"/>
          </w:tcPr>
          <w:p w14:paraId="55FC3C56" w14:textId="77777777" w:rsidR="005822E2" w:rsidRPr="005439F0" w:rsidRDefault="005822E2" w:rsidP="005822E2">
            <w:pPr>
              <w:ind w:left="-108" w:right="-108"/>
              <w:jc w:val="center"/>
              <w:rPr>
                <w:rFonts w:cs="Arial"/>
                <w:sz w:val="18"/>
                <w:szCs w:val="18"/>
              </w:rPr>
            </w:pPr>
          </w:p>
        </w:tc>
      </w:tr>
      <w:tr w:rsidR="005822E2" w:rsidRPr="00BA5F96" w14:paraId="599C7E1C" w14:textId="77777777" w:rsidTr="00815B26">
        <w:trPr>
          <w:trHeight w:val="431"/>
        </w:trPr>
        <w:tc>
          <w:tcPr>
            <w:tcW w:w="846" w:type="dxa"/>
            <w:vAlign w:val="center"/>
          </w:tcPr>
          <w:p w14:paraId="482755C3" w14:textId="77777777" w:rsidR="005822E2" w:rsidRPr="00A41115" w:rsidRDefault="005822E2" w:rsidP="005822E2">
            <w:pPr>
              <w:ind w:left="-108" w:right="-108"/>
              <w:jc w:val="center"/>
              <w:rPr>
                <w:rFonts w:cs="Arial"/>
                <w:sz w:val="18"/>
                <w:szCs w:val="18"/>
              </w:rPr>
            </w:pPr>
          </w:p>
        </w:tc>
        <w:tc>
          <w:tcPr>
            <w:tcW w:w="846" w:type="dxa"/>
            <w:vAlign w:val="center"/>
          </w:tcPr>
          <w:p w14:paraId="2811F2C8" w14:textId="77777777" w:rsidR="005822E2" w:rsidRPr="00A41115" w:rsidRDefault="005822E2" w:rsidP="005822E2">
            <w:pPr>
              <w:ind w:left="-63" w:right="-108"/>
              <w:jc w:val="center"/>
              <w:rPr>
                <w:rFonts w:cs="Arial"/>
                <w:sz w:val="18"/>
                <w:szCs w:val="18"/>
              </w:rPr>
            </w:pPr>
            <w:r>
              <w:rPr>
                <w:rFonts w:cs="Arial"/>
                <w:sz w:val="18"/>
                <w:szCs w:val="18"/>
              </w:rPr>
              <w:t>4-3</w:t>
            </w:r>
          </w:p>
        </w:tc>
        <w:tc>
          <w:tcPr>
            <w:tcW w:w="846" w:type="dxa"/>
            <w:vAlign w:val="center"/>
          </w:tcPr>
          <w:p w14:paraId="539BAD6F"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16595FCE"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7DBD2B90"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5D3D2953" w14:textId="77777777" w:rsidR="005822E2" w:rsidRPr="005439F0" w:rsidRDefault="005822E2" w:rsidP="005822E2">
            <w:pPr>
              <w:ind w:left="-108" w:right="-108"/>
              <w:jc w:val="center"/>
              <w:rPr>
                <w:rFonts w:cs="Arial"/>
                <w:sz w:val="18"/>
                <w:szCs w:val="18"/>
              </w:rPr>
            </w:pPr>
          </w:p>
        </w:tc>
        <w:tc>
          <w:tcPr>
            <w:tcW w:w="720" w:type="dxa"/>
            <w:vAlign w:val="center"/>
          </w:tcPr>
          <w:p w14:paraId="0E67324B" w14:textId="77777777" w:rsidR="005822E2" w:rsidRPr="005439F0" w:rsidRDefault="005822E2" w:rsidP="005822E2">
            <w:pPr>
              <w:ind w:left="-108" w:right="-108"/>
              <w:jc w:val="center"/>
              <w:rPr>
                <w:rFonts w:cs="Arial"/>
                <w:sz w:val="18"/>
                <w:szCs w:val="18"/>
              </w:rPr>
            </w:pPr>
          </w:p>
        </w:tc>
        <w:tc>
          <w:tcPr>
            <w:tcW w:w="720" w:type="dxa"/>
            <w:vAlign w:val="center"/>
          </w:tcPr>
          <w:p w14:paraId="28011242" w14:textId="77777777" w:rsidR="005822E2" w:rsidRPr="005439F0" w:rsidRDefault="005822E2" w:rsidP="005822E2">
            <w:pPr>
              <w:ind w:left="-108" w:right="-108"/>
              <w:jc w:val="center"/>
              <w:rPr>
                <w:rFonts w:cs="Arial"/>
                <w:sz w:val="18"/>
                <w:szCs w:val="18"/>
              </w:rPr>
            </w:pPr>
          </w:p>
        </w:tc>
        <w:tc>
          <w:tcPr>
            <w:tcW w:w="810" w:type="dxa"/>
            <w:vAlign w:val="center"/>
          </w:tcPr>
          <w:p w14:paraId="4C262B7E" w14:textId="77777777" w:rsidR="005822E2" w:rsidRPr="005439F0" w:rsidRDefault="005822E2" w:rsidP="005822E2">
            <w:pPr>
              <w:ind w:left="-108" w:right="-108"/>
              <w:jc w:val="center"/>
              <w:rPr>
                <w:rFonts w:cs="Arial"/>
                <w:sz w:val="18"/>
                <w:szCs w:val="18"/>
              </w:rPr>
            </w:pPr>
          </w:p>
        </w:tc>
        <w:tc>
          <w:tcPr>
            <w:tcW w:w="990" w:type="dxa"/>
            <w:vAlign w:val="center"/>
          </w:tcPr>
          <w:p w14:paraId="6F5F5F7B" w14:textId="77777777" w:rsidR="005822E2" w:rsidRPr="005439F0" w:rsidRDefault="005822E2" w:rsidP="005822E2">
            <w:pPr>
              <w:ind w:left="-108" w:right="-108"/>
              <w:jc w:val="center"/>
              <w:rPr>
                <w:rFonts w:cs="Arial"/>
                <w:sz w:val="18"/>
                <w:szCs w:val="18"/>
              </w:rPr>
            </w:pPr>
          </w:p>
        </w:tc>
        <w:tc>
          <w:tcPr>
            <w:tcW w:w="1080" w:type="dxa"/>
            <w:vAlign w:val="center"/>
          </w:tcPr>
          <w:p w14:paraId="38DEE24D" w14:textId="77777777" w:rsidR="005822E2" w:rsidRPr="005439F0" w:rsidRDefault="005822E2" w:rsidP="005822E2">
            <w:pPr>
              <w:ind w:left="-108" w:right="-108"/>
              <w:jc w:val="center"/>
              <w:rPr>
                <w:rFonts w:cs="Arial"/>
                <w:sz w:val="18"/>
                <w:szCs w:val="18"/>
              </w:rPr>
            </w:pPr>
          </w:p>
        </w:tc>
      </w:tr>
      <w:tr w:rsidR="005822E2" w:rsidRPr="00BA5F96" w14:paraId="57C50189" w14:textId="77777777" w:rsidTr="00815B26">
        <w:trPr>
          <w:trHeight w:val="431"/>
        </w:trPr>
        <w:tc>
          <w:tcPr>
            <w:tcW w:w="846" w:type="dxa"/>
            <w:vAlign w:val="center"/>
          </w:tcPr>
          <w:p w14:paraId="639EE5B7" w14:textId="77777777" w:rsidR="005822E2" w:rsidRPr="00A41115" w:rsidRDefault="005822E2" w:rsidP="005822E2">
            <w:pPr>
              <w:ind w:left="-108" w:right="-108"/>
              <w:jc w:val="center"/>
              <w:rPr>
                <w:rFonts w:cs="Arial"/>
                <w:sz w:val="18"/>
                <w:szCs w:val="18"/>
              </w:rPr>
            </w:pPr>
          </w:p>
        </w:tc>
        <w:tc>
          <w:tcPr>
            <w:tcW w:w="846" w:type="dxa"/>
            <w:vAlign w:val="center"/>
          </w:tcPr>
          <w:p w14:paraId="61DF8CBF" w14:textId="77777777" w:rsidR="005822E2" w:rsidRPr="00A41115" w:rsidRDefault="005822E2" w:rsidP="005822E2">
            <w:pPr>
              <w:ind w:left="-63" w:right="-108"/>
              <w:jc w:val="center"/>
              <w:rPr>
                <w:rFonts w:cs="Arial"/>
                <w:sz w:val="18"/>
                <w:szCs w:val="18"/>
              </w:rPr>
            </w:pPr>
            <w:r>
              <w:rPr>
                <w:rFonts w:cs="Arial"/>
                <w:sz w:val="18"/>
                <w:szCs w:val="18"/>
              </w:rPr>
              <w:t>4-4</w:t>
            </w:r>
          </w:p>
        </w:tc>
        <w:tc>
          <w:tcPr>
            <w:tcW w:w="846" w:type="dxa"/>
            <w:vAlign w:val="center"/>
          </w:tcPr>
          <w:p w14:paraId="58277179"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7C3912FC"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349A3A32"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1BB75254" w14:textId="77777777" w:rsidR="005822E2" w:rsidRPr="005439F0" w:rsidRDefault="005822E2" w:rsidP="005822E2">
            <w:pPr>
              <w:ind w:left="-108" w:right="-108"/>
              <w:jc w:val="center"/>
              <w:rPr>
                <w:rFonts w:cs="Arial"/>
                <w:sz w:val="18"/>
                <w:szCs w:val="18"/>
              </w:rPr>
            </w:pPr>
          </w:p>
        </w:tc>
        <w:tc>
          <w:tcPr>
            <w:tcW w:w="720" w:type="dxa"/>
            <w:vAlign w:val="center"/>
          </w:tcPr>
          <w:p w14:paraId="62DE22E6" w14:textId="77777777" w:rsidR="005822E2" w:rsidRPr="005439F0" w:rsidRDefault="005822E2" w:rsidP="005822E2">
            <w:pPr>
              <w:ind w:left="-108" w:right="-108"/>
              <w:jc w:val="center"/>
              <w:rPr>
                <w:rFonts w:cs="Arial"/>
                <w:sz w:val="18"/>
                <w:szCs w:val="18"/>
              </w:rPr>
            </w:pPr>
          </w:p>
        </w:tc>
        <w:tc>
          <w:tcPr>
            <w:tcW w:w="720" w:type="dxa"/>
            <w:vAlign w:val="center"/>
          </w:tcPr>
          <w:p w14:paraId="7EEDCF35" w14:textId="77777777" w:rsidR="005822E2" w:rsidRPr="005439F0" w:rsidRDefault="005822E2" w:rsidP="005822E2">
            <w:pPr>
              <w:ind w:left="-108" w:right="-108"/>
              <w:jc w:val="center"/>
              <w:rPr>
                <w:rFonts w:cs="Arial"/>
                <w:sz w:val="18"/>
                <w:szCs w:val="18"/>
              </w:rPr>
            </w:pPr>
          </w:p>
        </w:tc>
        <w:tc>
          <w:tcPr>
            <w:tcW w:w="810" w:type="dxa"/>
            <w:vAlign w:val="center"/>
          </w:tcPr>
          <w:p w14:paraId="0433158D" w14:textId="77777777" w:rsidR="005822E2" w:rsidRPr="005439F0" w:rsidRDefault="005822E2" w:rsidP="005822E2">
            <w:pPr>
              <w:ind w:left="-108" w:right="-108"/>
              <w:jc w:val="center"/>
              <w:rPr>
                <w:rFonts w:cs="Arial"/>
                <w:sz w:val="18"/>
                <w:szCs w:val="18"/>
              </w:rPr>
            </w:pPr>
          </w:p>
        </w:tc>
        <w:tc>
          <w:tcPr>
            <w:tcW w:w="990" w:type="dxa"/>
            <w:vAlign w:val="center"/>
          </w:tcPr>
          <w:p w14:paraId="36CE67EA" w14:textId="77777777" w:rsidR="005822E2" w:rsidRPr="005439F0" w:rsidRDefault="005822E2" w:rsidP="005822E2">
            <w:pPr>
              <w:ind w:left="-108" w:right="-108"/>
              <w:jc w:val="center"/>
              <w:rPr>
                <w:rFonts w:cs="Arial"/>
                <w:sz w:val="18"/>
                <w:szCs w:val="18"/>
              </w:rPr>
            </w:pPr>
          </w:p>
        </w:tc>
        <w:tc>
          <w:tcPr>
            <w:tcW w:w="1080" w:type="dxa"/>
            <w:vAlign w:val="center"/>
          </w:tcPr>
          <w:p w14:paraId="27753D7F" w14:textId="77777777" w:rsidR="005822E2" w:rsidRPr="005439F0" w:rsidRDefault="005822E2" w:rsidP="005822E2">
            <w:pPr>
              <w:ind w:left="-108" w:right="-108"/>
              <w:jc w:val="center"/>
              <w:rPr>
                <w:rFonts w:cs="Arial"/>
                <w:sz w:val="18"/>
                <w:szCs w:val="18"/>
              </w:rPr>
            </w:pPr>
          </w:p>
        </w:tc>
      </w:tr>
      <w:tr w:rsidR="005822E2" w:rsidRPr="00BA5F96" w14:paraId="51F0FACF" w14:textId="77777777" w:rsidTr="00815B26">
        <w:trPr>
          <w:trHeight w:val="431"/>
        </w:trPr>
        <w:tc>
          <w:tcPr>
            <w:tcW w:w="846" w:type="dxa"/>
            <w:vAlign w:val="center"/>
          </w:tcPr>
          <w:p w14:paraId="3BD8BACA" w14:textId="77777777" w:rsidR="005822E2" w:rsidRPr="00A41115" w:rsidRDefault="005822E2" w:rsidP="005822E2">
            <w:pPr>
              <w:ind w:left="-108" w:right="-108"/>
              <w:jc w:val="center"/>
              <w:rPr>
                <w:rFonts w:cs="Arial"/>
                <w:sz w:val="18"/>
                <w:szCs w:val="18"/>
              </w:rPr>
            </w:pPr>
          </w:p>
        </w:tc>
        <w:tc>
          <w:tcPr>
            <w:tcW w:w="846" w:type="dxa"/>
            <w:vAlign w:val="center"/>
          </w:tcPr>
          <w:p w14:paraId="04829EF1" w14:textId="77777777" w:rsidR="005822E2" w:rsidRPr="00A41115" w:rsidRDefault="005822E2" w:rsidP="005822E2">
            <w:pPr>
              <w:ind w:left="-63" w:right="-108"/>
              <w:jc w:val="center"/>
              <w:rPr>
                <w:rFonts w:cs="Arial"/>
                <w:sz w:val="18"/>
                <w:szCs w:val="18"/>
              </w:rPr>
            </w:pPr>
            <w:r>
              <w:rPr>
                <w:rFonts w:cs="Arial"/>
                <w:sz w:val="18"/>
                <w:szCs w:val="18"/>
              </w:rPr>
              <w:t>4-5</w:t>
            </w:r>
          </w:p>
        </w:tc>
        <w:tc>
          <w:tcPr>
            <w:tcW w:w="846" w:type="dxa"/>
            <w:vAlign w:val="center"/>
          </w:tcPr>
          <w:p w14:paraId="221848F0" w14:textId="77777777" w:rsidR="005822E2" w:rsidRPr="00BA5F96" w:rsidRDefault="005822E2" w:rsidP="005822E2">
            <w:pPr>
              <w:ind w:left="-108" w:right="-108"/>
              <w:jc w:val="center"/>
              <w:rPr>
                <w:rFonts w:cs="Arial"/>
                <w:sz w:val="18"/>
                <w:szCs w:val="18"/>
              </w:rPr>
            </w:pPr>
            <w:r>
              <w:rPr>
                <w:rFonts w:cs="Arial"/>
                <w:sz w:val="18"/>
                <w:szCs w:val="18"/>
              </w:rPr>
              <w:t>1</w:t>
            </w:r>
          </w:p>
        </w:tc>
        <w:tc>
          <w:tcPr>
            <w:tcW w:w="1062" w:type="dxa"/>
            <w:vAlign w:val="center"/>
          </w:tcPr>
          <w:p w14:paraId="18B2DA4F" w14:textId="77777777" w:rsidR="005822E2" w:rsidRPr="00BA5F96" w:rsidRDefault="005822E2" w:rsidP="005822E2">
            <w:pPr>
              <w:ind w:left="-108" w:right="-108"/>
              <w:jc w:val="center"/>
              <w:rPr>
                <w:rFonts w:cs="Arial"/>
                <w:sz w:val="18"/>
                <w:szCs w:val="18"/>
              </w:rPr>
            </w:pPr>
            <w:r>
              <w:rPr>
                <w:rFonts w:cs="Arial"/>
                <w:sz w:val="18"/>
                <w:szCs w:val="18"/>
              </w:rPr>
              <w:t>0</w:t>
            </w:r>
          </w:p>
        </w:tc>
        <w:tc>
          <w:tcPr>
            <w:tcW w:w="1080" w:type="dxa"/>
            <w:vAlign w:val="center"/>
          </w:tcPr>
          <w:p w14:paraId="206DC83E" w14:textId="77777777" w:rsidR="005822E2" w:rsidRPr="00BA5F96" w:rsidRDefault="005822E2" w:rsidP="005822E2">
            <w:pPr>
              <w:ind w:left="-108" w:right="-108"/>
              <w:jc w:val="center"/>
              <w:rPr>
                <w:rFonts w:cs="Arial"/>
                <w:sz w:val="18"/>
                <w:szCs w:val="18"/>
              </w:rPr>
            </w:pPr>
            <w:r>
              <w:rPr>
                <w:rFonts w:cs="Arial"/>
                <w:sz w:val="18"/>
                <w:szCs w:val="18"/>
              </w:rPr>
              <w:t>10-03-18</w:t>
            </w:r>
          </w:p>
        </w:tc>
        <w:tc>
          <w:tcPr>
            <w:tcW w:w="270" w:type="dxa"/>
            <w:tcBorders>
              <w:top w:val="nil"/>
              <w:bottom w:val="nil"/>
            </w:tcBorders>
          </w:tcPr>
          <w:p w14:paraId="2EA7A733" w14:textId="77777777" w:rsidR="005822E2" w:rsidRPr="005439F0" w:rsidRDefault="005822E2" w:rsidP="005822E2">
            <w:pPr>
              <w:ind w:left="-108" w:right="-108"/>
              <w:jc w:val="center"/>
              <w:rPr>
                <w:rFonts w:cs="Arial"/>
                <w:sz w:val="18"/>
                <w:szCs w:val="18"/>
              </w:rPr>
            </w:pPr>
          </w:p>
        </w:tc>
        <w:tc>
          <w:tcPr>
            <w:tcW w:w="720" w:type="dxa"/>
            <w:vAlign w:val="center"/>
          </w:tcPr>
          <w:p w14:paraId="70C61D9A" w14:textId="77777777" w:rsidR="005822E2" w:rsidRPr="005439F0" w:rsidRDefault="005822E2" w:rsidP="005822E2">
            <w:pPr>
              <w:ind w:left="-108" w:right="-108"/>
              <w:jc w:val="center"/>
              <w:rPr>
                <w:rFonts w:cs="Arial"/>
                <w:sz w:val="18"/>
                <w:szCs w:val="18"/>
              </w:rPr>
            </w:pPr>
          </w:p>
        </w:tc>
        <w:tc>
          <w:tcPr>
            <w:tcW w:w="720" w:type="dxa"/>
            <w:vAlign w:val="center"/>
          </w:tcPr>
          <w:p w14:paraId="7B6A811F" w14:textId="77777777" w:rsidR="005822E2" w:rsidRPr="005439F0" w:rsidRDefault="005822E2" w:rsidP="005822E2">
            <w:pPr>
              <w:ind w:left="-108" w:right="-108"/>
              <w:jc w:val="center"/>
              <w:rPr>
                <w:rFonts w:cs="Arial"/>
                <w:sz w:val="18"/>
                <w:szCs w:val="18"/>
              </w:rPr>
            </w:pPr>
          </w:p>
        </w:tc>
        <w:tc>
          <w:tcPr>
            <w:tcW w:w="810" w:type="dxa"/>
            <w:vAlign w:val="center"/>
          </w:tcPr>
          <w:p w14:paraId="3FE87CEB" w14:textId="77777777" w:rsidR="005822E2" w:rsidRPr="005439F0" w:rsidRDefault="005822E2" w:rsidP="005822E2">
            <w:pPr>
              <w:ind w:left="-108" w:right="-108"/>
              <w:jc w:val="center"/>
              <w:rPr>
                <w:rFonts w:cs="Arial"/>
                <w:sz w:val="18"/>
                <w:szCs w:val="18"/>
              </w:rPr>
            </w:pPr>
          </w:p>
        </w:tc>
        <w:tc>
          <w:tcPr>
            <w:tcW w:w="990" w:type="dxa"/>
            <w:vAlign w:val="center"/>
          </w:tcPr>
          <w:p w14:paraId="550D2A8C" w14:textId="77777777" w:rsidR="005822E2" w:rsidRPr="005439F0" w:rsidRDefault="005822E2" w:rsidP="005822E2">
            <w:pPr>
              <w:ind w:left="-108" w:right="-108"/>
              <w:jc w:val="center"/>
              <w:rPr>
                <w:rFonts w:cs="Arial"/>
                <w:sz w:val="18"/>
                <w:szCs w:val="18"/>
              </w:rPr>
            </w:pPr>
          </w:p>
        </w:tc>
        <w:tc>
          <w:tcPr>
            <w:tcW w:w="1080" w:type="dxa"/>
            <w:vAlign w:val="center"/>
          </w:tcPr>
          <w:p w14:paraId="75261B44" w14:textId="77777777" w:rsidR="005822E2" w:rsidRPr="005439F0" w:rsidRDefault="005822E2" w:rsidP="005822E2">
            <w:pPr>
              <w:ind w:left="-108" w:right="-108"/>
              <w:jc w:val="center"/>
              <w:rPr>
                <w:rFonts w:cs="Arial"/>
                <w:sz w:val="18"/>
                <w:szCs w:val="18"/>
              </w:rPr>
            </w:pPr>
          </w:p>
        </w:tc>
      </w:tr>
      <w:tr w:rsidR="0004538A" w:rsidRPr="00BA5F96" w14:paraId="7314E2AD" w14:textId="77777777" w:rsidTr="00815B26">
        <w:trPr>
          <w:trHeight w:val="431"/>
        </w:trPr>
        <w:tc>
          <w:tcPr>
            <w:tcW w:w="846" w:type="dxa"/>
            <w:vAlign w:val="center"/>
          </w:tcPr>
          <w:p w14:paraId="7A58838D" w14:textId="77777777" w:rsidR="0004538A" w:rsidRPr="00A41115" w:rsidRDefault="0004538A" w:rsidP="0004538A">
            <w:pPr>
              <w:ind w:left="-108" w:right="-108"/>
              <w:jc w:val="center"/>
              <w:rPr>
                <w:rFonts w:cs="Arial"/>
                <w:sz w:val="18"/>
                <w:szCs w:val="18"/>
              </w:rPr>
            </w:pPr>
          </w:p>
        </w:tc>
        <w:tc>
          <w:tcPr>
            <w:tcW w:w="846" w:type="dxa"/>
            <w:vAlign w:val="center"/>
          </w:tcPr>
          <w:p w14:paraId="30BBA804" w14:textId="0530B099" w:rsidR="0004538A" w:rsidRDefault="0004538A" w:rsidP="0004538A">
            <w:pPr>
              <w:ind w:left="-63" w:right="-108"/>
              <w:jc w:val="center"/>
              <w:rPr>
                <w:rFonts w:cs="Arial"/>
                <w:sz w:val="18"/>
                <w:szCs w:val="18"/>
              </w:rPr>
            </w:pPr>
            <w:ins w:id="198" w:author="Prashant Chauhan [2]" w:date="2021-01-29T07:26:00Z">
              <w:r>
                <w:rPr>
                  <w:rFonts w:cs="Arial"/>
                  <w:sz w:val="18"/>
                  <w:szCs w:val="18"/>
                </w:rPr>
                <w:t>4-5</w:t>
              </w:r>
            </w:ins>
          </w:p>
        </w:tc>
        <w:tc>
          <w:tcPr>
            <w:tcW w:w="846" w:type="dxa"/>
            <w:vAlign w:val="center"/>
          </w:tcPr>
          <w:p w14:paraId="2A297B98" w14:textId="37F39DB9" w:rsidR="0004538A" w:rsidRDefault="0004538A" w:rsidP="0004538A">
            <w:pPr>
              <w:ind w:left="-108" w:right="-108"/>
              <w:jc w:val="center"/>
              <w:rPr>
                <w:rFonts w:cs="Arial"/>
                <w:sz w:val="18"/>
                <w:szCs w:val="18"/>
              </w:rPr>
            </w:pPr>
            <w:ins w:id="199" w:author="Prashant Chauhan [2]" w:date="2021-01-29T07:26:00Z">
              <w:r>
                <w:rPr>
                  <w:rFonts w:cs="Arial"/>
                  <w:sz w:val="18"/>
                  <w:szCs w:val="18"/>
                </w:rPr>
                <w:t>1</w:t>
              </w:r>
            </w:ins>
          </w:p>
        </w:tc>
        <w:tc>
          <w:tcPr>
            <w:tcW w:w="1062" w:type="dxa"/>
            <w:vAlign w:val="center"/>
          </w:tcPr>
          <w:p w14:paraId="14773D67" w14:textId="17F68845" w:rsidR="0004538A" w:rsidRDefault="0004538A" w:rsidP="0004538A">
            <w:pPr>
              <w:ind w:left="-108" w:right="-108"/>
              <w:jc w:val="center"/>
              <w:rPr>
                <w:rFonts w:cs="Arial"/>
                <w:sz w:val="18"/>
                <w:szCs w:val="18"/>
              </w:rPr>
            </w:pPr>
            <w:commentRangeStart w:id="200"/>
            <w:ins w:id="201" w:author="Prashant Chauhan [2]" w:date="2021-01-29T07:26:00Z">
              <w:r>
                <w:rPr>
                  <w:rFonts w:cs="Arial"/>
                  <w:sz w:val="18"/>
                  <w:szCs w:val="18"/>
                </w:rPr>
                <w:t>2</w:t>
              </w:r>
              <w:commentRangeEnd w:id="200"/>
              <w:r>
                <w:rPr>
                  <w:rStyle w:val="CommentReference"/>
                </w:rPr>
                <w:commentReference w:id="200"/>
              </w:r>
            </w:ins>
          </w:p>
        </w:tc>
        <w:tc>
          <w:tcPr>
            <w:tcW w:w="1080" w:type="dxa"/>
            <w:vAlign w:val="center"/>
          </w:tcPr>
          <w:p w14:paraId="3D7B6153" w14:textId="67D66C2C" w:rsidR="0004538A" w:rsidRDefault="0004538A" w:rsidP="0004538A">
            <w:pPr>
              <w:ind w:left="-108" w:right="-108"/>
              <w:jc w:val="center"/>
              <w:rPr>
                <w:rFonts w:cs="Arial"/>
                <w:sz w:val="18"/>
                <w:szCs w:val="18"/>
              </w:rPr>
            </w:pPr>
            <w:ins w:id="202" w:author="Prashant Chauhan [2]" w:date="2021-01-29T07:26:00Z">
              <w:r>
                <w:rPr>
                  <w:rFonts w:cs="Arial"/>
                  <w:sz w:val="18"/>
                  <w:szCs w:val="18"/>
                </w:rPr>
                <w:t>29-01-21</w:t>
              </w:r>
            </w:ins>
          </w:p>
        </w:tc>
        <w:tc>
          <w:tcPr>
            <w:tcW w:w="270" w:type="dxa"/>
            <w:tcBorders>
              <w:top w:val="nil"/>
              <w:bottom w:val="nil"/>
            </w:tcBorders>
          </w:tcPr>
          <w:p w14:paraId="41517CE0" w14:textId="77777777" w:rsidR="0004538A" w:rsidRPr="005439F0" w:rsidRDefault="0004538A" w:rsidP="0004538A">
            <w:pPr>
              <w:ind w:left="-108" w:right="-108"/>
              <w:jc w:val="center"/>
              <w:rPr>
                <w:rFonts w:cs="Arial"/>
                <w:sz w:val="18"/>
                <w:szCs w:val="18"/>
              </w:rPr>
            </w:pPr>
          </w:p>
        </w:tc>
        <w:tc>
          <w:tcPr>
            <w:tcW w:w="720" w:type="dxa"/>
            <w:vAlign w:val="center"/>
          </w:tcPr>
          <w:p w14:paraId="6E308167" w14:textId="77777777" w:rsidR="0004538A" w:rsidRPr="005439F0" w:rsidRDefault="0004538A" w:rsidP="0004538A">
            <w:pPr>
              <w:ind w:left="-108" w:right="-108"/>
              <w:jc w:val="center"/>
              <w:rPr>
                <w:rFonts w:cs="Arial"/>
                <w:sz w:val="18"/>
                <w:szCs w:val="18"/>
              </w:rPr>
            </w:pPr>
          </w:p>
        </w:tc>
        <w:tc>
          <w:tcPr>
            <w:tcW w:w="720" w:type="dxa"/>
            <w:vAlign w:val="center"/>
          </w:tcPr>
          <w:p w14:paraId="55E13910" w14:textId="77777777" w:rsidR="0004538A" w:rsidRPr="005439F0" w:rsidRDefault="0004538A" w:rsidP="0004538A">
            <w:pPr>
              <w:ind w:left="-108" w:right="-108"/>
              <w:jc w:val="center"/>
              <w:rPr>
                <w:rFonts w:cs="Arial"/>
                <w:sz w:val="18"/>
                <w:szCs w:val="18"/>
              </w:rPr>
            </w:pPr>
          </w:p>
        </w:tc>
        <w:tc>
          <w:tcPr>
            <w:tcW w:w="810" w:type="dxa"/>
            <w:vAlign w:val="center"/>
          </w:tcPr>
          <w:p w14:paraId="3C570357" w14:textId="77777777" w:rsidR="0004538A" w:rsidRPr="005439F0" w:rsidRDefault="0004538A" w:rsidP="0004538A">
            <w:pPr>
              <w:ind w:left="-108" w:right="-108"/>
              <w:jc w:val="center"/>
              <w:rPr>
                <w:rFonts w:cs="Arial"/>
                <w:sz w:val="18"/>
                <w:szCs w:val="18"/>
              </w:rPr>
            </w:pPr>
          </w:p>
        </w:tc>
        <w:tc>
          <w:tcPr>
            <w:tcW w:w="990" w:type="dxa"/>
            <w:vAlign w:val="center"/>
          </w:tcPr>
          <w:p w14:paraId="7127E2FD" w14:textId="77777777" w:rsidR="0004538A" w:rsidRPr="005439F0" w:rsidRDefault="0004538A" w:rsidP="0004538A">
            <w:pPr>
              <w:ind w:left="-108" w:right="-108"/>
              <w:jc w:val="center"/>
              <w:rPr>
                <w:rFonts w:cs="Arial"/>
                <w:sz w:val="18"/>
                <w:szCs w:val="18"/>
              </w:rPr>
            </w:pPr>
          </w:p>
        </w:tc>
        <w:tc>
          <w:tcPr>
            <w:tcW w:w="1080" w:type="dxa"/>
            <w:vAlign w:val="center"/>
          </w:tcPr>
          <w:p w14:paraId="223C0191" w14:textId="77777777" w:rsidR="0004538A" w:rsidRPr="005439F0" w:rsidRDefault="0004538A" w:rsidP="0004538A">
            <w:pPr>
              <w:ind w:left="-108" w:right="-108"/>
              <w:jc w:val="center"/>
              <w:rPr>
                <w:rFonts w:cs="Arial"/>
                <w:sz w:val="18"/>
                <w:szCs w:val="18"/>
              </w:rPr>
            </w:pPr>
          </w:p>
        </w:tc>
      </w:tr>
      <w:tr w:rsidR="0004538A" w:rsidRPr="00BA5F96" w14:paraId="1BEC4EE4" w14:textId="77777777" w:rsidTr="00815B26">
        <w:trPr>
          <w:trHeight w:val="431"/>
        </w:trPr>
        <w:tc>
          <w:tcPr>
            <w:tcW w:w="846" w:type="dxa"/>
            <w:vAlign w:val="center"/>
          </w:tcPr>
          <w:p w14:paraId="24D2C1D3" w14:textId="77777777" w:rsidR="0004538A" w:rsidRPr="00A41115" w:rsidRDefault="0004538A" w:rsidP="0004538A">
            <w:pPr>
              <w:ind w:left="-108" w:right="-108"/>
              <w:jc w:val="center"/>
              <w:rPr>
                <w:rFonts w:cs="Arial"/>
                <w:sz w:val="18"/>
                <w:szCs w:val="18"/>
              </w:rPr>
            </w:pPr>
          </w:p>
        </w:tc>
        <w:tc>
          <w:tcPr>
            <w:tcW w:w="846" w:type="dxa"/>
            <w:vAlign w:val="center"/>
          </w:tcPr>
          <w:p w14:paraId="44628156" w14:textId="77777777" w:rsidR="0004538A" w:rsidRPr="00A41115" w:rsidRDefault="0004538A" w:rsidP="0004538A">
            <w:pPr>
              <w:ind w:left="-63" w:right="-108"/>
              <w:jc w:val="center"/>
              <w:rPr>
                <w:rFonts w:cs="Arial"/>
                <w:sz w:val="18"/>
                <w:szCs w:val="18"/>
              </w:rPr>
            </w:pPr>
            <w:r>
              <w:rPr>
                <w:rFonts w:cs="Arial"/>
                <w:sz w:val="18"/>
                <w:szCs w:val="18"/>
              </w:rPr>
              <w:t>4-6</w:t>
            </w:r>
          </w:p>
        </w:tc>
        <w:tc>
          <w:tcPr>
            <w:tcW w:w="846" w:type="dxa"/>
            <w:vAlign w:val="center"/>
          </w:tcPr>
          <w:p w14:paraId="1208973D" w14:textId="77777777" w:rsidR="0004538A" w:rsidRPr="00BA5F96" w:rsidRDefault="0004538A" w:rsidP="0004538A">
            <w:pPr>
              <w:ind w:left="-108" w:right="-108"/>
              <w:jc w:val="center"/>
              <w:rPr>
                <w:rFonts w:cs="Arial"/>
                <w:sz w:val="18"/>
                <w:szCs w:val="18"/>
              </w:rPr>
            </w:pPr>
            <w:r>
              <w:rPr>
                <w:rFonts w:cs="Arial"/>
                <w:sz w:val="18"/>
                <w:szCs w:val="18"/>
              </w:rPr>
              <w:t>1</w:t>
            </w:r>
          </w:p>
        </w:tc>
        <w:tc>
          <w:tcPr>
            <w:tcW w:w="1062" w:type="dxa"/>
            <w:vAlign w:val="center"/>
          </w:tcPr>
          <w:p w14:paraId="6E9EAE36" w14:textId="77777777" w:rsidR="0004538A" w:rsidRPr="00BA5F96" w:rsidRDefault="0004538A" w:rsidP="0004538A">
            <w:pPr>
              <w:ind w:left="-108" w:right="-108"/>
              <w:jc w:val="center"/>
              <w:rPr>
                <w:rFonts w:cs="Arial"/>
                <w:sz w:val="18"/>
                <w:szCs w:val="18"/>
              </w:rPr>
            </w:pPr>
            <w:r>
              <w:rPr>
                <w:rFonts w:cs="Arial"/>
                <w:sz w:val="18"/>
                <w:szCs w:val="18"/>
              </w:rPr>
              <w:t>0</w:t>
            </w:r>
          </w:p>
        </w:tc>
        <w:tc>
          <w:tcPr>
            <w:tcW w:w="1080" w:type="dxa"/>
            <w:vAlign w:val="center"/>
          </w:tcPr>
          <w:p w14:paraId="588E5084" w14:textId="77777777" w:rsidR="0004538A" w:rsidRPr="00BA5F96" w:rsidRDefault="0004538A" w:rsidP="0004538A">
            <w:pPr>
              <w:ind w:left="-108" w:right="-108"/>
              <w:jc w:val="center"/>
              <w:rPr>
                <w:rFonts w:cs="Arial"/>
                <w:sz w:val="18"/>
                <w:szCs w:val="18"/>
              </w:rPr>
            </w:pPr>
            <w:r>
              <w:rPr>
                <w:rFonts w:cs="Arial"/>
                <w:sz w:val="18"/>
                <w:szCs w:val="18"/>
              </w:rPr>
              <w:t>10-03-18</w:t>
            </w:r>
          </w:p>
        </w:tc>
        <w:tc>
          <w:tcPr>
            <w:tcW w:w="270" w:type="dxa"/>
            <w:tcBorders>
              <w:top w:val="nil"/>
              <w:bottom w:val="nil"/>
            </w:tcBorders>
          </w:tcPr>
          <w:p w14:paraId="66B3BE61" w14:textId="77777777" w:rsidR="0004538A" w:rsidRPr="005439F0" w:rsidRDefault="0004538A" w:rsidP="0004538A">
            <w:pPr>
              <w:ind w:left="-108" w:right="-108"/>
              <w:jc w:val="center"/>
              <w:rPr>
                <w:rFonts w:cs="Arial"/>
                <w:sz w:val="18"/>
                <w:szCs w:val="18"/>
              </w:rPr>
            </w:pPr>
          </w:p>
        </w:tc>
        <w:tc>
          <w:tcPr>
            <w:tcW w:w="720" w:type="dxa"/>
            <w:vAlign w:val="center"/>
          </w:tcPr>
          <w:p w14:paraId="189B74B2" w14:textId="77777777" w:rsidR="0004538A" w:rsidRPr="005439F0" w:rsidRDefault="0004538A" w:rsidP="0004538A">
            <w:pPr>
              <w:ind w:left="-108" w:right="-108"/>
              <w:jc w:val="center"/>
              <w:rPr>
                <w:rFonts w:cs="Arial"/>
                <w:sz w:val="18"/>
                <w:szCs w:val="18"/>
              </w:rPr>
            </w:pPr>
          </w:p>
        </w:tc>
        <w:tc>
          <w:tcPr>
            <w:tcW w:w="720" w:type="dxa"/>
            <w:vAlign w:val="center"/>
          </w:tcPr>
          <w:p w14:paraId="1ED881E5" w14:textId="77777777" w:rsidR="0004538A" w:rsidRPr="005439F0" w:rsidRDefault="0004538A" w:rsidP="0004538A">
            <w:pPr>
              <w:ind w:left="-108" w:right="-108"/>
              <w:jc w:val="center"/>
              <w:rPr>
                <w:rFonts w:cs="Arial"/>
                <w:sz w:val="18"/>
                <w:szCs w:val="18"/>
              </w:rPr>
            </w:pPr>
          </w:p>
        </w:tc>
        <w:tc>
          <w:tcPr>
            <w:tcW w:w="810" w:type="dxa"/>
            <w:vAlign w:val="center"/>
          </w:tcPr>
          <w:p w14:paraId="72FBEEA1" w14:textId="77777777" w:rsidR="0004538A" w:rsidRPr="005439F0" w:rsidRDefault="0004538A" w:rsidP="0004538A">
            <w:pPr>
              <w:ind w:left="-108" w:right="-108"/>
              <w:jc w:val="center"/>
              <w:rPr>
                <w:rFonts w:cs="Arial"/>
                <w:sz w:val="18"/>
                <w:szCs w:val="18"/>
              </w:rPr>
            </w:pPr>
          </w:p>
        </w:tc>
        <w:tc>
          <w:tcPr>
            <w:tcW w:w="990" w:type="dxa"/>
            <w:vAlign w:val="center"/>
          </w:tcPr>
          <w:p w14:paraId="45FE786B" w14:textId="77777777" w:rsidR="0004538A" w:rsidRPr="005439F0" w:rsidRDefault="0004538A" w:rsidP="0004538A">
            <w:pPr>
              <w:ind w:left="-108" w:right="-108"/>
              <w:jc w:val="center"/>
              <w:rPr>
                <w:rFonts w:cs="Arial"/>
                <w:sz w:val="18"/>
                <w:szCs w:val="18"/>
              </w:rPr>
            </w:pPr>
          </w:p>
        </w:tc>
        <w:tc>
          <w:tcPr>
            <w:tcW w:w="1080" w:type="dxa"/>
            <w:vAlign w:val="center"/>
          </w:tcPr>
          <w:p w14:paraId="4E5E8A4B" w14:textId="77777777" w:rsidR="0004538A" w:rsidRPr="005439F0" w:rsidRDefault="0004538A" w:rsidP="0004538A">
            <w:pPr>
              <w:ind w:left="-108" w:right="-108"/>
              <w:jc w:val="center"/>
              <w:rPr>
                <w:rFonts w:cs="Arial"/>
                <w:sz w:val="18"/>
                <w:szCs w:val="18"/>
              </w:rPr>
            </w:pPr>
          </w:p>
        </w:tc>
      </w:tr>
      <w:tr w:rsidR="0004538A" w:rsidRPr="00BA5F96" w14:paraId="1BC21F11" w14:textId="77777777" w:rsidTr="00815B26">
        <w:trPr>
          <w:trHeight w:val="431"/>
        </w:trPr>
        <w:tc>
          <w:tcPr>
            <w:tcW w:w="846" w:type="dxa"/>
            <w:vAlign w:val="center"/>
          </w:tcPr>
          <w:p w14:paraId="539B4D08" w14:textId="77777777" w:rsidR="0004538A" w:rsidRPr="00A41115" w:rsidRDefault="0004538A" w:rsidP="0004538A">
            <w:pPr>
              <w:ind w:left="-108" w:right="-108"/>
              <w:jc w:val="center"/>
              <w:rPr>
                <w:rFonts w:cs="Arial"/>
                <w:sz w:val="18"/>
                <w:szCs w:val="18"/>
              </w:rPr>
            </w:pPr>
          </w:p>
        </w:tc>
        <w:tc>
          <w:tcPr>
            <w:tcW w:w="846" w:type="dxa"/>
            <w:vAlign w:val="center"/>
          </w:tcPr>
          <w:p w14:paraId="07E6FB56" w14:textId="77777777" w:rsidR="0004538A" w:rsidRPr="00A41115" w:rsidRDefault="0004538A" w:rsidP="0004538A">
            <w:pPr>
              <w:ind w:left="-63" w:right="-108"/>
              <w:jc w:val="center"/>
              <w:rPr>
                <w:rFonts w:cs="Arial"/>
                <w:sz w:val="18"/>
                <w:szCs w:val="18"/>
              </w:rPr>
            </w:pPr>
            <w:r>
              <w:rPr>
                <w:rFonts w:cs="Arial"/>
                <w:sz w:val="18"/>
                <w:szCs w:val="18"/>
              </w:rPr>
              <w:t>4-7</w:t>
            </w:r>
          </w:p>
        </w:tc>
        <w:tc>
          <w:tcPr>
            <w:tcW w:w="846" w:type="dxa"/>
            <w:vAlign w:val="center"/>
          </w:tcPr>
          <w:p w14:paraId="4344B409" w14:textId="77777777" w:rsidR="0004538A" w:rsidRPr="00A41115" w:rsidRDefault="0004538A" w:rsidP="0004538A">
            <w:pPr>
              <w:ind w:left="-108" w:right="-108"/>
              <w:jc w:val="center"/>
              <w:rPr>
                <w:rFonts w:cs="Arial"/>
                <w:sz w:val="18"/>
                <w:szCs w:val="18"/>
              </w:rPr>
            </w:pPr>
            <w:r>
              <w:rPr>
                <w:rFonts w:cs="Arial"/>
                <w:sz w:val="18"/>
                <w:szCs w:val="18"/>
              </w:rPr>
              <w:t>1</w:t>
            </w:r>
          </w:p>
        </w:tc>
        <w:tc>
          <w:tcPr>
            <w:tcW w:w="1062" w:type="dxa"/>
            <w:vAlign w:val="center"/>
          </w:tcPr>
          <w:p w14:paraId="3DBB9409" w14:textId="77777777" w:rsidR="0004538A" w:rsidRPr="00A41115" w:rsidRDefault="0004538A" w:rsidP="0004538A">
            <w:pPr>
              <w:ind w:left="-108" w:right="-108"/>
              <w:jc w:val="center"/>
              <w:rPr>
                <w:rFonts w:cs="Arial"/>
                <w:sz w:val="18"/>
                <w:szCs w:val="18"/>
              </w:rPr>
            </w:pPr>
            <w:r>
              <w:rPr>
                <w:rFonts w:cs="Arial"/>
                <w:sz w:val="18"/>
                <w:szCs w:val="18"/>
              </w:rPr>
              <w:t>0</w:t>
            </w:r>
          </w:p>
        </w:tc>
        <w:tc>
          <w:tcPr>
            <w:tcW w:w="1080" w:type="dxa"/>
            <w:vAlign w:val="center"/>
          </w:tcPr>
          <w:p w14:paraId="602B0425" w14:textId="77777777" w:rsidR="0004538A" w:rsidRPr="00BA5F96" w:rsidRDefault="0004538A" w:rsidP="0004538A">
            <w:pPr>
              <w:ind w:left="-108" w:right="-108"/>
              <w:jc w:val="center"/>
              <w:rPr>
                <w:rFonts w:cs="Arial"/>
                <w:sz w:val="18"/>
                <w:szCs w:val="18"/>
              </w:rPr>
            </w:pPr>
            <w:r>
              <w:rPr>
                <w:rFonts w:cs="Arial"/>
                <w:sz w:val="18"/>
                <w:szCs w:val="18"/>
              </w:rPr>
              <w:t>10-03-18</w:t>
            </w:r>
          </w:p>
        </w:tc>
        <w:tc>
          <w:tcPr>
            <w:tcW w:w="270" w:type="dxa"/>
            <w:tcBorders>
              <w:top w:val="nil"/>
              <w:bottom w:val="nil"/>
            </w:tcBorders>
          </w:tcPr>
          <w:p w14:paraId="6D4AE857" w14:textId="77777777" w:rsidR="0004538A" w:rsidRPr="005439F0" w:rsidRDefault="0004538A" w:rsidP="0004538A">
            <w:pPr>
              <w:ind w:left="-108" w:right="-108"/>
              <w:jc w:val="center"/>
              <w:rPr>
                <w:rFonts w:cs="Arial"/>
                <w:sz w:val="18"/>
                <w:szCs w:val="18"/>
              </w:rPr>
            </w:pPr>
          </w:p>
        </w:tc>
        <w:tc>
          <w:tcPr>
            <w:tcW w:w="720" w:type="dxa"/>
            <w:vAlign w:val="center"/>
          </w:tcPr>
          <w:p w14:paraId="6DC036D5" w14:textId="77777777" w:rsidR="0004538A" w:rsidRPr="005439F0" w:rsidRDefault="0004538A" w:rsidP="0004538A">
            <w:pPr>
              <w:ind w:left="-108" w:right="-108"/>
              <w:jc w:val="center"/>
              <w:rPr>
                <w:rFonts w:cs="Arial"/>
                <w:sz w:val="18"/>
                <w:szCs w:val="18"/>
              </w:rPr>
            </w:pPr>
          </w:p>
        </w:tc>
        <w:tc>
          <w:tcPr>
            <w:tcW w:w="720" w:type="dxa"/>
            <w:vAlign w:val="center"/>
          </w:tcPr>
          <w:p w14:paraId="02047282" w14:textId="77777777" w:rsidR="0004538A" w:rsidRPr="005439F0" w:rsidRDefault="0004538A" w:rsidP="0004538A">
            <w:pPr>
              <w:ind w:left="-108" w:right="-108"/>
              <w:jc w:val="center"/>
              <w:rPr>
                <w:rFonts w:cs="Arial"/>
                <w:sz w:val="18"/>
                <w:szCs w:val="18"/>
              </w:rPr>
            </w:pPr>
          </w:p>
        </w:tc>
        <w:tc>
          <w:tcPr>
            <w:tcW w:w="810" w:type="dxa"/>
            <w:vAlign w:val="center"/>
          </w:tcPr>
          <w:p w14:paraId="7FA992B4" w14:textId="77777777" w:rsidR="0004538A" w:rsidRPr="005439F0" w:rsidRDefault="0004538A" w:rsidP="0004538A">
            <w:pPr>
              <w:ind w:left="-108" w:right="-108"/>
              <w:jc w:val="center"/>
              <w:rPr>
                <w:rFonts w:cs="Arial"/>
                <w:sz w:val="18"/>
                <w:szCs w:val="18"/>
              </w:rPr>
            </w:pPr>
          </w:p>
        </w:tc>
        <w:tc>
          <w:tcPr>
            <w:tcW w:w="990" w:type="dxa"/>
            <w:vAlign w:val="center"/>
          </w:tcPr>
          <w:p w14:paraId="276E0D6A" w14:textId="77777777" w:rsidR="0004538A" w:rsidRPr="005439F0" w:rsidRDefault="0004538A" w:rsidP="0004538A">
            <w:pPr>
              <w:ind w:left="-108" w:right="-108"/>
              <w:jc w:val="center"/>
              <w:rPr>
                <w:rFonts w:cs="Arial"/>
                <w:sz w:val="18"/>
                <w:szCs w:val="18"/>
              </w:rPr>
            </w:pPr>
          </w:p>
        </w:tc>
        <w:tc>
          <w:tcPr>
            <w:tcW w:w="1080" w:type="dxa"/>
            <w:vAlign w:val="center"/>
          </w:tcPr>
          <w:p w14:paraId="44055607" w14:textId="77777777" w:rsidR="0004538A" w:rsidRPr="005439F0" w:rsidRDefault="0004538A" w:rsidP="0004538A">
            <w:pPr>
              <w:ind w:left="-108" w:right="-108"/>
              <w:jc w:val="center"/>
              <w:rPr>
                <w:rFonts w:cs="Arial"/>
                <w:sz w:val="18"/>
                <w:szCs w:val="18"/>
              </w:rPr>
            </w:pPr>
          </w:p>
        </w:tc>
        <w:bookmarkStart w:id="203" w:name="_GoBack"/>
        <w:bookmarkEnd w:id="203"/>
      </w:tr>
      <w:tr w:rsidR="0004538A" w:rsidRPr="00BA5F96" w14:paraId="7ECA83B0" w14:textId="77777777" w:rsidTr="00815B26">
        <w:trPr>
          <w:trHeight w:val="431"/>
        </w:trPr>
        <w:tc>
          <w:tcPr>
            <w:tcW w:w="846" w:type="dxa"/>
            <w:vAlign w:val="center"/>
          </w:tcPr>
          <w:p w14:paraId="012E7E76" w14:textId="77777777" w:rsidR="0004538A" w:rsidRPr="005439F0" w:rsidRDefault="0004538A" w:rsidP="0004538A">
            <w:pPr>
              <w:ind w:left="0" w:right="-108"/>
              <w:rPr>
                <w:rFonts w:cs="Arial"/>
                <w:sz w:val="18"/>
                <w:szCs w:val="18"/>
              </w:rPr>
            </w:pPr>
          </w:p>
        </w:tc>
        <w:tc>
          <w:tcPr>
            <w:tcW w:w="846" w:type="dxa"/>
            <w:vAlign w:val="center"/>
          </w:tcPr>
          <w:p w14:paraId="6FB61994" w14:textId="77777777" w:rsidR="0004538A" w:rsidRPr="00A41115" w:rsidRDefault="0004538A" w:rsidP="0004538A">
            <w:pPr>
              <w:ind w:left="-63" w:right="-108"/>
              <w:jc w:val="center"/>
              <w:rPr>
                <w:rFonts w:cs="Arial"/>
                <w:sz w:val="18"/>
                <w:szCs w:val="18"/>
              </w:rPr>
            </w:pPr>
            <w:r>
              <w:rPr>
                <w:rFonts w:cs="Arial"/>
                <w:sz w:val="18"/>
                <w:szCs w:val="18"/>
              </w:rPr>
              <w:t>4-8</w:t>
            </w:r>
          </w:p>
        </w:tc>
        <w:tc>
          <w:tcPr>
            <w:tcW w:w="846" w:type="dxa"/>
            <w:vAlign w:val="center"/>
          </w:tcPr>
          <w:p w14:paraId="3800431F" w14:textId="77777777" w:rsidR="0004538A" w:rsidRPr="00A41115" w:rsidRDefault="0004538A" w:rsidP="0004538A">
            <w:pPr>
              <w:ind w:left="-108" w:right="-108"/>
              <w:jc w:val="center"/>
              <w:rPr>
                <w:rFonts w:cs="Arial"/>
                <w:sz w:val="18"/>
                <w:szCs w:val="18"/>
              </w:rPr>
            </w:pPr>
            <w:r>
              <w:rPr>
                <w:rFonts w:cs="Arial"/>
                <w:sz w:val="18"/>
                <w:szCs w:val="18"/>
              </w:rPr>
              <w:t>1</w:t>
            </w:r>
          </w:p>
        </w:tc>
        <w:tc>
          <w:tcPr>
            <w:tcW w:w="1062" w:type="dxa"/>
            <w:vAlign w:val="center"/>
          </w:tcPr>
          <w:p w14:paraId="7D1BC11E" w14:textId="77777777" w:rsidR="0004538A" w:rsidRPr="00A41115" w:rsidRDefault="0004538A" w:rsidP="0004538A">
            <w:pPr>
              <w:ind w:left="-108" w:right="-108"/>
              <w:jc w:val="center"/>
              <w:rPr>
                <w:rFonts w:cs="Arial"/>
                <w:sz w:val="18"/>
                <w:szCs w:val="18"/>
              </w:rPr>
            </w:pPr>
            <w:r>
              <w:rPr>
                <w:rFonts w:cs="Arial"/>
                <w:sz w:val="18"/>
                <w:szCs w:val="18"/>
              </w:rPr>
              <w:t>0</w:t>
            </w:r>
          </w:p>
        </w:tc>
        <w:tc>
          <w:tcPr>
            <w:tcW w:w="1080" w:type="dxa"/>
            <w:vAlign w:val="center"/>
          </w:tcPr>
          <w:p w14:paraId="2CCC9954" w14:textId="77777777" w:rsidR="0004538A" w:rsidRPr="00BA5F96" w:rsidRDefault="0004538A" w:rsidP="0004538A">
            <w:pPr>
              <w:ind w:left="-108" w:right="-108"/>
              <w:jc w:val="center"/>
              <w:rPr>
                <w:rFonts w:cs="Arial"/>
                <w:sz w:val="18"/>
                <w:szCs w:val="18"/>
              </w:rPr>
            </w:pPr>
            <w:r>
              <w:rPr>
                <w:rFonts w:cs="Arial"/>
                <w:sz w:val="18"/>
                <w:szCs w:val="18"/>
              </w:rPr>
              <w:t>10-03-18</w:t>
            </w:r>
          </w:p>
        </w:tc>
        <w:tc>
          <w:tcPr>
            <w:tcW w:w="270" w:type="dxa"/>
            <w:tcBorders>
              <w:top w:val="nil"/>
              <w:bottom w:val="nil"/>
            </w:tcBorders>
          </w:tcPr>
          <w:p w14:paraId="4023080D" w14:textId="77777777" w:rsidR="0004538A" w:rsidRPr="005439F0" w:rsidRDefault="0004538A" w:rsidP="0004538A">
            <w:pPr>
              <w:ind w:left="-108" w:right="-108"/>
              <w:jc w:val="center"/>
              <w:rPr>
                <w:rFonts w:cs="Arial"/>
                <w:sz w:val="18"/>
                <w:szCs w:val="18"/>
              </w:rPr>
            </w:pPr>
          </w:p>
        </w:tc>
        <w:tc>
          <w:tcPr>
            <w:tcW w:w="720" w:type="dxa"/>
            <w:vAlign w:val="center"/>
          </w:tcPr>
          <w:p w14:paraId="1AF8C114" w14:textId="77777777" w:rsidR="0004538A" w:rsidRPr="005439F0" w:rsidRDefault="0004538A" w:rsidP="0004538A">
            <w:pPr>
              <w:ind w:left="-108" w:right="-108"/>
              <w:jc w:val="center"/>
              <w:rPr>
                <w:rFonts w:cs="Arial"/>
                <w:sz w:val="18"/>
                <w:szCs w:val="18"/>
              </w:rPr>
            </w:pPr>
          </w:p>
        </w:tc>
        <w:tc>
          <w:tcPr>
            <w:tcW w:w="720" w:type="dxa"/>
            <w:vAlign w:val="center"/>
          </w:tcPr>
          <w:p w14:paraId="5413D463" w14:textId="77777777" w:rsidR="0004538A" w:rsidRPr="005439F0" w:rsidRDefault="0004538A" w:rsidP="0004538A">
            <w:pPr>
              <w:ind w:left="-108" w:right="-108"/>
              <w:jc w:val="center"/>
              <w:rPr>
                <w:rFonts w:cs="Arial"/>
                <w:sz w:val="18"/>
                <w:szCs w:val="18"/>
              </w:rPr>
            </w:pPr>
          </w:p>
        </w:tc>
        <w:tc>
          <w:tcPr>
            <w:tcW w:w="810" w:type="dxa"/>
            <w:vAlign w:val="center"/>
          </w:tcPr>
          <w:p w14:paraId="17C7B5AE" w14:textId="77777777" w:rsidR="0004538A" w:rsidRPr="005439F0" w:rsidRDefault="0004538A" w:rsidP="0004538A">
            <w:pPr>
              <w:ind w:left="-108" w:right="-108"/>
              <w:jc w:val="center"/>
              <w:rPr>
                <w:rFonts w:cs="Arial"/>
                <w:sz w:val="18"/>
                <w:szCs w:val="18"/>
              </w:rPr>
            </w:pPr>
          </w:p>
        </w:tc>
        <w:tc>
          <w:tcPr>
            <w:tcW w:w="990" w:type="dxa"/>
            <w:vAlign w:val="center"/>
          </w:tcPr>
          <w:p w14:paraId="63919446" w14:textId="77777777" w:rsidR="0004538A" w:rsidRPr="005439F0" w:rsidRDefault="0004538A" w:rsidP="0004538A">
            <w:pPr>
              <w:ind w:left="-108" w:right="-108"/>
              <w:jc w:val="center"/>
              <w:rPr>
                <w:rFonts w:cs="Arial"/>
                <w:sz w:val="18"/>
                <w:szCs w:val="18"/>
              </w:rPr>
            </w:pPr>
          </w:p>
        </w:tc>
        <w:tc>
          <w:tcPr>
            <w:tcW w:w="1080" w:type="dxa"/>
            <w:vAlign w:val="center"/>
          </w:tcPr>
          <w:p w14:paraId="62F226E1" w14:textId="77777777" w:rsidR="0004538A" w:rsidRPr="005439F0" w:rsidRDefault="0004538A" w:rsidP="0004538A">
            <w:pPr>
              <w:ind w:left="-108" w:right="-108"/>
              <w:jc w:val="center"/>
              <w:rPr>
                <w:rFonts w:cs="Arial"/>
                <w:sz w:val="18"/>
                <w:szCs w:val="18"/>
              </w:rPr>
            </w:pPr>
          </w:p>
        </w:tc>
      </w:tr>
      <w:tr w:rsidR="0004538A" w:rsidRPr="00BA5F96" w14:paraId="061EAFC4" w14:textId="77777777" w:rsidTr="00815B26">
        <w:trPr>
          <w:trHeight w:val="431"/>
          <w:ins w:id="204" w:author="Prashant Chauhan [2]" w:date="2020-06-25T18:21:00Z"/>
        </w:trPr>
        <w:tc>
          <w:tcPr>
            <w:tcW w:w="846" w:type="dxa"/>
            <w:vAlign w:val="center"/>
          </w:tcPr>
          <w:p w14:paraId="3E2D0EE0" w14:textId="77777777" w:rsidR="0004538A" w:rsidRPr="005439F0" w:rsidRDefault="0004538A" w:rsidP="0004538A">
            <w:pPr>
              <w:ind w:left="0" w:right="-108"/>
              <w:rPr>
                <w:ins w:id="205" w:author="Prashant Chauhan [2]" w:date="2020-06-25T18:21:00Z"/>
                <w:rFonts w:cs="Arial"/>
                <w:sz w:val="18"/>
                <w:szCs w:val="18"/>
              </w:rPr>
            </w:pPr>
          </w:p>
        </w:tc>
        <w:tc>
          <w:tcPr>
            <w:tcW w:w="846" w:type="dxa"/>
            <w:vAlign w:val="center"/>
          </w:tcPr>
          <w:p w14:paraId="61A0797F" w14:textId="28B86F9B" w:rsidR="0004538A" w:rsidRDefault="0004538A" w:rsidP="0004538A">
            <w:pPr>
              <w:ind w:left="-63" w:right="-108"/>
              <w:jc w:val="center"/>
              <w:rPr>
                <w:ins w:id="206" w:author="Prashant Chauhan [2]" w:date="2020-06-25T18:21:00Z"/>
                <w:rFonts w:cs="Arial"/>
                <w:sz w:val="18"/>
                <w:szCs w:val="18"/>
              </w:rPr>
            </w:pPr>
            <w:ins w:id="207" w:author="Prashant Chauhan [2]" w:date="2020-06-25T18:21:00Z">
              <w:r>
                <w:rPr>
                  <w:rFonts w:cs="Arial"/>
                  <w:sz w:val="18"/>
                  <w:szCs w:val="18"/>
                </w:rPr>
                <w:t>4-8</w:t>
              </w:r>
            </w:ins>
          </w:p>
        </w:tc>
        <w:tc>
          <w:tcPr>
            <w:tcW w:w="846" w:type="dxa"/>
            <w:vAlign w:val="center"/>
          </w:tcPr>
          <w:p w14:paraId="6461D9F9" w14:textId="469E58FC" w:rsidR="0004538A" w:rsidRDefault="0004538A" w:rsidP="0004538A">
            <w:pPr>
              <w:ind w:left="-108" w:right="-108"/>
              <w:jc w:val="center"/>
              <w:rPr>
                <w:ins w:id="208" w:author="Prashant Chauhan [2]" w:date="2020-06-25T18:21:00Z"/>
                <w:rFonts w:cs="Arial"/>
                <w:sz w:val="18"/>
                <w:szCs w:val="18"/>
              </w:rPr>
            </w:pPr>
            <w:ins w:id="209" w:author="Prashant Chauhan [2]" w:date="2020-06-25T18:21:00Z">
              <w:r>
                <w:rPr>
                  <w:rFonts w:cs="Arial"/>
                  <w:sz w:val="18"/>
                  <w:szCs w:val="18"/>
                </w:rPr>
                <w:t>1</w:t>
              </w:r>
            </w:ins>
          </w:p>
        </w:tc>
        <w:tc>
          <w:tcPr>
            <w:tcW w:w="1062" w:type="dxa"/>
            <w:vAlign w:val="center"/>
          </w:tcPr>
          <w:p w14:paraId="18F40152" w14:textId="43C8A6EB" w:rsidR="0004538A" w:rsidRDefault="0004538A" w:rsidP="0004538A">
            <w:pPr>
              <w:ind w:left="-108" w:right="-108"/>
              <w:jc w:val="center"/>
              <w:rPr>
                <w:ins w:id="210" w:author="Prashant Chauhan [2]" w:date="2020-06-25T18:21:00Z"/>
                <w:rFonts w:cs="Arial"/>
                <w:sz w:val="18"/>
                <w:szCs w:val="18"/>
              </w:rPr>
            </w:pPr>
            <w:commentRangeStart w:id="211"/>
            <w:ins w:id="212" w:author="Prashant Chauhan [2]" w:date="2020-06-25T18:21:00Z">
              <w:r>
                <w:rPr>
                  <w:rFonts w:cs="Arial"/>
                  <w:sz w:val="18"/>
                  <w:szCs w:val="18"/>
                </w:rPr>
                <w:t>1</w:t>
              </w:r>
              <w:commentRangeEnd w:id="211"/>
              <w:r>
                <w:rPr>
                  <w:rStyle w:val="CommentReference"/>
                </w:rPr>
                <w:commentReference w:id="211"/>
              </w:r>
            </w:ins>
          </w:p>
        </w:tc>
        <w:tc>
          <w:tcPr>
            <w:tcW w:w="1080" w:type="dxa"/>
            <w:vAlign w:val="center"/>
          </w:tcPr>
          <w:p w14:paraId="63E374CA" w14:textId="03B86A61" w:rsidR="0004538A" w:rsidRDefault="0004538A" w:rsidP="0004538A">
            <w:pPr>
              <w:ind w:left="-108" w:right="-108"/>
              <w:jc w:val="center"/>
              <w:rPr>
                <w:ins w:id="213" w:author="Prashant Chauhan [2]" w:date="2020-06-25T18:21:00Z"/>
                <w:rFonts w:cs="Arial"/>
                <w:sz w:val="18"/>
                <w:szCs w:val="18"/>
              </w:rPr>
            </w:pPr>
            <w:ins w:id="214" w:author="Prashant Chauhan [2]" w:date="2020-06-25T18:21:00Z">
              <w:r>
                <w:rPr>
                  <w:rFonts w:cs="Arial"/>
                  <w:sz w:val="18"/>
                  <w:szCs w:val="18"/>
                </w:rPr>
                <w:t>25-06-20</w:t>
              </w:r>
            </w:ins>
          </w:p>
        </w:tc>
        <w:tc>
          <w:tcPr>
            <w:tcW w:w="270" w:type="dxa"/>
            <w:tcBorders>
              <w:top w:val="nil"/>
              <w:bottom w:val="nil"/>
            </w:tcBorders>
          </w:tcPr>
          <w:p w14:paraId="28044698" w14:textId="77777777" w:rsidR="0004538A" w:rsidRPr="005439F0" w:rsidRDefault="0004538A" w:rsidP="0004538A">
            <w:pPr>
              <w:ind w:left="-108" w:right="-108"/>
              <w:jc w:val="center"/>
              <w:rPr>
                <w:ins w:id="215" w:author="Prashant Chauhan [2]" w:date="2020-06-25T18:21:00Z"/>
                <w:rFonts w:cs="Arial"/>
                <w:sz w:val="18"/>
                <w:szCs w:val="18"/>
              </w:rPr>
            </w:pPr>
          </w:p>
        </w:tc>
        <w:tc>
          <w:tcPr>
            <w:tcW w:w="720" w:type="dxa"/>
            <w:vAlign w:val="center"/>
          </w:tcPr>
          <w:p w14:paraId="47150D8F" w14:textId="77777777" w:rsidR="0004538A" w:rsidRPr="005439F0" w:rsidRDefault="0004538A" w:rsidP="0004538A">
            <w:pPr>
              <w:ind w:left="-108" w:right="-108"/>
              <w:jc w:val="center"/>
              <w:rPr>
                <w:ins w:id="216" w:author="Prashant Chauhan [2]" w:date="2020-06-25T18:21:00Z"/>
                <w:rFonts w:cs="Arial"/>
                <w:sz w:val="18"/>
                <w:szCs w:val="18"/>
              </w:rPr>
            </w:pPr>
          </w:p>
        </w:tc>
        <w:tc>
          <w:tcPr>
            <w:tcW w:w="720" w:type="dxa"/>
            <w:vAlign w:val="center"/>
          </w:tcPr>
          <w:p w14:paraId="0DB606B6" w14:textId="77777777" w:rsidR="0004538A" w:rsidRPr="005439F0" w:rsidRDefault="0004538A" w:rsidP="0004538A">
            <w:pPr>
              <w:ind w:left="-108" w:right="-108"/>
              <w:jc w:val="center"/>
              <w:rPr>
                <w:ins w:id="217" w:author="Prashant Chauhan [2]" w:date="2020-06-25T18:21:00Z"/>
                <w:rFonts w:cs="Arial"/>
                <w:sz w:val="18"/>
                <w:szCs w:val="18"/>
              </w:rPr>
            </w:pPr>
          </w:p>
        </w:tc>
        <w:tc>
          <w:tcPr>
            <w:tcW w:w="810" w:type="dxa"/>
            <w:vAlign w:val="center"/>
          </w:tcPr>
          <w:p w14:paraId="1B2C2CD7" w14:textId="77777777" w:rsidR="0004538A" w:rsidRPr="005439F0" w:rsidRDefault="0004538A" w:rsidP="0004538A">
            <w:pPr>
              <w:ind w:left="-108" w:right="-108"/>
              <w:jc w:val="center"/>
              <w:rPr>
                <w:ins w:id="218" w:author="Prashant Chauhan [2]" w:date="2020-06-25T18:21:00Z"/>
                <w:rFonts w:cs="Arial"/>
                <w:sz w:val="18"/>
                <w:szCs w:val="18"/>
              </w:rPr>
            </w:pPr>
          </w:p>
        </w:tc>
        <w:tc>
          <w:tcPr>
            <w:tcW w:w="990" w:type="dxa"/>
            <w:vAlign w:val="center"/>
          </w:tcPr>
          <w:p w14:paraId="08C0FAD7" w14:textId="77777777" w:rsidR="0004538A" w:rsidRPr="005439F0" w:rsidRDefault="0004538A" w:rsidP="0004538A">
            <w:pPr>
              <w:ind w:left="-108" w:right="-108"/>
              <w:jc w:val="center"/>
              <w:rPr>
                <w:ins w:id="219" w:author="Prashant Chauhan [2]" w:date="2020-06-25T18:21:00Z"/>
                <w:rFonts w:cs="Arial"/>
                <w:sz w:val="18"/>
                <w:szCs w:val="18"/>
              </w:rPr>
            </w:pPr>
          </w:p>
        </w:tc>
        <w:tc>
          <w:tcPr>
            <w:tcW w:w="1080" w:type="dxa"/>
            <w:vAlign w:val="center"/>
          </w:tcPr>
          <w:p w14:paraId="6E63CF90" w14:textId="77777777" w:rsidR="0004538A" w:rsidRPr="005439F0" w:rsidRDefault="0004538A" w:rsidP="0004538A">
            <w:pPr>
              <w:ind w:left="-108" w:right="-108"/>
              <w:jc w:val="center"/>
              <w:rPr>
                <w:ins w:id="220" w:author="Prashant Chauhan [2]" w:date="2020-06-25T18:21:00Z"/>
                <w:rFonts w:cs="Arial"/>
                <w:sz w:val="18"/>
                <w:szCs w:val="18"/>
              </w:rPr>
            </w:pPr>
          </w:p>
        </w:tc>
      </w:tr>
      <w:tr w:rsidR="0004538A" w:rsidRPr="00BA5F96" w14:paraId="59594271" w14:textId="77777777" w:rsidTr="00815B26">
        <w:trPr>
          <w:trHeight w:val="431"/>
        </w:trPr>
        <w:tc>
          <w:tcPr>
            <w:tcW w:w="846" w:type="dxa"/>
            <w:vAlign w:val="center"/>
          </w:tcPr>
          <w:p w14:paraId="3A2B041A" w14:textId="77777777" w:rsidR="0004538A" w:rsidRPr="005439F0" w:rsidRDefault="0004538A" w:rsidP="0004538A">
            <w:pPr>
              <w:ind w:left="0" w:right="-108"/>
              <w:rPr>
                <w:rFonts w:cs="Arial"/>
                <w:sz w:val="18"/>
                <w:szCs w:val="18"/>
              </w:rPr>
            </w:pPr>
          </w:p>
        </w:tc>
        <w:tc>
          <w:tcPr>
            <w:tcW w:w="846" w:type="dxa"/>
            <w:vAlign w:val="center"/>
          </w:tcPr>
          <w:p w14:paraId="1F493B61" w14:textId="77777777" w:rsidR="0004538A" w:rsidRPr="00A41115" w:rsidRDefault="0004538A" w:rsidP="0004538A">
            <w:pPr>
              <w:ind w:left="-63" w:right="-108"/>
              <w:jc w:val="center"/>
              <w:rPr>
                <w:rFonts w:cs="Arial"/>
                <w:sz w:val="18"/>
                <w:szCs w:val="18"/>
              </w:rPr>
            </w:pPr>
            <w:r>
              <w:rPr>
                <w:rFonts w:cs="Arial"/>
                <w:sz w:val="18"/>
                <w:szCs w:val="18"/>
              </w:rPr>
              <w:t>4-9</w:t>
            </w:r>
          </w:p>
        </w:tc>
        <w:tc>
          <w:tcPr>
            <w:tcW w:w="846" w:type="dxa"/>
            <w:vAlign w:val="center"/>
          </w:tcPr>
          <w:p w14:paraId="5777BB39" w14:textId="77777777" w:rsidR="0004538A" w:rsidRPr="00A41115" w:rsidRDefault="0004538A" w:rsidP="0004538A">
            <w:pPr>
              <w:ind w:left="-108" w:right="-108"/>
              <w:jc w:val="center"/>
              <w:rPr>
                <w:rFonts w:cs="Arial"/>
                <w:sz w:val="18"/>
                <w:szCs w:val="18"/>
              </w:rPr>
            </w:pPr>
            <w:r>
              <w:rPr>
                <w:rFonts w:cs="Arial"/>
                <w:sz w:val="18"/>
                <w:szCs w:val="18"/>
              </w:rPr>
              <w:t>1</w:t>
            </w:r>
          </w:p>
        </w:tc>
        <w:tc>
          <w:tcPr>
            <w:tcW w:w="1062" w:type="dxa"/>
            <w:vAlign w:val="center"/>
          </w:tcPr>
          <w:p w14:paraId="27566262" w14:textId="77777777" w:rsidR="0004538A" w:rsidRPr="00A41115" w:rsidRDefault="0004538A" w:rsidP="0004538A">
            <w:pPr>
              <w:ind w:left="-108" w:right="-108"/>
              <w:jc w:val="center"/>
              <w:rPr>
                <w:rFonts w:cs="Arial"/>
                <w:sz w:val="18"/>
                <w:szCs w:val="18"/>
              </w:rPr>
            </w:pPr>
            <w:r>
              <w:rPr>
                <w:rFonts w:cs="Arial"/>
                <w:sz w:val="18"/>
                <w:szCs w:val="18"/>
              </w:rPr>
              <w:t>0</w:t>
            </w:r>
          </w:p>
        </w:tc>
        <w:tc>
          <w:tcPr>
            <w:tcW w:w="1080" w:type="dxa"/>
            <w:vAlign w:val="center"/>
          </w:tcPr>
          <w:p w14:paraId="380919ED" w14:textId="77777777" w:rsidR="0004538A" w:rsidRPr="00BA5F96" w:rsidRDefault="0004538A" w:rsidP="0004538A">
            <w:pPr>
              <w:ind w:left="-108" w:right="-108"/>
              <w:jc w:val="center"/>
              <w:rPr>
                <w:rFonts w:cs="Arial"/>
                <w:sz w:val="18"/>
                <w:szCs w:val="18"/>
              </w:rPr>
            </w:pPr>
            <w:r>
              <w:rPr>
                <w:rFonts w:cs="Arial"/>
                <w:sz w:val="18"/>
                <w:szCs w:val="18"/>
              </w:rPr>
              <w:t>10-03-18</w:t>
            </w:r>
          </w:p>
        </w:tc>
        <w:tc>
          <w:tcPr>
            <w:tcW w:w="270" w:type="dxa"/>
            <w:tcBorders>
              <w:top w:val="nil"/>
              <w:bottom w:val="nil"/>
            </w:tcBorders>
          </w:tcPr>
          <w:p w14:paraId="50346825" w14:textId="77777777" w:rsidR="0004538A" w:rsidRPr="005439F0" w:rsidRDefault="0004538A" w:rsidP="0004538A">
            <w:pPr>
              <w:ind w:left="-108" w:right="-108"/>
              <w:jc w:val="center"/>
              <w:rPr>
                <w:rFonts w:cs="Arial"/>
                <w:sz w:val="18"/>
                <w:szCs w:val="18"/>
              </w:rPr>
            </w:pPr>
          </w:p>
        </w:tc>
        <w:tc>
          <w:tcPr>
            <w:tcW w:w="720" w:type="dxa"/>
            <w:vAlign w:val="center"/>
          </w:tcPr>
          <w:p w14:paraId="058C457C" w14:textId="77777777" w:rsidR="0004538A" w:rsidRPr="005439F0" w:rsidRDefault="0004538A" w:rsidP="0004538A">
            <w:pPr>
              <w:ind w:left="-108" w:right="-108"/>
              <w:jc w:val="center"/>
              <w:rPr>
                <w:rFonts w:cs="Arial"/>
                <w:sz w:val="18"/>
                <w:szCs w:val="18"/>
              </w:rPr>
            </w:pPr>
          </w:p>
        </w:tc>
        <w:tc>
          <w:tcPr>
            <w:tcW w:w="720" w:type="dxa"/>
            <w:vAlign w:val="center"/>
          </w:tcPr>
          <w:p w14:paraId="71526B0E" w14:textId="77777777" w:rsidR="0004538A" w:rsidRPr="005439F0" w:rsidRDefault="0004538A" w:rsidP="0004538A">
            <w:pPr>
              <w:ind w:left="-108" w:right="-108"/>
              <w:jc w:val="center"/>
              <w:rPr>
                <w:rFonts w:cs="Arial"/>
                <w:sz w:val="18"/>
                <w:szCs w:val="18"/>
              </w:rPr>
            </w:pPr>
          </w:p>
        </w:tc>
        <w:tc>
          <w:tcPr>
            <w:tcW w:w="810" w:type="dxa"/>
            <w:vAlign w:val="center"/>
          </w:tcPr>
          <w:p w14:paraId="01E1DD18" w14:textId="77777777" w:rsidR="0004538A" w:rsidRPr="005439F0" w:rsidRDefault="0004538A" w:rsidP="0004538A">
            <w:pPr>
              <w:ind w:left="-108" w:right="-108"/>
              <w:jc w:val="center"/>
              <w:rPr>
                <w:rFonts w:cs="Arial"/>
                <w:sz w:val="18"/>
                <w:szCs w:val="18"/>
              </w:rPr>
            </w:pPr>
          </w:p>
        </w:tc>
        <w:tc>
          <w:tcPr>
            <w:tcW w:w="990" w:type="dxa"/>
            <w:vAlign w:val="center"/>
          </w:tcPr>
          <w:p w14:paraId="50EB8F80" w14:textId="77777777" w:rsidR="0004538A" w:rsidRPr="005439F0" w:rsidRDefault="0004538A" w:rsidP="0004538A">
            <w:pPr>
              <w:ind w:left="-108" w:right="-108"/>
              <w:jc w:val="center"/>
              <w:rPr>
                <w:rFonts w:cs="Arial"/>
                <w:sz w:val="18"/>
                <w:szCs w:val="18"/>
              </w:rPr>
            </w:pPr>
          </w:p>
        </w:tc>
        <w:tc>
          <w:tcPr>
            <w:tcW w:w="1080" w:type="dxa"/>
            <w:vAlign w:val="center"/>
          </w:tcPr>
          <w:p w14:paraId="77ECFAAA" w14:textId="77777777" w:rsidR="0004538A" w:rsidRPr="005439F0" w:rsidRDefault="0004538A" w:rsidP="0004538A">
            <w:pPr>
              <w:ind w:left="-108" w:right="-108"/>
              <w:jc w:val="center"/>
              <w:rPr>
                <w:rFonts w:cs="Arial"/>
                <w:sz w:val="18"/>
                <w:szCs w:val="18"/>
              </w:rPr>
            </w:pPr>
          </w:p>
        </w:tc>
      </w:tr>
      <w:tr w:rsidR="0004538A" w:rsidRPr="00A463B4" w14:paraId="79568F0E" w14:textId="77777777" w:rsidTr="00815B26">
        <w:trPr>
          <w:trHeight w:val="431"/>
        </w:trPr>
        <w:tc>
          <w:tcPr>
            <w:tcW w:w="846" w:type="dxa"/>
            <w:vAlign w:val="center"/>
          </w:tcPr>
          <w:p w14:paraId="5056DE76" w14:textId="77777777" w:rsidR="0004538A" w:rsidRPr="005439F0" w:rsidRDefault="0004538A" w:rsidP="0004538A">
            <w:pPr>
              <w:ind w:left="0" w:right="-108"/>
              <w:rPr>
                <w:rFonts w:cs="Arial"/>
                <w:sz w:val="18"/>
                <w:szCs w:val="18"/>
              </w:rPr>
            </w:pPr>
          </w:p>
        </w:tc>
        <w:tc>
          <w:tcPr>
            <w:tcW w:w="846" w:type="dxa"/>
            <w:vAlign w:val="center"/>
          </w:tcPr>
          <w:p w14:paraId="2FA146E9" w14:textId="1901131A" w:rsidR="0004538A" w:rsidRPr="00A41115" w:rsidRDefault="0004538A" w:rsidP="0004538A">
            <w:pPr>
              <w:ind w:left="-63" w:right="-108"/>
              <w:jc w:val="center"/>
              <w:rPr>
                <w:rFonts w:cs="Arial"/>
                <w:sz w:val="18"/>
                <w:szCs w:val="18"/>
              </w:rPr>
            </w:pPr>
            <w:r>
              <w:rPr>
                <w:rFonts w:cs="Arial"/>
                <w:sz w:val="18"/>
                <w:szCs w:val="18"/>
              </w:rPr>
              <w:t>4-10</w:t>
            </w:r>
          </w:p>
        </w:tc>
        <w:tc>
          <w:tcPr>
            <w:tcW w:w="846" w:type="dxa"/>
            <w:vAlign w:val="center"/>
          </w:tcPr>
          <w:p w14:paraId="592A1DA7" w14:textId="5DF5D18B" w:rsidR="0004538A" w:rsidRPr="00A41115" w:rsidRDefault="0004538A" w:rsidP="0004538A">
            <w:pPr>
              <w:ind w:left="-108" w:right="-108"/>
              <w:jc w:val="center"/>
              <w:rPr>
                <w:rFonts w:cs="Arial"/>
                <w:sz w:val="18"/>
                <w:szCs w:val="18"/>
              </w:rPr>
            </w:pPr>
            <w:r>
              <w:rPr>
                <w:rFonts w:cs="Arial"/>
                <w:sz w:val="18"/>
                <w:szCs w:val="18"/>
              </w:rPr>
              <w:t>1</w:t>
            </w:r>
          </w:p>
        </w:tc>
        <w:tc>
          <w:tcPr>
            <w:tcW w:w="1062" w:type="dxa"/>
            <w:vAlign w:val="center"/>
          </w:tcPr>
          <w:p w14:paraId="3FC074AC" w14:textId="3A74A6BA" w:rsidR="0004538A" w:rsidRPr="00A41115" w:rsidRDefault="0004538A" w:rsidP="0004538A">
            <w:pPr>
              <w:ind w:left="-108" w:right="-108"/>
              <w:jc w:val="center"/>
              <w:rPr>
                <w:rFonts w:cs="Arial"/>
                <w:sz w:val="18"/>
                <w:szCs w:val="18"/>
              </w:rPr>
            </w:pPr>
            <w:r>
              <w:rPr>
                <w:rFonts w:cs="Arial"/>
                <w:sz w:val="18"/>
                <w:szCs w:val="18"/>
              </w:rPr>
              <w:t>0</w:t>
            </w:r>
          </w:p>
        </w:tc>
        <w:tc>
          <w:tcPr>
            <w:tcW w:w="1080" w:type="dxa"/>
            <w:vAlign w:val="center"/>
          </w:tcPr>
          <w:p w14:paraId="5548BEA1" w14:textId="282CF042" w:rsidR="0004538A" w:rsidRPr="00BA5F96" w:rsidRDefault="0004538A" w:rsidP="0004538A">
            <w:pPr>
              <w:ind w:left="-108" w:right="-108"/>
              <w:jc w:val="center"/>
              <w:rPr>
                <w:rFonts w:cs="Arial"/>
                <w:sz w:val="18"/>
                <w:szCs w:val="18"/>
              </w:rPr>
            </w:pPr>
            <w:r>
              <w:rPr>
                <w:rFonts w:cs="Arial"/>
                <w:sz w:val="18"/>
                <w:szCs w:val="18"/>
              </w:rPr>
              <w:t>10-03-18</w:t>
            </w:r>
          </w:p>
        </w:tc>
        <w:tc>
          <w:tcPr>
            <w:tcW w:w="270" w:type="dxa"/>
            <w:tcBorders>
              <w:top w:val="nil"/>
              <w:bottom w:val="nil"/>
            </w:tcBorders>
          </w:tcPr>
          <w:p w14:paraId="62C5FFA7" w14:textId="77777777" w:rsidR="0004538A" w:rsidRPr="005439F0" w:rsidRDefault="0004538A" w:rsidP="0004538A">
            <w:pPr>
              <w:ind w:left="-108" w:right="-108"/>
              <w:jc w:val="center"/>
              <w:rPr>
                <w:rFonts w:cs="Arial"/>
                <w:sz w:val="18"/>
                <w:szCs w:val="18"/>
              </w:rPr>
            </w:pPr>
          </w:p>
        </w:tc>
        <w:tc>
          <w:tcPr>
            <w:tcW w:w="720" w:type="dxa"/>
            <w:vAlign w:val="center"/>
          </w:tcPr>
          <w:p w14:paraId="60ED895A" w14:textId="77777777" w:rsidR="0004538A" w:rsidRPr="005439F0" w:rsidRDefault="0004538A" w:rsidP="0004538A">
            <w:pPr>
              <w:ind w:left="-108" w:right="-108"/>
              <w:jc w:val="center"/>
              <w:rPr>
                <w:rFonts w:cs="Arial"/>
                <w:sz w:val="18"/>
                <w:szCs w:val="18"/>
              </w:rPr>
            </w:pPr>
          </w:p>
        </w:tc>
        <w:tc>
          <w:tcPr>
            <w:tcW w:w="720" w:type="dxa"/>
            <w:vAlign w:val="center"/>
          </w:tcPr>
          <w:p w14:paraId="13BB19D0" w14:textId="77777777" w:rsidR="0004538A" w:rsidRPr="005439F0" w:rsidRDefault="0004538A" w:rsidP="0004538A">
            <w:pPr>
              <w:ind w:left="-108" w:right="-108"/>
              <w:jc w:val="center"/>
              <w:rPr>
                <w:rFonts w:cs="Arial"/>
                <w:sz w:val="18"/>
                <w:szCs w:val="18"/>
              </w:rPr>
            </w:pPr>
          </w:p>
        </w:tc>
        <w:tc>
          <w:tcPr>
            <w:tcW w:w="810" w:type="dxa"/>
            <w:vAlign w:val="center"/>
          </w:tcPr>
          <w:p w14:paraId="0BDA0B6B" w14:textId="77777777" w:rsidR="0004538A" w:rsidRPr="005439F0" w:rsidRDefault="0004538A" w:rsidP="0004538A">
            <w:pPr>
              <w:ind w:left="-108" w:right="-108"/>
              <w:jc w:val="center"/>
              <w:rPr>
                <w:rFonts w:cs="Arial"/>
                <w:sz w:val="18"/>
                <w:szCs w:val="18"/>
              </w:rPr>
            </w:pPr>
          </w:p>
        </w:tc>
        <w:tc>
          <w:tcPr>
            <w:tcW w:w="990" w:type="dxa"/>
            <w:vAlign w:val="center"/>
          </w:tcPr>
          <w:p w14:paraId="46F4CCF4" w14:textId="77777777" w:rsidR="0004538A" w:rsidRPr="005439F0" w:rsidRDefault="0004538A" w:rsidP="0004538A">
            <w:pPr>
              <w:ind w:left="-108" w:right="-108"/>
              <w:jc w:val="center"/>
              <w:rPr>
                <w:rFonts w:cs="Arial"/>
                <w:sz w:val="18"/>
                <w:szCs w:val="18"/>
              </w:rPr>
            </w:pPr>
          </w:p>
        </w:tc>
        <w:tc>
          <w:tcPr>
            <w:tcW w:w="1080" w:type="dxa"/>
            <w:vAlign w:val="center"/>
          </w:tcPr>
          <w:p w14:paraId="3867989D" w14:textId="77777777" w:rsidR="0004538A" w:rsidRPr="005439F0" w:rsidRDefault="0004538A" w:rsidP="0004538A">
            <w:pPr>
              <w:ind w:left="-108" w:right="-108"/>
              <w:jc w:val="center"/>
              <w:rPr>
                <w:rFonts w:cs="Arial"/>
                <w:sz w:val="18"/>
                <w:szCs w:val="18"/>
              </w:rPr>
            </w:pPr>
          </w:p>
        </w:tc>
      </w:tr>
      <w:tr w:rsidR="0004538A" w:rsidRPr="00A463B4" w14:paraId="2ED98BC9" w14:textId="77777777" w:rsidTr="00815B26">
        <w:trPr>
          <w:trHeight w:val="431"/>
        </w:trPr>
        <w:tc>
          <w:tcPr>
            <w:tcW w:w="846" w:type="dxa"/>
            <w:vAlign w:val="center"/>
          </w:tcPr>
          <w:p w14:paraId="08BB0BFE" w14:textId="77777777" w:rsidR="0004538A" w:rsidRPr="005439F0" w:rsidRDefault="0004538A" w:rsidP="0004538A">
            <w:pPr>
              <w:ind w:left="0" w:right="-108"/>
              <w:rPr>
                <w:rFonts w:cs="Arial"/>
                <w:sz w:val="18"/>
                <w:szCs w:val="18"/>
              </w:rPr>
            </w:pPr>
          </w:p>
        </w:tc>
        <w:tc>
          <w:tcPr>
            <w:tcW w:w="846" w:type="dxa"/>
            <w:vAlign w:val="center"/>
          </w:tcPr>
          <w:p w14:paraId="0AC7C527" w14:textId="77ECEDE3" w:rsidR="0004538A" w:rsidRPr="00A41115" w:rsidRDefault="0004538A" w:rsidP="0004538A">
            <w:pPr>
              <w:ind w:left="-63" w:right="-108"/>
              <w:jc w:val="center"/>
              <w:rPr>
                <w:rFonts w:cs="Arial"/>
                <w:sz w:val="18"/>
                <w:szCs w:val="18"/>
              </w:rPr>
            </w:pPr>
          </w:p>
        </w:tc>
        <w:tc>
          <w:tcPr>
            <w:tcW w:w="846" w:type="dxa"/>
            <w:vAlign w:val="center"/>
          </w:tcPr>
          <w:p w14:paraId="2CE30D49" w14:textId="181BA746" w:rsidR="0004538A" w:rsidRPr="00A41115" w:rsidRDefault="0004538A" w:rsidP="0004538A">
            <w:pPr>
              <w:ind w:left="-108" w:right="-108"/>
              <w:jc w:val="center"/>
              <w:rPr>
                <w:rFonts w:cs="Arial"/>
                <w:sz w:val="18"/>
                <w:szCs w:val="18"/>
              </w:rPr>
            </w:pPr>
          </w:p>
        </w:tc>
        <w:tc>
          <w:tcPr>
            <w:tcW w:w="1062" w:type="dxa"/>
            <w:vAlign w:val="center"/>
          </w:tcPr>
          <w:p w14:paraId="1D817221" w14:textId="7B341522" w:rsidR="0004538A" w:rsidRPr="00A41115" w:rsidRDefault="0004538A" w:rsidP="0004538A">
            <w:pPr>
              <w:ind w:left="-108" w:right="-108"/>
              <w:jc w:val="center"/>
              <w:rPr>
                <w:rFonts w:cs="Arial"/>
                <w:sz w:val="18"/>
                <w:szCs w:val="18"/>
              </w:rPr>
            </w:pPr>
          </w:p>
        </w:tc>
        <w:tc>
          <w:tcPr>
            <w:tcW w:w="1080" w:type="dxa"/>
            <w:vAlign w:val="center"/>
          </w:tcPr>
          <w:p w14:paraId="0A040FD8" w14:textId="77405CC6" w:rsidR="0004538A" w:rsidRPr="00BA5F96" w:rsidRDefault="0004538A" w:rsidP="0004538A">
            <w:pPr>
              <w:ind w:left="-108" w:right="-108"/>
              <w:jc w:val="center"/>
              <w:rPr>
                <w:rFonts w:cs="Arial"/>
                <w:sz w:val="18"/>
                <w:szCs w:val="18"/>
              </w:rPr>
            </w:pPr>
          </w:p>
        </w:tc>
        <w:tc>
          <w:tcPr>
            <w:tcW w:w="270" w:type="dxa"/>
            <w:tcBorders>
              <w:top w:val="nil"/>
              <w:bottom w:val="nil"/>
            </w:tcBorders>
          </w:tcPr>
          <w:p w14:paraId="58E07941" w14:textId="77777777" w:rsidR="0004538A" w:rsidRPr="005439F0" w:rsidRDefault="0004538A" w:rsidP="0004538A">
            <w:pPr>
              <w:ind w:left="-108" w:right="-108"/>
              <w:jc w:val="center"/>
              <w:rPr>
                <w:rFonts w:cs="Arial"/>
                <w:sz w:val="18"/>
                <w:szCs w:val="18"/>
              </w:rPr>
            </w:pPr>
          </w:p>
        </w:tc>
        <w:tc>
          <w:tcPr>
            <w:tcW w:w="720" w:type="dxa"/>
            <w:vAlign w:val="center"/>
          </w:tcPr>
          <w:p w14:paraId="36989DC3" w14:textId="77777777" w:rsidR="0004538A" w:rsidRPr="005439F0" w:rsidRDefault="0004538A" w:rsidP="0004538A">
            <w:pPr>
              <w:ind w:left="-108" w:right="-108"/>
              <w:jc w:val="center"/>
              <w:rPr>
                <w:rFonts w:cs="Arial"/>
                <w:sz w:val="18"/>
                <w:szCs w:val="18"/>
              </w:rPr>
            </w:pPr>
          </w:p>
        </w:tc>
        <w:tc>
          <w:tcPr>
            <w:tcW w:w="720" w:type="dxa"/>
            <w:vAlign w:val="center"/>
          </w:tcPr>
          <w:p w14:paraId="17E911F1" w14:textId="77777777" w:rsidR="0004538A" w:rsidRPr="005439F0" w:rsidRDefault="0004538A" w:rsidP="0004538A">
            <w:pPr>
              <w:ind w:left="-108" w:right="-108"/>
              <w:jc w:val="center"/>
              <w:rPr>
                <w:rFonts w:cs="Arial"/>
                <w:sz w:val="18"/>
                <w:szCs w:val="18"/>
              </w:rPr>
            </w:pPr>
          </w:p>
        </w:tc>
        <w:tc>
          <w:tcPr>
            <w:tcW w:w="810" w:type="dxa"/>
            <w:vAlign w:val="center"/>
          </w:tcPr>
          <w:p w14:paraId="636204B1" w14:textId="77777777" w:rsidR="0004538A" w:rsidRPr="005439F0" w:rsidRDefault="0004538A" w:rsidP="0004538A">
            <w:pPr>
              <w:ind w:left="-108" w:right="-108"/>
              <w:jc w:val="center"/>
              <w:rPr>
                <w:rFonts w:cs="Arial"/>
                <w:sz w:val="18"/>
                <w:szCs w:val="18"/>
              </w:rPr>
            </w:pPr>
          </w:p>
        </w:tc>
        <w:tc>
          <w:tcPr>
            <w:tcW w:w="990" w:type="dxa"/>
            <w:vAlign w:val="center"/>
          </w:tcPr>
          <w:p w14:paraId="425AF8B4" w14:textId="77777777" w:rsidR="0004538A" w:rsidRPr="005439F0" w:rsidRDefault="0004538A" w:rsidP="0004538A">
            <w:pPr>
              <w:ind w:left="-108" w:right="-108"/>
              <w:jc w:val="center"/>
              <w:rPr>
                <w:rFonts w:cs="Arial"/>
                <w:sz w:val="18"/>
                <w:szCs w:val="18"/>
              </w:rPr>
            </w:pPr>
          </w:p>
        </w:tc>
        <w:tc>
          <w:tcPr>
            <w:tcW w:w="1080" w:type="dxa"/>
            <w:vAlign w:val="center"/>
          </w:tcPr>
          <w:p w14:paraId="3703FBA4" w14:textId="77777777" w:rsidR="0004538A" w:rsidRPr="005439F0" w:rsidRDefault="0004538A" w:rsidP="0004538A">
            <w:pPr>
              <w:ind w:left="-108" w:right="-108"/>
              <w:jc w:val="center"/>
              <w:rPr>
                <w:rFonts w:cs="Arial"/>
                <w:sz w:val="18"/>
                <w:szCs w:val="18"/>
              </w:rPr>
            </w:pPr>
          </w:p>
        </w:tc>
      </w:tr>
      <w:tr w:rsidR="0004538A" w:rsidRPr="00A463B4" w14:paraId="5CEED27B" w14:textId="77777777" w:rsidTr="00815B26">
        <w:trPr>
          <w:trHeight w:val="431"/>
        </w:trPr>
        <w:tc>
          <w:tcPr>
            <w:tcW w:w="846" w:type="dxa"/>
            <w:vAlign w:val="center"/>
          </w:tcPr>
          <w:p w14:paraId="6AD46340" w14:textId="77777777" w:rsidR="0004538A" w:rsidRPr="005439F0" w:rsidRDefault="0004538A" w:rsidP="0004538A">
            <w:pPr>
              <w:ind w:left="0" w:right="-108"/>
              <w:rPr>
                <w:rFonts w:cs="Arial"/>
                <w:sz w:val="18"/>
                <w:szCs w:val="18"/>
              </w:rPr>
            </w:pPr>
          </w:p>
        </w:tc>
        <w:tc>
          <w:tcPr>
            <w:tcW w:w="846" w:type="dxa"/>
            <w:vAlign w:val="center"/>
          </w:tcPr>
          <w:p w14:paraId="70F08828" w14:textId="77777777" w:rsidR="0004538A" w:rsidRPr="00A41115" w:rsidRDefault="0004538A" w:rsidP="0004538A">
            <w:pPr>
              <w:ind w:left="-63" w:right="-108"/>
              <w:jc w:val="center"/>
              <w:rPr>
                <w:rFonts w:cs="Arial"/>
                <w:sz w:val="18"/>
                <w:szCs w:val="18"/>
              </w:rPr>
            </w:pPr>
          </w:p>
        </w:tc>
        <w:tc>
          <w:tcPr>
            <w:tcW w:w="846" w:type="dxa"/>
            <w:vAlign w:val="center"/>
          </w:tcPr>
          <w:p w14:paraId="56A454C0" w14:textId="77777777" w:rsidR="0004538A" w:rsidRPr="00A41115" w:rsidRDefault="0004538A" w:rsidP="0004538A">
            <w:pPr>
              <w:ind w:left="-108" w:right="-108"/>
              <w:jc w:val="center"/>
              <w:rPr>
                <w:rFonts w:cs="Arial"/>
                <w:sz w:val="18"/>
                <w:szCs w:val="18"/>
              </w:rPr>
            </w:pPr>
          </w:p>
        </w:tc>
        <w:tc>
          <w:tcPr>
            <w:tcW w:w="1062" w:type="dxa"/>
            <w:vAlign w:val="center"/>
          </w:tcPr>
          <w:p w14:paraId="79542B14" w14:textId="77777777" w:rsidR="0004538A" w:rsidRPr="00A41115" w:rsidRDefault="0004538A" w:rsidP="0004538A">
            <w:pPr>
              <w:ind w:left="-108" w:right="-108"/>
              <w:jc w:val="center"/>
              <w:rPr>
                <w:rFonts w:cs="Arial"/>
                <w:sz w:val="18"/>
                <w:szCs w:val="18"/>
              </w:rPr>
            </w:pPr>
          </w:p>
        </w:tc>
        <w:tc>
          <w:tcPr>
            <w:tcW w:w="1080" w:type="dxa"/>
            <w:vAlign w:val="center"/>
          </w:tcPr>
          <w:p w14:paraId="2D059C99" w14:textId="77777777" w:rsidR="0004538A" w:rsidRPr="00A41115" w:rsidRDefault="0004538A" w:rsidP="0004538A">
            <w:pPr>
              <w:ind w:left="-108" w:right="-108"/>
              <w:jc w:val="center"/>
              <w:rPr>
                <w:rFonts w:cs="Arial"/>
                <w:sz w:val="18"/>
                <w:szCs w:val="18"/>
              </w:rPr>
            </w:pPr>
          </w:p>
        </w:tc>
        <w:tc>
          <w:tcPr>
            <w:tcW w:w="270" w:type="dxa"/>
            <w:tcBorders>
              <w:top w:val="nil"/>
              <w:bottom w:val="nil"/>
            </w:tcBorders>
          </w:tcPr>
          <w:p w14:paraId="4B5556A6" w14:textId="77777777" w:rsidR="0004538A" w:rsidRPr="005439F0" w:rsidRDefault="0004538A" w:rsidP="0004538A">
            <w:pPr>
              <w:ind w:left="-108" w:right="-108"/>
              <w:jc w:val="center"/>
              <w:rPr>
                <w:rFonts w:cs="Arial"/>
                <w:sz w:val="18"/>
                <w:szCs w:val="18"/>
              </w:rPr>
            </w:pPr>
          </w:p>
        </w:tc>
        <w:tc>
          <w:tcPr>
            <w:tcW w:w="720" w:type="dxa"/>
            <w:vAlign w:val="center"/>
          </w:tcPr>
          <w:p w14:paraId="23E9F992" w14:textId="77777777" w:rsidR="0004538A" w:rsidRPr="005439F0" w:rsidRDefault="0004538A" w:rsidP="0004538A">
            <w:pPr>
              <w:ind w:left="-108" w:right="-108"/>
              <w:jc w:val="center"/>
              <w:rPr>
                <w:rFonts w:cs="Arial"/>
                <w:sz w:val="18"/>
                <w:szCs w:val="18"/>
              </w:rPr>
            </w:pPr>
          </w:p>
        </w:tc>
        <w:tc>
          <w:tcPr>
            <w:tcW w:w="720" w:type="dxa"/>
            <w:vAlign w:val="center"/>
          </w:tcPr>
          <w:p w14:paraId="621812A8" w14:textId="77777777" w:rsidR="0004538A" w:rsidRPr="005439F0" w:rsidRDefault="0004538A" w:rsidP="0004538A">
            <w:pPr>
              <w:ind w:left="-108" w:right="-108"/>
              <w:jc w:val="center"/>
              <w:rPr>
                <w:rFonts w:cs="Arial"/>
                <w:sz w:val="18"/>
                <w:szCs w:val="18"/>
              </w:rPr>
            </w:pPr>
          </w:p>
        </w:tc>
        <w:tc>
          <w:tcPr>
            <w:tcW w:w="810" w:type="dxa"/>
            <w:vAlign w:val="center"/>
          </w:tcPr>
          <w:p w14:paraId="50908ED9" w14:textId="77777777" w:rsidR="0004538A" w:rsidRPr="005439F0" w:rsidRDefault="0004538A" w:rsidP="0004538A">
            <w:pPr>
              <w:ind w:left="-108" w:right="-108"/>
              <w:jc w:val="center"/>
              <w:rPr>
                <w:rFonts w:cs="Arial"/>
                <w:sz w:val="18"/>
                <w:szCs w:val="18"/>
              </w:rPr>
            </w:pPr>
          </w:p>
        </w:tc>
        <w:tc>
          <w:tcPr>
            <w:tcW w:w="990" w:type="dxa"/>
            <w:vAlign w:val="center"/>
          </w:tcPr>
          <w:p w14:paraId="54C4F02D" w14:textId="77777777" w:rsidR="0004538A" w:rsidRPr="005439F0" w:rsidRDefault="0004538A" w:rsidP="0004538A">
            <w:pPr>
              <w:ind w:left="-108" w:right="-108"/>
              <w:jc w:val="center"/>
              <w:rPr>
                <w:rFonts w:cs="Arial"/>
                <w:sz w:val="18"/>
                <w:szCs w:val="18"/>
              </w:rPr>
            </w:pPr>
          </w:p>
        </w:tc>
        <w:tc>
          <w:tcPr>
            <w:tcW w:w="1080" w:type="dxa"/>
            <w:vAlign w:val="center"/>
          </w:tcPr>
          <w:p w14:paraId="223EC3EB" w14:textId="77777777" w:rsidR="0004538A" w:rsidRPr="005439F0" w:rsidRDefault="0004538A" w:rsidP="0004538A">
            <w:pPr>
              <w:ind w:left="-108" w:right="-108"/>
              <w:jc w:val="center"/>
              <w:rPr>
                <w:rFonts w:cs="Arial"/>
                <w:sz w:val="18"/>
                <w:szCs w:val="18"/>
              </w:rPr>
            </w:pPr>
          </w:p>
        </w:tc>
      </w:tr>
      <w:tr w:rsidR="0004538A" w:rsidRPr="00A463B4" w14:paraId="1CB99ABA" w14:textId="77777777" w:rsidTr="00815B26">
        <w:trPr>
          <w:trHeight w:val="431"/>
        </w:trPr>
        <w:tc>
          <w:tcPr>
            <w:tcW w:w="846" w:type="dxa"/>
            <w:vAlign w:val="center"/>
          </w:tcPr>
          <w:p w14:paraId="510D96CB" w14:textId="77777777" w:rsidR="0004538A" w:rsidRPr="005439F0" w:rsidRDefault="0004538A" w:rsidP="0004538A">
            <w:pPr>
              <w:ind w:left="0" w:right="-108"/>
              <w:rPr>
                <w:rFonts w:cs="Arial"/>
                <w:sz w:val="18"/>
                <w:szCs w:val="18"/>
              </w:rPr>
            </w:pPr>
          </w:p>
        </w:tc>
        <w:tc>
          <w:tcPr>
            <w:tcW w:w="846" w:type="dxa"/>
            <w:vAlign w:val="center"/>
          </w:tcPr>
          <w:p w14:paraId="115EC8FC" w14:textId="77777777" w:rsidR="0004538A" w:rsidRPr="005439F0" w:rsidRDefault="0004538A" w:rsidP="0004538A">
            <w:pPr>
              <w:ind w:left="0" w:right="-108"/>
              <w:rPr>
                <w:rFonts w:cs="Arial"/>
                <w:sz w:val="18"/>
                <w:szCs w:val="18"/>
              </w:rPr>
            </w:pPr>
          </w:p>
        </w:tc>
        <w:tc>
          <w:tcPr>
            <w:tcW w:w="846" w:type="dxa"/>
            <w:vAlign w:val="center"/>
          </w:tcPr>
          <w:p w14:paraId="7C5119D9" w14:textId="77777777" w:rsidR="0004538A" w:rsidRPr="005439F0" w:rsidRDefault="0004538A" w:rsidP="0004538A">
            <w:pPr>
              <w:ind w:left="-108" w:right="-108"/>
              <w:jc w:val="center"/>
              <w:rPr>
                <w:rFonts w:cs="Arial"/>
                <w:sz w:val="18"/>
                <w:szCs w:val="18"/>
              </w:rPr>
            </w:pPr>
          </w:p>
        </w:tc>
        <w:tc>
          <w:tcPr>
            <w:tcW w:w="1062" w:type="dxa"/>
            <w:vAlign w:val="center"/>
          </w:tcPr>
          <w:p w14:paraId="4E59A3C6" w14:textId="77777777" w:rsidR="0004538A" w:rsidRPr="005439F0" w:rsidRDefault="0004538A" w:rsidP="0004538A">
            <w:pPr>
              <w:ind w:left="0" w:right="-108"/>
              <w:rPr>
                <w:rFonts w:cs="Arial"/>
                <w:sz w:val="18"/>
                <w:szCs w:val="18"/>
              </w:rPr>
            </w:pPr>
          </w:p>
        </w:tc>
        <w:tc>
          <w:tcPr>
            <w:tcW w:w="1080" w:type="dxa"/>
            <w:vAlign w:val="center"/>
          </w:tcPr>
          <w:p w14:paraId="5FECCC34" w14:textId="77777777" w:rsidR="0004538A" w:rsidRPr="005439F0" w:rsidRDefault="0004538A" w:rsidP="0004538A">
            <w:pPr>
              <w:ind w:left="0" w:right="-108"/>
              <w:rPr>
                <w:rFonts w:cs="Arial"/>
                <w:sz w:val="18"/>
                <w:szCs w:val="18"/>
              </w:rPr>
            </w:pPr>
          </w:p>
        </w:tc>
        <w:tc>
          <w:tcPr>
            <w:tcW w:w="270" w:type="dxa"/>
            <w:tcBorders>
              <w:top w:val="nil"/>
              <w:bottom w:val="nil"/>
            </w:tcBorders>
          </w:tcPr>
          <w:p w14:paraId="1A62C89A" w14:textId="77777777" w:rsidR="0004538A" w:rsidRPr="005439F0" w:rsidRDefault="0004538A" w:rsidP="0004538A">
            <w:pPr>
              <w:ind w:left="-108" w:right="-108"/>
              <w:jc w:val="center"/>
              <w:rPr>
                <w:rFonts w:cs="Arial"/>
                <w:sz w:val="18"/>
                <w:szCs w:val="18"/>
              </w:rPr>
            </w:pPr>
          </w:p>
        </w:tc>
        <w:tc>
          <w:tcPr>
            <w:tcW w:w="720" w:type="dxa"/>
            <w:vAlign w:val="center"/>
          </w:tcPr>
          <w:p w14:paraId="5AB66A06" w14:textId="77777777" w:rsidR="0004538A" w:rsidRPr="005439F0" w:rsidRDefault="0004538A" w:rsidP="0004538A">
            <w:pPr>
              <w:ind w:left="-108" w:right="-108"/>
              <w:jc w:val="center"/>
              <w:rPr>
                <w:rFonts w:cs="Arial"/>
                <w:sz w:val="18"/>
                <w:szCs w:val="18"/>
              </w:rPr>
            </w:pPr>
          </w:p>
        </w:tc>
        <w:tc>
          <w:tcPr>
            <w:tcW w:w="720" w:type="dxa"/>
            <w:vAlign w:val="center"/>
          </w:tcPr>
          <w:p w14:paraId="230E5D38" w14:textId="77777777" w:rsidR="0004538A" w:rsidRPr="005439F0" w:rsidRDefault="0004538A" w:rsidP="0004538A">
            <w:pPr>
              <w:ind w:left="-108" w:right="-108"/>
              <w:jc w:val="center"/>
              <w:rPr>
                <w:rFonts w:cs="Arial"/>
                <w:sz w:val="18"/>
                <w:szCs w:val="18"/>
              </w:rPr>
            </w:pPr>
          </w:p>
        </w:tc>
        <w:tc>
          <w:tcPr>
            <w:tcW w:w="810" w:type="dxa"/>
            <w:vAlign w:val="center"/>
          </w:tcPr>
          <w:p w14:paraId="791AFC8A" w14:textId="77777777" w:rsidR="0004538A" w:rsidRPr="005439F0" w:rsidRDefault="0004538A" w:rsidP="0004538A">
            <w:pPr>
              <w:ind w:left="-108" w:right="-108"/>
              <w:jc w:val="center"/>
              <w:rPr>
                <w:rFonts w:cs="Arial"/>
                <w:sz w:val="18"/>
                <w:szCs w:val="18"/>
              </w:rPr>
            </w:pPr>
          </w:p>
        </w:tc>
        <w:tc>
          <w:tcPr>
            <w:tcW w:w="990" w:type="dxa"/>
            <w:vAlign w:val="center"/>
          </w:tcPr>
          <w:p w14:paraId="1B573A1D" w14:textId="77777777" w:rsidR="0004538A" w:rsidRPr="005439F0" w:rsidRDefault="0004538A" w:rsidP="0004538A">
            <w:pPr>
              <w:ind w:left="-108" w:right="-108"/>
              <w:jc w:val="center"/>
              <w:rPr>
                <w:rFonts w:cs="Arial"/>
                <w:sz w:val="18"/>
                <w:szCs w:val="18"/>
              </w:rPr>
            </w:pPr>
          </w:p>
        </w:tc>
        <w:tc>
          <w:tcPr>
            <w:tcW w:w="1080" w:type="dxa"/>
            <w:vAlign w:val="center"/>
          </w:tcPr>
          <w:p w14:paraId="7C5D274C" w14:textId="77777777" w:rsidR="0004538A" w:rsidRPr="005439F0" w:rsidRDefault="0004538A" w:rsidP="0004538A">
            <w:pPr>
              <w:ind w:left="-108" w:right="-108"/>
              <w:jc w:val="center"/>
              <w:rPr>
                <w:rFonts w:cs="Arial"/>
                <w:sz w:val="18"/>
                <w:szCs w:val="18"/>
              </w:rPr>
            </w:pPr>
          </w:p>
        </w:tc>
      </w:tr>
      <w:tr w:rsidR="0004538A" w:rsidRPr="00A463B4" w14:paraId="63E25D05" w14:textId="77777777" w:rsidTr="00815B26">
        <w:trPr>
          <w:trHeight w:val="431"/>
        </w:trPr>
        <w:tc>
          <w:tcPr>
            <w:tcW w:w="846" w:type="dxa"/>
            <w:vAlign w:val="center"/>
          </w:tcPr>
          <w:p w14:paraId="17719ED3" w14:textId="77777777" w:rsidR="0004538A" w:rsidRPr="005439F0" w:rsidRDefault="0004538A" w:rsidP="0004538A">
            <w:pPr>
              <w:ind w:left="0" w:right="-108"/>
              <w:rPr>
                <w:rFonts w:cs="Arial"/>
                <w:sz w:val="18"/>
                <w:szCs w:val="18"/>
              </w:rPr>
            </w:pPr>
          </w:p>
        </w:tc>
        <w:tc>
          <w:tcPr>
            <w:tcW w:w="846" w:type="dxa"/>
            <w:vAlign w:val="center"/>
          </w:tcPr>
          <w:p w14:paraId="7CE6C28A" w14:textId="77777777" w:rsidR="0004538A" w:rsidRPr="005439F0" w:rsidRDefault="0004538A" w:rsidP="0004538A">
            <w:pPr>
              <w:ind w:left="-108" w:right="-108"/>
              <w:jc w:val="center"/>
              <w:rPr>
                <w:rFonts w:cs="Arial"/>
                <w:sz w:val="18"/>
                <w:szCs w:val="18"/>
              </w:rPr>
            </w:pPr>
          </w:p>
        </w:tc>
        <w:tc>
          <w:tcPr>
            <w:tcW w:w="846" w:type="dxa"/>
            <w:vAlign w:val="center"/>
          </w:tcPr>
          <w:p w14:paraId="3BC229AF" w14:textId="77777777" w:rsidR="0004538A" w:rsidRPr="005439F0" w:rsidRDefault="0004538A" w:rsidP="0004538A">
            <w:pPr>
              <w:ind w:left="-108" w:right="-108"/>
              <w:jc w:val="center"/>
              <w:rPr>
                <w:rFonts w:cs="Arial"/>
                <w:sz w:val="18"/>
                <w:szCs w:val="18"/>
              </w:rPr>
            </w:pPr>
          </w:p>
        </w:tc>
        <w:tc>
          <w:tcPr>
            <w:tcW w:w="1062" w:type="dxa"/>
            <w:vAlign w:val="center"/>
          </w:tcPr>
          <w:p w14:paraId="22C5FAAA" w14:textId="77777777" w:rsidR="0004538A" w:rsidRPr="005439F0" w:rsidRDefault="0004538A" w:rsidP="0004538A">
            <w:pPr>
              <w:ind w:left="-108" w:right="-108"/>
              <w:jc w:val="center"/>
              <w:rPr>
                <w:rFonts w:cs="Arial"/>
                <w:sz w:val="18"/>
                <w:szCs w:val="18"/>
              </w:rPr>
            </w:pPr>
          </w:p>
        </w:tc>
        <w:tc>
          <w:tcPr>
            <w:tcW w:w="1080" w:type="dxa"/>
            <w:vAlign w:val="center"/>
          </w:tcPr>
          <w:p w14:paraId="202E084D" w14:textId="77777777" w:rsidR="0004538A" w:rsidRPr="005439F0" w:rsidRDefault="0004538A" w:rsidP="0004538A">
            <w:pPr>
              <w:ind w:left="-108" w:right="-108"/>
              <w:jc w:val="center"/>
              <w:rPr>
                <w:rFonts w:cs="Arial"/>
                <w:sz w:val="18"/>
                <w:szCs w:val="18"/>
              </w:rPr>
            </w:pPr>
          </w:p>
        </w:tc>
        <w:tc>
          <w:tcPr>
            <w:tcW w:w="270" w:type="dxa"/>
            <w:tcBorders>
              <w:top w:val="nil"/>
              <w:bottom w:val="nil"/>
            </w:tcBorders>
          </w:tcPr>
          <w:p w14:paraId="210142D3" w14:textId="77777777" w:rsidR="0004538A" w:rsidRPr="005439F0" w:rsidRDefault="0004538A" w:rsidP="0004538A">
            <w:pPr>
              <w:ind w:left="-108" w:right="-108"/>
              <w:jc w:val="center"/>
              <w:rPr>
                <w:rFonts w:cs="Arial"/>
                <w:sz w:val="18"/>
                <w:szCs w:val="18"/>
              </w:rPr>
            </w:pPr>
          </w:p>
        </w:tc>
        <w:tc>
          <w:tcPr>
            <w:tcW w:w="720" w:type="dxa"/>
            <w:vAlign w:val="center"/>
          </w:tcPr>
          <w:p w14:paraId="486D4BC1" w14:textId="77777777" w:rsidR="0004538A" w:rsidRPr="005439F0" w:rsidRDefault="0004538A" w:rsidP="0004538A">
            <w:pPr>
              <w:ind w:left="-108" w:right="-108"/>
              <w:jc w:val="center"/>
              <w:rPr>
                <w:rFonts w:cs="Arial"/>
                <w:sz w:val="18"/>
                <w:szCs w:val="18"/>
              </w:rPr>
            </w:pPr>
          </w:p>
        </w:tc>
        <w:tc>
          <w:tcPr>
            <w:tcW w:w="720" w:type="dxa"/>
            <w:vAlign w:val="center"/>
          </w:tcPr>
          <w:p w14:paraId="2400004F" w14:textId="77777777" w:rsidR="0004538A" w:rsidRPr="005439F0" w:rsidRDefault="0004538A" w:rsidP="0004538A">
            <w:pPr>
              <w:ind w:left="-108" w:right="-108"/>
              <w:jc w:val="center"/>
              <w:rPr>
                <w:rFonts w:cs="Arial"/>
                <w:sz w:val="18"/>
                <w:szCs w:val="18"/>
              </w:rPr>
            </w:pPr>
          </w:p>
        </w:tc>
        <w:tc>
          <w:tcPr>
            <w:tcW w:w="810" w:type="dxa"/>
            <w:vAlign w:val="center"/>
          </w:tcPr>
          <w:p w14:paraId="2F189E55" w14:textId="77777777" w:rsidR="0004538A" w:rsidRPr="005439F0" w:rsidRDefault="0004538A" w:rsidP="0004538A">
            <w:pPr>
              <w:ind w:left="-108" w:right="-108"/>
              <w:jc w:val="center"/>
              <w:rPr>
                <w:rFonts w:cs="Arial"/>
                <w:sz w:val="18"/>
                <w:szCs w:val="18"/>
              </w:rPr>
            </w:pPr>
          </w:p>
        </w:tc>
        <w:tc>
          <w:tcPr>
            <w:tcW w:w="990" w:type="dxa"/>
            <w:vAlign w:val="center"/>
          </w:tcPr>
          <w:p w14:paraId="5E7EEF3B" w14:textId="77777777" w:rsidR="0004538A" w:rsidRPr="005439F0" w:rsidRDefault="0004538A" w:rsidP="0004538A">
            <w:pPr>
              <w:ind w:left="-108" w:right="-108"/>
              <w:jc w:val="center"/>
              <w:rPr>
                <w:rFonts w:cs="Arial"/>
                <w:sz w:val="18"/>
                <w:szCs w:val="18"/>
              </w:rPr>
            </w:pPr>
          </w:p>
        </w:tc>
        <w:tc>
          <w:tcPr>
            <w:tcW w:w="1080" w:type="dxa"/>
            <w:vAlign w:val="center"/>
          </w:tcPr>
          <w:p w14:paraId="46AC87CB" w14:textId="77777777" w:rsidR="0004538A" w:rsidRPr="005439F0" w:rsidRDefault="0004538A" w:rsidP="0004538A">
            <w:pPr>
              <w:ind w:left="-108" w:right="-108"/>
              <w:jc w:val="center"/>
              <w:rPr>
                <w:rFonts w:cs="Arial"/>
                <w:sz w:val="18"/>
                <w:szCs w:val="18"/>
              </w:rPr>
            </w:pPr>
          </w:p>
        </w:tc>
      </w:tr>
      <w:tr w:rsidR="0004538A" w:rsidRPr="00A463B4" w14:paraId="2312A3DF" w14:textId="77777777" w:rsidTr="00815B26">
        <w:trPr>
          <w:trHeight w:val="431"/>
        </w:trPr>
        <w:tc>
          <w:tcPr>
            <w:tcW w:w="846" w:type="dxa"/>
            <w:vAlign w:val="center"/>
          </w:tcPr>
          <w:p w14:paraId="7E1786B1" w14:textId="77777777" w:rsidR="0004538A" w:rsidRPr="005439F0" w:rsidRDefault="0004538A" w:rsidP="0004538A">
            <w:pPr>
              <w:ind w:left="0" w:right="-108"/>
              <w:rPr>
                <w:rFonts w:cs="Arial"/>
                <w:sz w:val="18"/>
                <w:szCs w:val="18"/>
              </w:rPr>
            </w:pPr>
          </w:p>
        </w:tc>
        <w:tc>
          <w:tcPr>
            <w:tcW w:w="846" w:type="dxa"/>
            <w:vAlign w:val="center"/>
          </w:tcPr>
          <w:p w14:paraId="67973A7F" w14:textId="77777777" w:rsidR="0004538A" w:rsidRPr="005439F0" w:rsidRDefault="0004538A" w:rsidP="0004538A">
            <w:pPr>
              <w:ind w:left="-108" w:right="-108"/>
              <w:jc w:val="center"/>
              <w:rPr>
                <w:rFonts w:cs="Arial"/>
                <w:sz w:val="18"/>
                <w:szCs w:val="18"/>
              </w:rPr>
            </w:pPr>
          </w:p>
        </w:tc>
        <w:tc>
          <w:tcPr>
            <w:tcW w:w="846" w:type="dxa"/>
            <w:vAlign w:val="center"/>
          </w:tcPr>
          <w:p w14:paraId="2FAC0044" w14:textId="77777777" w:rsidR="0004538A" w:rsidRPr="005439F0" w:rsidRDefault="0004538A" w:rsidP="0004538A">
            <w:pPr>
              <w:ind w:left="-108" w:right="-108"/>
              <w:jc w:val="center"/>
              <w:rPr>
                <w:rFonts w:cs="Arial"/>
                <w:sz w:val="18"/>
                <w:szCs w:val="18"/>
              </w:rPr>
            </w:pPr>
          </w:p>
        </w:tc>
        <w:tc>
          <w:tcPr>
            <w:tcW w:w="1062" w:type="dxa"/>
            <w:vAlign w:val="center"/>
          </w:tcPr>
          <w:p w14:paraId="7492FA48" w14:textId="77777777" w:rsidR="0004538A" w:rsidRPr="005439F0" w:rsidRDefault="0004538A" w:rsidP="0004538A">
            <w:pPr>
              <w:ind w:left="-108" w:right="-108"/>
              <w:jc w:val="center"/>
              <w:rPr>
                <w:rFonts w:cs="Arial"/>
                <w:sz w:val="18"/>
                <w:szCs w:val="18"/>
              </w:rPr>
            </w:pPr>
          </w:p>
        </w:tc>
        <w:tc>
          <w:tcPr>
            <w:tcW w:w="1080" w:type="dxa"/>
            <w:vAlign w:val="center"/>
          </w:tcPr>
          <w:p w14:paraId="4598843B" w14:textId="77777777" w:rsidR="0004538A" w:rsidRPr="005439F0" w:rsidRDefault="0004538A" w:rsidP="0004538A">
            <w:pPr>
              <w:ind w:left="-108" w:right="-108"/>
              <w:jc w:val="center"/>
              <w:rPr>
                <w:rFonts w:cs="Arial"/>
                <w:sz w:val="18"/>
                <w:szCs w:val="18"/>
              </w:rPr>
            </w:pPr>
          </w:p>
        </w:tc>
        <w:tc>
          <w:tcPr>
            <w:tcW w:w="270" w:type="dxa"/>
            <w:tcBorders>
              <w:top w:val="nil"/>
              <w:bottom w:val="nil"/>
            </w:tcBorders>
          </w:tcPr>
          <w:p w14:paraId="0715B0D1" w14:textId="77777777" w:rsidR="0004538A" w:rsidRPr="005439F0" w:rsidRDefault="0004538A" w:rsidP="0004538A">
            <w:pPr>
              <w:ind w:left="-108" w:right="-108"/>
              <w:jc w:val="center"/>
              <w:rPr>
                <w:rFonts w:cs="Arial"/>
                <w:sz w:val="18"/>
                <w:szCs w:val="18"/>
              </w:rPr>
            </w:pPr>
          </w:p>
        </w:tc>
        <w:tc>
          <w:tcPr>
            <w:tcW w:w="720" w:type="dxa"/>
            <w:vAlign w:val="center"/>
          </w:tcPr>
          <w:p w14:paraId="662CEC2F" w14:textId="77777777" w:rsidR="0004538A" w:rsidRPr="005439F0" w:rsidRDefault="0004538A" w:rsidP="0004538A">
            <w:pPr>
              <w:ind w:left="-108" w:right="-108"/>
              <w:jc w:val="center"/>
              <w:rPr>
                <w:rFonts w:cs="Arial"/>
                <w:sz w:val="18"/>
                <w:szCs w:val="18"/>
              </w:rPr>
            </w:pPr>
          </w:p>
        </w:tc>
        <w:tc>
          <w:tcPr>
            <w:tcW w:w="720" w:type="dxa"/>
            <w:vAlign w:val="center"/>
          </w:tcPr>
          <w:p w14:paraId="646DB1FF" w14:textId="77777777" w:rsidR="0004538A" w:rsidRPr="005439F0" w:rsidRDefault="0004538A" w:rsidP="0004538A">
            <w:pPr>
              <w:ind w:left="-108" w:right="-108"/>
              <w:jc w:val="center"/>
              <w:rPr>
                <w:rFonts w:cs="Arial"/>
                <w:sz w:val="18"/>
                <w:szCs w:val="18"/>
              </w:rPr>
            </w:pPr>
          </w:p>
        </w:tc>
        <w:tc>
          <w:tcPr>
            <w:tcW w:w="810" w:type="dxa"/>
            <w:vAlign w:val="center"/>
          </w:tcPr>
          <w:p w14:paraId="5F526531" w14:textId="77777777" w:rsidR="0004538A" w:rsidRPr="005439F0" w:rsidRDefault="0004538A" w:rsidP="0004538A">
            <w:pPr>
              <w:ind w:left="-108" w:right="-108"/>
              <w:jc w:val="center"/>
              <w:rPr>
                <w:rFonts w:cs="Arial"/>
                <w:sz w:val="18"/>
                <w:szCs w:val="18"/>
              </w:rPr>
            </w:pPr>
          </w:p>
        </w:tc>
        <w:tc>
          <w:tcPr>
            <w:tcW w:w="990" w:type="dxa"/>
            <w:vAlign w:val="center"/>
          </w:tcPr>
          <w:p w14:paraId="7700F5AB" w14:textId="77777777" w:rsidR="0004538A" w:rsidRPr="005439F0" w:rsidRDefault="0004538A" w:rsidP="0004538A">
            <w:pPr>
              <w:ind w:left="-108" w:right="-108"/>
              <w:jc w:val="center"/>
              <w:rPr>
                <w:rFonts w:cs="Arial"/>
                <w:sz w:val="18"/>
                <w:szCs w:val="18"/>
              </w:rPr>
            </w:pPr>
          </w:p>
        </w:tc>
        <w:tc>
          <w:tcPr>
            <w:tcW w:w="1080" w:type="dxa"/>
            <w:vAlign w:val="center"/>
          </w:tcPr>
          <w:p w14:paraId="7ADD9E66" w14:textId="77777777" w:rsidR="0004538A" w:rsidRPr="005439F0" w:rsidRDefault="0004538A" w:rsidP="0004538A">
            <w:pPr>
              <w:ind w:left="-108" w:right="-108"/>
              <w:jc w:val="center"/>
              <w:rPr>
                <w:rFonts w:cs="Arial"/>
                <w:sz w:val="18"/>
                <w:szCs w:val="18"/>
              </w:rPr>
            </w:pPr>
          </w:p>
        </w:tc>
      </w:tr>
      <w:tr w:rsidR="0004538A" w:rsidRPr="00A463B4" w14:paraId="56EF30A1" w14:textId="77777777" w:rsidTr="00815B26">
        <w:trPr>
          <w:trHeight w:val="431"/>
        </w:trPr>
        <w:tc>
          <w:tcPr>
            <w:tcW w:w="846" w:type="dxa"/>
            <w:vAlign w:val="center"/>
          </w:tcPr>
          <w:p w14:paraId="1D255C62" w14:textId="77777777" w:rsidR="0004538A" w:rsidRPr="005439F0" w:rsidRDefault="0004538A" w:rsidP="0004538A">
            <w:pPr>
              <w:ind w:left="0" w:right="-108"/>
              <w:rPr>
                <w:rFonts w:cs="Arial"/>
                <w:sz w:val="18"/>
                <w:szCs w:val="18"/>
              </w:rPr>
            </w:pPr>
          </w:p>
        </w:tc>
        <w:tc>
          <w:tcPr>
            <w:tcW w:w="846" w:type="dxa"/>
            <w:vAlign w:val="center"/>
          </w:tcPr>
          <w:p w14:paraId="3D55E22F" w14:textId="77777777" w:rsidR="0004538A" w:rsidRPr="005439F0" w:rsidRDefault="0004538A" w:rsidP="0004538A">
            <w:pPr>
              <w:ind w:left="-108" w:right="-108"/>
              <w:jc w:val="center"/>
              <w:rPr>
                <w:rFonts w:cs="Arial"/>
                <w:sz w:val="18"/>
                <w:szCs w:val="18"/>
              </w:rPr>
            </w:pPr>
          </w:p>
        </w:tc>
        <w:tc>
          <w:tcPr>
            <w:tcW w:w="846" w:type="dxa"/>
            <w:vAlign w:val="center"/>
          </w:tcPr>
          <w:p w14:paraId="22D302F6" w14:textId="77777777" w:rsidR="0004538A" w:rsidRPr="005439F0" w:rsidRDefault="0004538A" w:rsidP="0004538A">
            <w:pPr>
              <w:ind w:left="-108" w:right="-108"/>
              <w:jc w:val="center"/>
              <w:rPr>
                <w:rFonts w:cs="Arial"/>
                <w:sz w:val="18"/>
                <w:szCs w:val="18"/>
              </w:rPr>
            </w:pPr>
          </w:p>
        </w:tc>
        <w:tc>
          <w:tcPr>
            <w:tcW w:w="1062" w:type="dxa"/>
            <w:vAlign w:val="center"/>
          </w:tcPr>
          <w:p w14:paraId="142561B3" w14:textId="77777777" w:rsidR="0004538A" w:rsidRPr="005439F0" w:rsidRDefault="0004538A" w:rsidP="0004538A">
            <w:pPr>
              <w:ind w:left="-108" w:right="-108"/>
              <w:jc w:val="center"/>
              <w:rPr>
                <w:rFonts w:cs="Arial"/>
                <w:sz w:val="18"/>
                <w:szCs w:val="18"/>
              </w:rPr>
            </w:pPr>
          </w:p>
        </w:tc>
        <w:tc>
          <w:tcPr>
            <w:tcW w:w="1080" w:type="dxa"/>
            <w:vAlign w:val="center"/>
          </w:tcPr>
          <w:p w14:paraId="7921CAB1" w14:textId="77777777" w:rsidR="0004538A" w:rsidRPr="005439F0" w:rsidRDefault="0004538A" w:rsidP="0004538A">
            <w:pPr>
              <w:ind w:left="-108" w:right="-108"/>
              <w:jc w:val="center"/>
              <w:rPr>
                <w:rFonts w:cs="Arial"/>
                <w:sz w:val="18"/>
                <w:szCs w:val="18"/>
              </w:rPr>
            </w:pPr>
          </w:p>
        </w:tc>
        <w:tc>
          <w:tcPr>
            <w:tcW w:w="270" w:type="dxa"/>
            <w:tcBorders>
              <w:top w:val="nil"/>
              <w:bottom w:val="nil"/>
            </w:tcBorders>
          </w:tcPr>
          <w:p w14:paraId="2069F11F" w14:textId="77777777" w:rsidR="0004538A" w:rsidRPr="005439F0" w:rsidRDefault="0004538A" w:rsidP="0004538A">
            <w:pPr>
              <w:ind w:left="-108" w:right="-108"/>
              <w:jc w:val="center"/>
              <w:rPr>
                <w:rFonts w:cs="Arial"/>
                <w:sz w:val="18"/>
                <w:szCs w:val="18"/>
              </w:rPr>
            </w:pPr>
          </w:p>
        </w:tc>
        <w:tc>
          <w:tcPr>
            <w:tcW w:w="720" w:type="dxa"/>
            <w:vAlign w:val="center"/>
          </w:tcPr>
          <w:p w14:paraId="1B53FFD1" w14:textId="77777777" w:rsidR="0004538A" w:rsidRPr="005439F0" w:rsidRDefault="0004538A" w:rsidP="0004538A">
            <w:pPr>
              <w:ind w:left="-108" w:right="-108"/>
              <w:jc w:val="center"/>
              <w:rPr>
                <w:rFonts w:cs="Arial"/>
                <w:sz w:val="18"/>
                <w:szCs w:val="18"/>
              </w:rPr>
            </w:pPr>
          </w:p>
        </w:tc>
        <w:tc>
          <w:tcPr>
            <w:tcW w:w="720" w:type="dxa"/>
            <w:vAlign w:val="center"/>
          </w:tcPr>
          <w:p w14:paraId="0089A855" w14:textId="77777777" w:rsidR="0004538A" w:rsidRPr="005439F0" w:rsidRDefault="0004538A" w:rsidP="0004538A">
            <w:pPr>
              <w:ind w:left="-108" w:right="-108"/>
              <w:jc w:val="center"/>
              <w:rPr>
                <w:rFonts w:cs="Arial"/>
                <w:sz w:val="18"/>
                <w:szCs w:val="18"/>
              </w:rPr>
            </w:pPr>
          </w:p>
        </w:tc>
        <w:tc>
          <w:tcPr>
            <w:tcW w:w="810" w:type="dxa"/>
            <w:vAlign w:val="center"/>
          </w:tcPr>
          <w:p w14:paraId="3C0B6938" w14:textId="77777777" w:rsidR="0004538A" w:rsidRPr="005439F0" w:rsidRDefault="0004538A" w:rsidP="0004538A">
            <w:pPr>
              <w:ind w:left="-108" w:right="-108"/>
              <w:jc w:val="center"/>
              <w:rPr>
                <w:rFonts w:cs="Arial"/>
                <w:sz w:val="18"/>
                <w:szCs w:val="18"/>
              </w:rPr>
            </w:pPr>
          </w:p>
        </w:tc>
        <w:tc>
          <w:tcPr>
            <w:tcW w:w="990" w:type="dxa"/>
            <w:vAlign w:val="center"/>
          </w:tcPr>
          <w:p w14:paraId="1CD066DC" w14:textId="77777777" w:rsidR="0004538A" w:rsidRPr="005439F0" w:rsidRDefault="0004538A" w:rsidP="0004538A">
            <w:pPr>
              <w:ind w:left="-108" w:right="-108"/>
              <w:jc w:val="center"/>
              <w:rPr>
                <w:rFonts w:cs="Arial"/>
                <w:sz w:val="18"/>
                <w:szCs w:val="18"/>
              </w:rPr>
            </w:pPr>
          </w:p>
        </w:tc>
        <w:tc>
          <w:tcPr>
            <w:tcW w:w="1080" w:type="dxa"/>
            <w:vAlign w:val="center"/>
          </w:tcPr>
          <w:p w14:paraId="0206B8E1" w14:textId="77777777" w:rsidR="0004538A" w:rsidRPr="005439F0" w:rsidRDefault="0004538A" w:rsidP="0004538A">
            <w:pPr>
              <w:ind w:left="-108" w:right="-108"/>
              <w:jc w:val="center"/>
              <w:rPr>
                <w:rFonts w:cs="Arial"/>
                <w:sz w:val="18"/>
                <w:szCs w:val="18"/>
              </w:rPr>
            </w:pPr>
          </w:p>
        </w:tc>
      </w:tr>
    </w:tbl>
    <w:p w14:paraId="35B36BEB" w14:textId="56AA02D3" w:rsidR="00C72ADE" w:rsidRPr="00755D65" w:rsidRDefault="00160BFC" w:rsidP="00FA1EC2">
      <w:pPr>
        <w:ind w:left="0" w:right="-108"/>
        <w:rPr>
          <w:rFonts w:cs="Arial"/>
          <w:sz w:val="18"/>
          <w:szCs w:val="18"/>
        </w:rPr>
      </w:pPr>
      <w:bookmarkStart w:id="221" w:name="_Toc187483225"/>
      <w:bookmarkStart w:id="222" w:name="_Toc187483944"/>
      <w:bookmarkStart w:id="223" w:name="_Toc216835056"/>
      <w:bookmarkEnd w:id="28"/>
      <w:bookmarkEnd w:id="29"/>
      <w:bookmarkEnd w:id="30"/>
      <w:bookmarkEnd w:id="31"/>
      <w:bookmarkEnd w:id="32"/>
      <w:bookmarkEnd w:id="33"/>
      <w:r>
        <w:rPr>
          <w:rFonts w:cs="Arial"/>
        </w:rPr>
        <w:br w:type="page"/>
      </w:r>
    </w:p>
    <w:p w14:paraId="3F3FD41D" w14:textId="77777777" w:rsidR="00C74F39" w:rsidRDefault="00C74F39" w:rsidP="00A7412C">
      <w:pPr>
        <w:pStyle w:val="Heading1"/>
        <w:numPr>
          <w:ilvl w:val="1"/>
          <w:numId w:val="3"/>
        </w:numPr>
        <w:ind w:left="540" w:hanging="180"/>
      </w:pPr>
      <w:bookmarkStart w:id="224" w:name="_Toc449860811"/>
      <w:bookmarkStart w:id="225" w:name="_Toc449860905"/>
      <w:bookmarkStart w:id="226" w:name="_Toc523822043"/>
      <w:bookmarkEnd w:id="221"/>
      <w:bookmarkEnd w:id="222"/>
      <w:bookmarkEnd w:id="223"/>
      <w:r>
        <w:lastRenderedPageBreak/>
        <w:t>DISTRIBUTION LIST</w:t>
      </w:r>
      <w:bookmarkEnd w:id="224"/>
      <w:bookmarkEnd w:id="225"/>
      <w:bookmarkEnd w:id="226"/>
    </w:p>
    <w:p w14:paraId="3F2D4C8A" w14:textId="41421DF7" w:rsidR="00FE1AF2" w:rsidRDefault="00FE1AF2" w:rsidP="007F43AA">
      <w:pPr>
        <w:pStyle w:val="Caption"/>
        <w:keepNext/>
        <w:ind w:left="0"/>
        <w:jc w:val="left"/>
      </w:pPr>
    </w:p>
    <w:tbl>
      <w:tblPr>
        <w:tblW w:w="909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3312"/>
        <w:gridCol w:w="2970"/>
      </w:tblGrid>
      <w:tr w:rsidR="00C74F39" w:rsidRPr="00BB5666" w14:paraId="4CDFDCF4" w14:textId="77777777" w:rsidTr="00160514">
        <w:trPr>
          <w:cantSplit/>
          <w:trHeight w:val="323"/>
        </w:trPr>
        <w:tc>
          <w:tcPr>
            <w:tcW w:w="2808" w:type="dxa"/>
            <w:shd w:val="clear" w:color="auto" w:fill="8DB3E2" w:themeFill="text2" w:themeFillTint="66"/>
            <w:vAlign w:val="center"/>
          </w:tcPr>
          <w:p w14:paraId="7084E845" w14:textId="77777777" w:rsidR="00C74F39" w:rsidRPr="00BB5666" w:rsidRDefault="00C74F39" w:rsidP="006F6CC2">
            <w:pPr>
              <w:jc w:val="center"/>
              <w:rPr>
                <w:rFonts w:cs="Arial"/>
                <w:b/>
              </w:rPr>
            </w:pPr>
            <w:r w:rsidRPr="00BB5666">
              <w:rPr>
                <w:rFonts w:cs="Arial"/>
                <w:b/>
              </w:rPr>
              <w:t>NAME</w:t>
            </w:r>
          </w:p>
        </w:tc>
        <w:tc>
          <w:tcPr>
            <w:tcW w:w="3312" w:type="dxa"/>
            <w:shd w:val="clear" w:color="auto" w:fill="8DB3E2" w:themeFill="text2" w:themeFillTint="66"/>
            <w:vAlign w:val="center"/>
          </w:tcPr>
          <w:p w14:paraId="35CFA09E" w14:textId="77777777" w:rsidR="00C74F39" w:rsidRPr="00BB5666" w:rsidRDefault="00C74F39" w:rsidP="006F6CC2">
            <w:pPr>
              <w:jc w:val="center"/>
              <w:rPr>
                <w:rFonts w:cs="Arial"/>
                <w:b/>
              </w:rPr>
            </w:pPr>
            <w:r w:rsidRPr="00BB5666">
              <w:rPr>
                <w:rFonts w:cs="Arial"/>
                <w:b/>
              </w:rPr>
              <w:t>DEPT / AREA</w:t>
            </w:r>
          </w:p>
        </w:tc>
        <w:tc>
          <w:tcPr>
            <w:tcW w:w="2970" w:type="dxa"/>
            <w:shd w:val="clear" w:color="auto" w:fill="8DB3E2" w:themeFill="text2" w:themeFillTint="66"/>
            <w:vAlign w:val="center"/>
          </w:tcPr>
          <w:p w14:paraId="7951A97B" w14:textId="77777777" w:rsidR="00C74F39" w:rsidRPr="00BB5666" w:rsidRDefault="00C74F39" w:rsidP="006F6CC2">
            <w:pPr>
              <w:jc w:val="center"/>
              <w:rPr>
                <w:rFonts w:cs="Arial"/>
                <w:b/>
              </w:rPr>
            </w:pPr>
            <w:r w:rsidRPr="00BB5666">
              <w:rPr>
                <w:rFonts w:cs="Arial"/>
                <w:b/>
              </w:rPr>
              <w:t>DESIGNATION</w:t>
            </w:r>
          </w:p>
        </w:tc>
      </w:tr>
      <w:tr w:rsidR="00C74F39" w:rsidRPr="00D146C5" w14:paraId="49366BAC" w14:textId="77777777" w:rsidTr="00160514">
        <w:trPr>
          <w:trHeight w:val="458"/>
        </w:trPr>
        <w:tc>
          <w:tcPr>
            <w:tcW w:w="2808" w:type="dxa"/>
            <w:vAlign w:val="center"/>
          </w:tcPr>
          <w:p w14:paraId="432C4D7D" w14:textId="5820FB00" w:rsidR="00C74F39" w:rsidRPr="0004626A" w:rsidRDefault="00D146C5" w:rsidP="00A11653">
            <w:pPr>
              <w:pStyle w:val="Header"/>
              <w:tabs>
                <w:tab w:val="clear" w:pos="4320"/>
                <w:tab w:val="clear" w:pos="8640"/>
              </w:tabs>
              <w:spacing w:before="0"/>
              <w:ind w:left="0" w:right="185"/>
              <w:rPr>
                <w:szCs w:val="22"/>
              </w:rPr>
            </w:pPr>
            <w:r w:rsidRPr="00D146C5">
              <w:rPr>
                <w:szCs w:val="22"/>
              </w:rPr>
              <w:t>Rodzlin Ramli</w:t>
            </w:r>
          </w:p>
        </w:tc>
        <w:tc>
          <w:tcPr>
            <w:tcW w:w="3312" w:type="dxa"/>
            <w:vAlign w:val="center"/>
          </w:tcPr>
          <w:p w14:paraId="15A58DE1" w14:textId="6D5C10D6" w:rsidR="00C74F39" w:rsidRPr="0004626A" w:rsidRDefault="00D146C5" w:rsidP="00A11653">
            <w:pPr>
              <w:pStyle w:val="Header"/>
              <w:tabs>
                <w:tab w:val="clear" w:pos="4320"/>
                <w:tab w:val="clear" w:pos="8640"/>
              </w:tabs>
              <w:spacing w:before="0"/>
              <w:ind w:left="0"/>
              <w:rPr>
                <w:szCs w:val="22"/>
              </w:rPr>
            </w:pPr>
            <w:r w:rsidRPr="007115A7">
              <w:rPr>
                <w:rFonts w:cs="Arial"/>
              </w:rPr>
              <w:t>Head, OPS – Staff Services</w:t>
            </w:r>
          </w:p>
        </w:tc>
        <w:tc>
          <w:tcPr>
            <w:tcW w:w="2970" w:type="dxa"/>
            <w:vAlign w:val="center"/>
          </w:tcPr>
          <w:p w14:paraId="0B409F92" w14:textId="77777777" w:rsidR="00C74F39" w:rsidRPr="0004626A" w:rsidRDefault="00487F48" w:rsidP="00A11653">
            <w:pPr>
              <w:pStyle w:val="Header"/>
              <w:tabs>
                <w:tab w:val="clear" w:pos="4320"/>
                <w:tab w:val="clear" w:pos="8640"/>
              </w:tabs>
              <w:spacing w:before="0"/>
              <w:ind w:left="0"/>
              <w:rPr>
                <w:szCs w:val="22"/>
              </w:rPr>
            </w:pPr>
            <w:r w:rsidRPr="0004626A">
              <w:rPr>
                <w:szCs w:val="22"/>
              </w:rPr>
              <w:t>System O</w:t>
            </w:r>
            <w:r w:rsidR="00C74F39" w:rsidRPr="0004626A">
              <w:rPr>
                <w:szCs w:val="22"/>
              </w:rPr>
              <w:t>wner</w:t>
            </w:r>
          </w:p>
        </w:tc>
      </w:tr>
      <w:tr w:rsidR="00C74F39" w:rsidRPr="00FE1AF2" w14:paraId="4C6A2BB9" w14:textId="77777777" w:rsidTr="00160514">
        <w:trPr>
          <w:trHeight w:val="300"/>
        </w:trPr>
        <w:tc>
          <w:tcPr>
            <w:tcW w:w="2808" w:type="dxa"/>
            <w:vAlign w:val="center"/>
          </w:tcPr>
          <w:p w14:paraId="47CD71D6" w14:textId="77777777" w:rsidR="00C74F39" w:rsidRPr="0004626A" w:rsidRDefault="00C74F39" w:rsidP="00A11653">
            <w:pPr>
              <w:pStyle w:val="Header"/>
              <w:tabs>
                <w:tab w:val="clear" w:pos="4320"/>
                <w:tab w:val="clear" w:pos="8640"/>
              </w:tabs>
              <w:spacing w:before="0"/>
              <w:ind w:left="0" w:right="185"/>
              <w:rPr>
                <w:szCs w:val="22"/>
              </w:rPr>
            </w:pPr>
            <w:r w:rsidRPr="0004626A">
              <w:rPr>
                <w:szCs w:val="22"/>
              </w:rPr>
              <w:t>Siti</w:t>
            </w:r>
            <w:r w:rsidR="007E7776" w:rsidRPr="0004626A">
              <w:rPr>
                <w:szCs w:val="22"/>
              </w:rPr>
              <w:t xml:space="preserve"> </w:t>
            </w:r>
            <w:r w:rsidRPr="0004626A">
              <w:rPr>
                <w:szCs w:val="22"/>
              </w:rPr>
              <w:t>Hafsah</w:t>
            </w:r>
            <w:r w:rsidR="007E7776" w:rsidRPr="0004626A">
              <w:rPr>
                <w:szCs w:val="22"/>
              </w:rPr>
              <w:t xml:space="preserve"> </w:t>
            </w:r>
            <w:r w:rsidRPr="0004626A">
              <w:rPr>
                <w:szCs w:val="22"/>
              </w:rPr>
              <w:t>Mohd</w:t>
            </w:r>
            <w:r w:rsidR="007E7776" w:rsidRPr="0004626A">
              <w:rPr>
                <w:szCs w:val="22"/>
              </w:rPr>
              <w:t xml:space="preserve"> </w:t>
            </w:r>
            <w:r w:rsidRPr="0004626A">
              <w:rPr>
                <w:szCs w:val="22"/>
              </w:rPr>
              <w:t>Desa</w:t>
            </w:r>
          </w:p>
        </w:tc>
        <w:tc>
          <w:tcPr>
            <w:tcW w:w="3312" w:type="dxa"/>
            <w:vAlign w:val="center"/>
          </w:tcPr>
          <w:p w14:paraId="2F94FC1B" w14:textId="77777777" w:rsidR="00C74F39" w:rsidRPr="0004626A" w:rsidRDefault="00C74F39" w:rsidP="00A11653">
            <w:pPr>
              <w:pStyle w:val="Header"/>
              <w:tabs>
                <w:tab w:val="clear" w:pos="4320"/>
                <w:tab w:val="clear" w:pos="8640"/>
              </w:tabs>
              <w:spacing w:before="0"/>
              <w:ind w:left="0"/>
              <w:rPr>
                <w:szCs w:val="22"/>
              </w:rPr>
            </w:pPr>
            <w:r w:rsidRPr="0004626A">
              <w:rPr>
                <w:szCs w:val="22"/>
              </w:rPr>
              <w:t>Group IT</w:t>
            </w:r>
          </w:p>
        </w:tc>
        <w:tc>
          <w:tcPr>
            <w:tcW w:w="2970" w:type="dxa"/>
            <w:vAlign w:val="center"/>
          </w:tcPr>
          <w:p w14:paraId="019857BA" w14:textId="77777777" w:rsidR="00C74F39" w:rsidRPr="0004626A" w:rsidRDefault="00C74F39" w:rsidP="00A11653">
            <w:pPr>
              <w:pStyle w:val="Header"/>
              <w:tabs>
                <w:tab w:val="clear" w:pos="4320"/>
                <w:tab w:val="clear" w:pos="8640"/>
              </w:tabs>
              <w:spacing w:before="0"/>
              <w:ind w:left="0"/>
              <w:rPr>
                <w:szCs w:val="22"/>
              </w:rPr>
            </w:pPr>
            <w:r w:rsidRPr="0004626A">
              <w:rPr>
                <w:szCs w:val="22"/>
              </w:rPr>
              <w:t>HEAD IT SDM</w:t>
            </w:r>
          </w:p>
        </w:tc>
      </w:tr>
      <w:tr w:rsidR="00C74F39" w:rsidRPr="00FE1AF2" w14:paraId="3DA5EF7A" w14:textId="77777777" w:rsidTr="00160514">
        <w:trPr>
          <w:trHeight w:val="593"/>
        </w:trPr>
        <w:tc>
          <w:tcPr>
            <w:tcW w:w="2808" w:type="dxa"/>
            <w:vAlign w:val="center"/>
          </w:tcPr>
          <w:p w14:paraId="201C380B" w14:textId="4CAA5665" w:rsidR="00C74F39" w:rsidRPr="0004626A" w:rsidRDefault="00B43832" w:rsidP="00A11653">
            <w:pPr>
              <w:pStyle w:val="Header"/>
              <w:tabs>
                <w:tab w:val="clear" w:pos="4320"/>
                <w:tab w:val="clear" w:pos="8640"/>
              </w:tabs>
              <w:spacing w:before="0"/>
              <w:ind w:left="0" w:right="185"/>
              <w:rPr>
                <w:szCs w:val="22"/>
              </w:rPr>
            </w:pPr>
            <w:r>
              <w:rPr>
                <w:szCs w:val="22"/>
              </w:rPr>
              <w:t>Kiran Nallana</w:t>
            </w:r>
          </w:p>
        </w:tc>
        <w:tc>
          <w:tcPr>
            <w:tcW w:w="3312" w:type="dxa"/>
            <w:vAlign w:val="center"/>
          </w:tcPr>
          <w:p w14:paraId="759EC925" w14:textId="54978D1F" w:rsidR="00C74F39" w:rsidRPr="0004626A" w:rsidRDefault="00C74F39" w:rsidP="00A11653">
            <w:pPr>
              <w:pStyle w:val="Header"/>
              <w:tabs>
                <w:tab w:val="clear" w:pos="4320"/>
                <w:tab w:val="clear" w:pos="8640"/>
              </w:tabs>
              <w:spacing w:before="0"/>
              <w:ind w:left="0"/>
              <w:rPr>
                <w:szCs w:val="22"/>
              </w:rPr>
            </w:pPr>
            <w:r w:rsidRPr="0004626A">
              <w:rPr>
                <w:szCs w:val="22"/>
              </w:rPr>
              <w:t>AMS</w:t>
            </w:r>
          </w:p>
        </w:tc>
        <w:tc>
          <w:tcPr>
            <w:tcW w:w="2970" w:type="dxa"/>
            <w:vAlign w:val="center"/>
          </w:tcPr>
          <w:p w14:paraId="679797C3" w14:textId="77777777" w:rsidR="00C74F39" w:rsidRPr="0004626A" w:rsidRDefault="00C74F39" w:rsidP="00A11653">
            <w:pPr>
              <w:pStyle w:val="Header"/>
              <w:tabs>
                <w:tab w:val="clear" w:pos="4320"/>
                <w:tab w:val="clear" w:pos="8640"/>
              </w:tabs>
              <w:spacing w:before="0"/>
              <w:ind w:left="0"/>
              <w:rPr>
                <w:szCs w:val="22"/>
              </w:rPr>
            </w:pPr>
            <w:r w:rsidRPr="0004626A">
              <w:rPr>
                <w:szCs w:val="22"/>
              </w:rPr>
              <w:t>AMS SDM</w:t>
            </w:r>
          </w:p>
        </w:tc>
      </w:tr>
      <w:tr w:rsidR="00160514" w:rsidRPr="00FE1AF2" w14:paraId="1291E27C" w14:textId="77777777" w:rsidTr="00160514">
        <w:trPr>
          <w:trHeight w:val="593"/>
        </w:trPr>
        <w:tc>
          <w:tcPr>
            <w:tcW w:w="2808" w:type="dxa"/>
            <w:vAlign w:val="center"/>
          </w:tcPr>
          <w:p w14:paraId="30DC2640" w14:textId="3D211A72" w:rsidR="00160514" w:rsidRDefault="00160514" w:rsidP="00A11653">
            <w:pPr>
              <w:pStyle w:val="Header"/>
              <w:tabs>
                <w:tab w:val="clear" w:pos="4320"/>
                <w:tab w:val="clear" w:pos="8640"/>
              </w:tabs>
              <w:spacing w:before="0"/>
              <w:ind w:left="0" w:right="185"/>
              <w:rPr>
                <w:szCs w:val="22"/>
              </w:rPr>
            </w:pPr>
            <w:r w:rsidRPr="00FC1EC3">
              <w:t>Noor Hafiza Bahruddin</w:t>
            </w:r>
          </w:p>
        </w:tc>
        <w:tc>
          <w:tcPr>
            <w:tcW w:w="3312" w:type="dxa"/>
            <w:vAlign w:val="center"/>
          </w:tcPr>
          <w:p w14:paraId="08B4229F" w14:textId="3A006984" w:rsidR="00160514" w:rsidRPr="0004626A" w:rsidRDefault="00160514" w:rsidP="00A11653">
            <w:pPr>
              <w:pStyle w:val="Header"/>
              <w:tabs>
                <w:tab w:val="clear" w:pos="4320"/>
                <w:tab w:val="clear" w:pos="8640"/>
              </w:tabs>
              <w:spacing w:before="0"/>
              <w:ind w:left="0"/>
              <w:rPr>
                <w:szCs w:val="22"/>
              </w:rPr>
            </w:pPr>
            <w:r>
              <w:t>Group IT</w:t>
            </w:r>
          </w:p>
        </w:tc>
        <w:tc>
          <w:tcPr>
            <w:tcW w:w="2970" w:type="dxa"/>
            <w:vAlign w:val="center"/>
          </w:tcPr>
          <w:p w14:paraId="01A0D82D" w14:textId="3CDCC3A5" w:rsidR="00160514" w:rsidRPr="0004626A" w:rsidRDefault="00160514" w:rsidP="00A11653">
            <w:pPr>
              <w:pStyle w:val="Header"/>
              <w:tabs>
                <w:tab w:val="clear" w:pos="4320"/>
                <w:tab w:val="clear" w:pos="8640"/>
              </w:tabs>
              <w:spacing w:before="0"/>
              <w:ind w:left="0"/>
              <w:rPr>
                <w:szCs w:val="22"/>
              </w:rPr>
            </w:pPr>
            <w:r w:rsidRPr="00FC1EC3">
              <w:t>IT - Service Delivery Management</w:t>
            </w:r>
          </w:p>
        </w:tc>
      </w:tr>
    </w:tbl>
    <w:p w14:paraId="5F3AA66A" w14:textId="77777777" w:rsidR="00160514" w:rsidRDefault="00160514" w:rsidP="00160514">
      <w:pPr>
        <w:pStyle w:val="Caption"/>
        <w:spacing w:after="0"/>
        <w:ind w:left="0"/>
        <w:jc w:val="left"/>
        <w:rPr>
          <w:b w:val="0"/>
          <w:i/>
        </w:rPr>
      </w:pPr>
      <w:bookmarkStart w:id="227" w:name="_Toc449860812"/>
      <w:bookmarkStart w:id="228" w:name="_Toc449860906"/>
    </w:p>
    <w:p w14:paraId="613C46B8" w14:textId="3375444B" w:rsidR="007F43AA" w:rsidRPr="00FD11F9" w:rsidRDefault="00FD11F9" w:rsidP="00160514">
      <w:pPr>
        <w:pStyle w:val="Caption"/>
        <w:spacing w:after="0"/>
        <w:rPr>
          <w:rFonts w:ascii="Book Antiqua" w:hAnsi="Book Antiqua" w:cs="Arial"/>
          <w:b w:val="0"/>
          <w:i/>
          <w:sz w:val="18"/>
        </w:rPr>
      </w:pPr>
      <w:r w:rsidRPr="00FD11F9">
        <w:rPr>
          <w:rFonts w:ascii="Book Antiqua" w:hAnsi="Book Antiqua" w:cs="Arial"/>
          <w:b w:val="0"/>
          <w:i/>
        </w:rPr>
        <w:t>Table 1-</w:t>
      </w:r>
      <w:r>
        <w:rPr>
          <w:rFonts w:ascii="Book Antiqua" w:hAnsi="Book Antiqua" w:cs="Arial"/>
          <w:b w:val="0"/>
          <w:i/>
        </w:rPr>
        <w:t>Distribution L</w:t>
      </w:r>
      <w:r w:rsidRPr="00FD11F9">
        <w:rPr>
          <w:rFonts w:ascii="Book Antiqua" w:hAnsi="Book Antiqua" w:cs="Arial"/>
          <w:b w:val="0"/>
          <w:i/>
        </w:rPr>
        <w:t>ist</w:t>
      </w:r>
      <w:r w:rsidR="007F43AA" w:rsidRPr="00FD11F9">
        <w:rPr>
          <w:rFonts w:ascii="Book Antiqua" w:hAnsi="Book Antiqua" w:cs="Arial"/>
          <w:b w:val="0"/>
          <w:i/>
          <w:sz w:val="18"/>
        </w:rPr>
        <w:br/>
      </w:r>
    </w:p>
    <w:p w14:paraId="4F018DDE" w14:textId="0F6602FC" w:rsidR="00C74F39" w:rsidRPr="0004626A" w:rsidRDefault="001A23FC" w:rsidP="00160514">
      <w:pPr>
        <w:pStyle w:val="Heading1"/>
        <w:numPr>
          <w:ilvl w:val="1"/>
          <w:numId w:val="3"/>
        </w:numPr>
        <w:spacing w:before="0"/>
        <w:ind w:left="540" w:hanging="180"/>
        <w:rPr>
          <w:sz w:val="18"/>
        </w:rPr>
      </w:pPr>
      <w:bookmarkStart w:id="229" w:name="_Toc523822044"/>
      <w:r w:rsidRPr="0004626A">
        <w:rPr>
          <w:sz w:val="18"/>
        </w:rPr>
        <w:t>LIST OF ABBREVIATIONS</w:t>
      </w:r>
      <w:bookmarkEnd w:id="227"/>
      <w:bookmarkEnd w:id="228"/>
      <w:bookmarkEnd w:id="229"/>
    </w:p>
    <w:p w14:paraId="09AC54DE" w14:textId="77777777" w:rsidR="00C74F39" w:rsidRPr="00C74F39" w:rsidRDefault="00C74F39" w:rsidP="00160514">
      <w:pPr>
        <w:spacing w:before="0"/>
        <w:ind w:left="0"/>
        <w:rPr>
          <w:lang w:val="en-GB"/>
        </w:rPr>
      </w:pPr>
    </w:p>
    <w:p w14:paraId="31209438" w14:textId="5B947D80" w:rsidR="00FE1AF2" w:rsidRPr="007F43AA" w:rsidRDefault="002B3EA0" w:rsidP="00160514">
      <w:pPr>
        <w:spacing w:before="0" w:after="40" w:line="240" w:lineRule="atLeast"/>
        <w:ind w:firstLine="144"/>
        <w:jc w:val="both"/>
        <w:rPr>
          <w:lang w:val="en-GB"/>
        </w:rPr>
      </w:pPr>
      <w:r w:rsidRPr="00261846">
        <w:rPr>
          <w:lang w:val="en-GB"/>
        </w:rPr>
        <w:t xml:space="preserve">The following </w:t>
      </w:r>
      <w:r w:rsidR="00A463B4">
        <w:rPr>
          <w:lang w:val="en-GB"/>
        </w:rPr>
        <w:t xml:space="preserve">are the </w:t>
      </w:r>
      <w:r w:rsidRPr="00261846">
        <w:rPr>
          <w:lang w:val="en-GB"/>
        </w:rPr>
        <w:t>abbreviations used for the purpose of simplification.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1"/>
        <w:gridCol w:w="6332"/>
      </w:tblGrid>
      <w:tr w:rsidR="00C01590" w:rsidRPr="00BB5666" w14:paraId="30239A01" w14:textId="77777777" w:rsidTr="00E606A3">
        <w:trPr>
          <w:trHeight w:val="295"/>
        </w:trPr>
        <w:tc>
          <w:tcPr>
            <w:tcW w:w="2591" w:type="dxa"/>
            <w:shd w:val="clear" w:color="auto" w:fill="8DB3E2" w:themeFill="text2" w:themeFillTint="66"/>
            <w:vAlign w:val="center"/>
          </w:tcPr>
          <w:p w14:paraId="2F7CA1F2" w14:textId="77777777" w:rsidR="00C01590" w:rsidRPr="00BB5666" w:rsidRDefault="00C01590" w:rsidP="00E606A3">
            <w:pPr>
              <w:pStyle w:val="Header"/>
              <w:tabs>
                <w:tab w:val="clear" w:pos="4320"/>
                <w:tab w:val="clear" w:pos="8640"/>
              </w:tabs>
              <w:ind w:left="0" w:right="-25"/>
              <w:rPr>
                <w:rFonts w:cs="Arial"/>
                <w:b/>
                <w:lang w:val="en-GB"/>
              </w:rPr>
            </w:pPr>
            <w:r w:rsidRPr="00BB5666">
              <w:rPr>
                <w:rFonts w:cs="Arial"/>
                <w:b/>
                <w:lang w:val="en-GB"/>
              </w:rPr>
              <w:t>Abbreviation</w:t>
            </w:r>
          </w:p>
        </w:tc>
        <w:tc>
          <w:tcPr>
            <w:tcW w:w="6332" w:type="dxa"/>
            <w:shd w:val="clear" w:color="auto" w:fill="8DB3E2" w:themeFill="text2" w:themeFillTint="66"/>
            <w:vAlign w:val="center"/>
          </w:tcPr>
          <w:p w14:paraId="5B5D94D5" w14:textId="77777777" w:rsidR="00C01590" w:rsidRPr="00BB5666" w:rsidRDefault="00C01590" w:rsidP="00E606A3">
            <w:pPr>
              <w:pStyle w:val="Header"/>
              <w:tabs>
                <w:tab w:val="clear" w:pos="4320"/>
                <w:tab w:val="clear" w:pos="8640"/>
                <w:tab w:val="left" w:pos="4141"/>
              </w:tabs>
              <w:ind w:left="19" w:right="-25"/>
              <w:rPr>
                <w:rFonts w:cs="Arial"/>
                <w:b/>
                <w:lang w:val="en-GB"/>
              </w:rPr>
            </w:pPr>
            <w:r w:rsidRPr="00BB5666">
              <w:rPr>
                <w:rFonts w:cs="Arial"/>
                <w:b/>
                <w:lang w:val="en-GB"/>
              </w:rPr>
              <w:t>Denote</w:t>
            </w:r>
          </w:p>
        </w:tc>
      </w:tr>
      <w:tr w:rsidR="00C01590" w:rsidRPr="00BB5666" w14:paraId="2600D71E" w14:textId="77777777" w:rsidTr="00E606A3">
        <w:trPr>
          <w:trHeight w:val="295"/>
        </w:trPr>
        <w:tc>
          <w:tcPr>
            <w:tcW w:w="2591" w:type="dxa"/>
            <w:vAlign w:val="center"/>
          </w:tcPr>
          <w:p w14:paraId="60D7DE0B" w14:textId="77777777" w:rsidR="00C01590" w:rsidRDefault="00C01590" w:rsidP="00A11653">
            <w:pPr>
              <w:pStyle w:val="Header"/>
              <w:tabs>
                <w:tab w:val="clear" w:pos="4320"/>
                <w:tab w:val="clear" w:pos="8640"/>
              </w:tabs>
              <w:spacing w:before="0"/>
              <w:ind w:left="0" w:right="-25"/>
              <w:rPr>
                <w:rFonts w:cs="Arial"/>
                <w:lang w:val="en-GB"/>
              </w:rPr>
            </w:pPr>
            <w:r>
              <w:rPr>
                <w:rFonts w:cs="Arial"/>
                <w:lang w:val="en-GB"/>
              </w:rPr>
              <w:t>AMS</w:t>
            </w:r>
          </w:p>
        </w:tc>
        <w:tc>
          <w:tcPr>
            <w:tcW w:w="6332" w:type="dxa"/>
            <w:vAlign w:val="center"/>
          </w:tcPr>
          <w:p w14:paraId="546E495A" w14:textId="77777777" w:rsidR="00C01590" w:rsidRDefault="00C01590" w:rsidP="00A11653">
            <w:pPr>
              <w:pStyle w:val="Header"/>
              <w:tabs>
                <w:tab w:val="clear" w:pos="4320"/>
                <w:tab w:val="clear" w:pos="8640"/>
              </w:tabs>
              <w:spacing w:before="0"/>
              <w:ind w:left="0" w:right="-25"/>
            </w:pPr>
            <w:r>
              <w:rPr>
                <w:rFonts w:cs="Arial"/>
                <w:lang w:val="en-GB"/>
              </w:rPr>
              <w:t>Application Maintenance &amp; Support</w:t>
            </w:r>
          </w:p>
        </w:tc>
      </w:tr>
      <w:tr w:rsidR="00C01590" w:rsidRPr="00BB5666" w14:paraId="70AC7F82" w14:textId="77777777" w:rsidTr="00E606A3">
        <w:trPr>
          <w:trHeight w:val="295"/>
        </w:trPr>
        <w:tc>
          <w:tcPr>
            <w:tcW w:w="2591" w:type="dxa"/>
            <w:vAlign w:val="center"/>
          </w:tcPr>
          <w:p w14:paraId="05EA05C7" w14:textId="77777777" w:rsidR="00C01590" w:rsidRDefault="00C01590" w:rsidP="00A11653">
            <w:pPr>
              <w:pStyle w:val="Header"/>
              <w:tabs>
                <w:tab w:val="clear" w:pos="4320"/>
                <w:tab w:val="clear" w:pos="8640"/>
              </w:tabs>
              <w:spacing w:before="0"/>
              <w:ind w:left="0" w:right="-25"/>
              <w:rPr>
                <w:rFonts w:cs="Arial"/>
                <w:lang w:val="en-GB"/>
              </w:rPr>
            </w:pPr>
            <w:r>
              <w:rPr>
                <w:rFonts w:cs="Arial"/>
                <w:lang w:val="en-GB"/>
              </w:rPr>
              <w:t>MAB</w:t>
            </w:r>
          </w:p>
        </w:tc>
        <w:tc>
          <w:tcPr>
            <w:tcW w:w="6332" w:type="dxa"/>
            <w:vAlign w:val="center"/>
          </w:tcPr>
          <w:p w14:paraId="7DEC635A" w14:textId="77777777" w:rsidR="00C01590" w:rsidRDefault="00C01590" w:rsidP="00A11653">
            <w:pPr>
              <w:pStyle w:val="Header"/>
              <w:keepNext/>
              <w:tabs>
                <w:tab w:val="clear" w:pos="4320"/>
                <w:tab w:val="clear" w:pos="8640"/>
              </w:tabs>
              <w:spacing w:before="0"/>
              <w:ind w:left="0" w:right="-25"/>
            </w:pPr>
            <w:r>
              <w:rPr>
                <w:rFonts w:cs="Arial"/>
                <w:lang w:val="en-GB"/>
              </w:rPr>
              <w:t>Malaysia Airlines Berhad</w:t>
            </w:r>
          </w:p>
        </w:tc>
      </w:tr>
      <w:tr w:rsidR="00C01590" w:rsidRPr="00BB5666" w14:paraId="7050E9C2" w14:textId="77777777" w:rsidTr="00E606A3">
        <w:trPr>
          <w:trHeight w:val="295"/>
        </w:trPr>
        <w:tc>
          <w:tcPr>
            <w:tcW w:w="2591" w:type="dxa"/>
            <w:vAlign w:val="center"/>
          </w:tcPr>
          <w:p w14:paraId="38306955" w14:textId="77777777" w:rsidR="00C01590" w:rsidRDefault="00C01590" w:rsidP="00A11653">
            <w:pPr>
              <w:pStyle w:val="Header"/>
              <w:tabs>
                <w:tab w:val="clear" w:pos="4320"/>
                <w:tab w:val="clear" w:pos="8640"/>
              </w:tabs>
              <w:spacing w:before="0"/>
              <w:ind w:left="0" w:right="-25"/>
              <w:rPr>
                <w:rFonts w:cs="Arial"/>
                <w:lang w:val="en-GB"/>
              </w:rPr>
            </w:pPr>
            <w:r>
              <w:rPr>
                <w:rFonts w:cs="Arial"/>
                <w:lang w:val="en-GB"/>
              </w:rPr>
              <w:t>SOD</w:t>
            </w:r>
          </w:p>
        </w:tc>
        <w:tc>
          <w:tcPr>
            <w:tcW w:w="6332" w:type="dxa"/>
            <w:vAlign w:val="center"/>
          </w:tcPr>
          <w:p w14:paraId="3445AED5" w14:textId="77777777" w:rsidR="00C01590" w:rsidRDefault="00C01590" w:rsidP="00A11653">
            <w:pPr>
              <w:pStyle w:val="Header"/>
              <w:tabs>
                <w:tab w:val="clear" w:pos="4320"/>
                <w:tab w:val="clear" w:pos="8640"/>
              </w:tabs>
              <w:spacing w:before="0"/>
              <w:ind w:left="0" w:right="-25"/>
            </w:pPr>
            <w:r>
              <w:rPr>
                <w:rFonts w:cs="Arial"/>
                <w:lang w:val="en-GB"/>
              </w:rPr>
              <w:t>System Operating Document</w:t>
            </w:r>
          </w:p>
        </w:tc>
      </w:tr>
      <w:tr w:rsidR="00C72614" w:rsidRPr="00BB5666" w14:paraId="35BE0486" w14:textId="77777777" w:rsidTr="00E606A3">
        <w:trPr>
          <w:trHeight w:val="295"/>
          <w:ins w:id="230" w:author="Prashant Chauhan [2]" w:date="2020-06-25T18:08:00Z"/>
        </w:trPr>
        <w:tc>
          <w:tcPr>
            <w:tcW w:w="2591" w:type="dxa"/>
            <w:vAlign w:val="center"/>
          </w:tcPr>
          <w:p w14:paraId="11105022" w14:textId="55C06358" w:rsidR="00C72614" w:rsidRDefault="00C72614" w:rsidP="00A11653">
            <w:pPr>
              <w:pStyle w:val="Header"/>
              <w:tabs>
                <w:tab w:val="clear" w:pos="4320"/>
                <w:tab w:val="clear" w:pos="8640"/>
              </w:tabs>
              <w:spacing w:before="0"/>
              <w:ind w:left="0" w:right="-25"/>
              <w:rPr>
                <w:ins w:id="231" w:author="Prashant Chauhan [2]" w:date="2020-06-25T18:08:00Z"/>
                <w:rFonts w:cs="Arial"/>
                <w:lang w:val="en-GB"/>
              </w:rPr>
            </w:pPr>
            <w:ins w:id="232" w:author="Prashant Chauhan [2]" w:date="2020-06-25T18:08:00Z">
              <w:r>
                <w:rPr>
                  <w:rFonts w:cs="Arial"/>
                  <w:lang w:val="en-GB"/>
                </w:rPr>
                <w:t>SSO</w:t>
              </w:r>
            </w:ins>
          </w:p>
        </w:tc>
        <w:tc>
          <w:tcPr>
            <w:tcW w:w="6332" w:type="dxa"/>
            <w:vAlign w:val="center"/>
          </w:tcPr>
          <w:p w14:paraId="39DEDC81" w14:textId="709A0F5A" w:rsidR="00C72614" w:rsidRDefault="00C72614" w:rsidP="00A11653">
            <w:pPr>
              <w:pStyle w:val="Header"/>
              <w:tabs>
                <w:tab w:val="clear" w:pos="4320"/>
                <w:tab w:val="clear" w:pos="8640"/>
              </w:tabs>
              <w:spacing w:before="0"/>
              <w:ind w:left="0" w:right="-25"/>
              <w:rPr>
                <w:ins w:id="233" w:author="Prashant Chauhan [2]" w:date="2020-06-25T18:08:00Z"/>
                <w:rFonts w:cs="Arial"/>
                <w:lang w:val="en-GB"/>
              </w:rPr>
            </w:pPr>
            <w:ins w:id="234" w:author="Prashant Chauhan [2]" w:date="2020-06-25T18:09:00Z">
              <w:r w:rsidRPr="00C72614">
                <w:rPr>
                  <w:rFonts w:cs="Arial"/>
                  <w:lang w:val="en-GB"/>
                </w:rPr>
                <w:t>Single Sign On</w:t>
              </w:r>
            </w:ins>
          </w:p>
        </w:tc>
      </w:tr>
    </w:tbl>
    <w:p w14:paraId="5E6D2320" w14:textId="77777777" w:rsidR="00160514" w:rsidRDefault="00160514" w:rsidP="00160514">
      <w:pPr>
        <w:pStyle w:val="Caption"/>
        <w:spacing w:after="0"/>
        <w:rPr>
          <w:b w:val="0"/>
          <w:i/>
        </w:rPr>
      </w:pPr>
    </w:p>
    <w:p w14:paraId="43A4043D" w14:textId="34C9B522" w:rsidR="00A129F4" w:rsidRPr="00FD11F9" w:rsidRDefault="007F43AA" w:rsidP="00160514">
      <w:pPr>
        <w:pStyle w:val="Caption"/>
        <w:spacing w:after="0"/>
        <w:rPr>
          <w:rFonts w:ascii="Book Antiqua" w:hAnsi="Book Antiqua"/>
          <w:b w:val="0"/>
          <w:i/>
        </w:rPr>
      </w:pPr>
      <w:r w:rsidRPr="00FD11F9">
        <w:rPr>
          <w:rFonts w:ascii="Book Antiqua" w:hAnsi="Book Antiqua"/>
          <w:b w:val="0"/>
          <w:i/>
        </w:rPr>
        <w:t xml:space="preserve">Table </w:t>
      </w:r>
      <w:r w:rsidR="000B615D" w:rsidRPr="00FD11F9">
        <w:rPr>
          <w:rFonts w:ascii="Book Antiqua" w:hAnsi="Book Antiqua"/>
          <w:b w:val="0"/>
          <w:i/>
        </w:rPr>
        <w:fldChar w:fldCharType="begin"/>
      </w:r>
      <w:r w:rsidR="000B615D" w:rsidRPr="00FD11F9">
        <w:rPr>
          <w:rFonts w:ascii="Book Antiqua" w:hAnsi="Book Antiqua"/>
          <w:b w:val="0"/>
          <w:i/>
        </w:rPr>
        <w:instrText xml:space="preserve"> SEQ Table \* ARABIC </w:instrText>
      </w:r>
      <w:r w:rsidR="000B615D" w:rsidRPr="00FD11F9">
        <w:rPr>
          <w:rFonts w:ascii="Book Antiqua" w:hAnsi="Book Antiqua"/>
          <w:b w:val="0"/>
          <w:i/>
        </w:rPr>
        <w:fldChar w:fldCharType="separate"/>
      </w:r>
      <w:r w:rsidR="00D37640" w:rsidRPr="00FD11F9">
        <w:rPr>
          <w:rFonts w:ascii="Book Antiqua" w:hAnsi="Book Antiqua"/>
          <w:b w:val="0"/>
          <w:i/>
          <w:noProof/>
        </w:rPr>
        <w:t>2</w:t>
      </w:r>
      <w:r w:rsidR="000B615D" w:rsidRPr="00FD11F9">
        <w:rPr>
          <w:rFonts w:ascii="Book Antiqua" w:hAnsi="Book Antiqua"/>
          <w:b w:val="0"/>
          <w:i/>
          <w:noProof/>
        </w:rPr>
        <w:fldChar w:fldCharType="end"/>
      </w:r>
      <w:r w:rsidR="00FD11F9" w:rsidRPr="00FD11F9">
        <w:rPr>
          <w:rFonts w:ascii="Book Antiqua" w:hAnsi="Book Antiqua"/>
          <w:b w:val="0"/>
          <w:i/>
          <w:noProof/>
        </w:rPr>
        <w:t>-List of Abbreviations</w:t>
      </w:r>
    </w:p>
    <w:p w14:paraId="0643827D" w14:textId="77777777" w:rsidR="001A23FC" w:rsidRDefault="001A23FC" w:rsidP="002B3EA0"/>
    <w:p w14:paraId="66F19F38" w14:textId="77777777" w:rsidR="00952285" w:rsidRDefault="00952285" w:rsidP="002B3EA0"/>
    <w:p w14:paraId="5E760ED1" w14:textId="77777777" w:rsidR="00952285" w:rsidRDefault="00952285" w:rsidP="002B3EA0"/>
    <w:p w14:paraId="72236235" w14:textId="77777777" w:rsidR="00952285" w:rsidRDefault="00952285" w:rsidP="002B3EA0"/>
    <w:p w14:paraId="527B75E0" w14:textId="77777777" w:rsidR="00952285" w:rsidRDefault="00952285" w:rsidP="002B3EA0"/>
    <w:p w14:paraId="6565FE7F" w14:textId="77777777" w:rsidR="00952285" w:rsidRDefault="00952285" w:rsidP="002B3EA0"/>
    <w:p w14:paraId="14E12C1A" w14:textId="77777777" w:rsidR="00952285" w:rsidRDefault="00952285" w:rsidP="002B3EA0"/>
    <w:p w14:paraId="1D658C62" w14:textId="77777777" w:rsidR="00952285" w:rsidRDefault="00952285" w:rsidP="002B3EA0"/>
    <w:p w14:paraId="5BC74226" w14:textId="77777777" w:rsidR="00952285" w:rsidRDefault="00952285" w:rsidP="002B3EA0"/>
    <w:p w14:paraId="06418EA4" w14:textId="77777777" w:rsidR="00952285" w:rsidRDefault="00952285" w:rsidP="002B3EA0"/>
    <w:p w14:paraId="1C09CD19" w14:textId="77777777" w:rsidR="00952285" w:rsidRDefault="00952285" w:rsidP="002B3EA0"/>
    <w:p w14:paraId="3F0DEF4E" w14:textId="77777777" w:rsidR="00952285" w:rsidRDefault="00952285" w:rsidP="002B3EA0"/>
    <w:p w14:paraId="14A25828" w14:textId="77777777" w:rsidR="00952285" w:rsidRDefault="00952285" w:rsidP="002B3EA0"/>
    <w:p w14:paraId="331CC1AF" w14:textId="77777777" w:rsidR="00952285" w:rsidRDefault="00952285" w:rsidP="002B3EA0"/>
    <w:p w14:paraId="713F3787" w14:textId="77777777" w:rsidR="00952285" w:rsidRDefault="00952285" w:rsidP="002B3EA0"/>
    <w:p w14:paraId="214237E5" w14:textId="77777777" w:rsidR="00952285" w:rsidRDefault="00952285" w:rsidP="002B3EA0"/>
    <w:p w14:paraId="04671DCB" w14:textId="77777777" w:rsidR="00107D56" w:rsidRDefault="00107D56" w:rsidP="002B3EA0"/>
    <w:p w14:paraId="02EEA0CF" w14:textId="77777777" w:rsidR="00107D56" w:rsidRDefault="00107D56" w:rsidP="002B3EA0"/>
    <w:p w14:paraId="179BD12F" w14:textId="77777777" w:rsidR="00107D56" w:rsidRDefault="00107D56" w:rsidP="002B3EA0"/>
    <w:p w14:paraId="4FB4C374" w14:textId="77777777" w:rsidR="00952285" w:rsidRDefault="00952285" w:rsidP="002B3EA0"/>
    <w:p w14:paraId="66B44CCF" w14:textId="2F556B24" w:rsidR="00B43832" w:rsidRPr="00B43832" w:rsidRDefault="00B43832" w:rsidP="00B43832">
      <w:pPr>
        <w:pStyle w:val="Heading1"/>
        <w:spacing w:before="40" w:after="40" w:line="240" w:lineRule="atLeast"/>
        <w:ind w:left="540" w:firstLine="0"/>
      </w:pPr>
      <w:bookmarkStart w:id="235" w:name="_Toc187483226"/>
      <w:bookmarkStart w:id="236" w:name="_Toc187483945"/>
      <w:bookmarkStart w:id="237" w:name="_Toc216835057"/>
      <w:bookmarkStart w:id="238" w:name="_Toc283218706"/>
      <w:bookmarkStart w:id="239" w:name="_Toc283739253"/>
      <w:bookmarkStart w:id="240" w:name="_Toc449860813"/>
      <w:bookmarkStart w:id="241" w:name="_Toc449860907"/>
      <w:bookmarkStart w:id="242" w:name="_Toc187466030"/>
      <w:r>
        <w:br w:type="page"/>
      </w:r>
    </w:p>
    <w:p w14:paraId="1FBA4AD8" w14:textId="2AE803EF" w:rsidR="005A7A27" w:rsidRDefault="002B3EA0" w:rsidP="006B6D62">
      <w:pPr>
        <w:pStyle w:val="Heading1"/>
        <w:numPr>
          <w:ilvl w:val="1"/>
          <w:numId w:val="3"/>
        </w:numPr>
        <w:spacing w:before="0" w:line="240" w:lineRule="atLeast"/>
        <w:ind w:left="540" w:hanging="540"/>
      </w:pPr>
      <w:bookmarkStart w:id="243" w:name="_Toc523822045"/>
      <w:r w:rsidRPr="00261846">
        <w:lastRenderedPageBreak/>
        <w:t>CONDITION OF US</w:t>
      </w:r>
      <w:bookmarkEnd w:id="235"/>
      <w:bookmarkEnd w:id="236"/>
      <w:bookmarkEnd w:id="237"/>
      <w:bookmarkEnd w:id="238"/>
      <w:bookmarkEnd w:id="239"/>
      <w:bookmarkEnd w:id="240"/>
      <w:bookmarkEnd w:id="241"/>
      <w:r w:rsidR="005A7A27">
        <w:t>E</w:t>
      </w:r>
      <w:bookmarkEnd w:id="243"/>
    </w:p>
    <w:p w14:paraId="23B40019" w14:textId="77777777" w:rsidR="006B6D62" w:rsidRPr="006B6D62" w:rsidRDefault="006B6D62" w:rsidP="006B6D62">
      <w:pPr>
        <w:spacing w:before="0"/>
        <w:rPr>
          <w:lang w:val="en-GB"/>
        </w:rPr>
      </w:pPr>
    </w:p>
    <w:bookmarkEnd w:id="242"/>
    <w:p w14:paraId="667AAA78" w14:textId="6C3ACAE2" w:rsidR="002B3EA0" w:rsidRPr="00610319" w:rsidRDefault="002B3EA0">
      <w:pPr>
        <w:pStyle w:val="ListParagraph"/>
        <w:numPr>
          <w:ilvl w:val="2"/>
          <w:numId w:val="8"/>
        </w:numPr>
      </w:pPr>
      <w:r w:rsidRPr="00610319">
        <w:t>This manual is the prope</w:t>
      </w:r>
      <w:r w:rsidR="005A7A27">
        <w:t>rty of Malaysia Airlines Berhad.</w:t>
      </w:r>
    </w:p>
    <w:p w14:paraId="0AEAA4EC" w14:textId="77777777" w:rsidR="002B3EA0" w:rsidRPr="00610319" w:rsidRDefault="002B3EA0">
      <w:pPr>
        <w:pStyle w:val="ListParagraph"/>
        <w:numPr>
          <w:ilvl w:val="2"/>
          <w:numId w:val="8"/>
        </w:numPr>
      </w:pPr>
      <w:r w:rsidRPr="00610319">
        <w:t xml:space="preserve">All copies assigned to individual position(s), section(s) or station(s) is on loan basis. If, for any reason, the position(s), section(s) or station(s) is abolished from the company </w:t>
      </w:r>
      <w:r w:rsidR="000E010D">
        <w:t>organization,</w:t>
      </w:r>
      <w:r w:rsidRPr="00610319">
        <w:t xml:space="preserve"> the respective copy(ies) of the manual must be returned to </w:t>
      </w:r>
      <w:r w:rsidR="005B6426">
        <w:t>Head of IT Service Delivery Manager</w:t>
      </w:r>
      <w:r w:rsidRPr="00610319">
        <w:t>.</w:t>
      </w:r>
    </w:p>
    <w:p w14:paraId="66C5B7B7" w14:textId="77777777" w:rsidR="002B3EA0" w:rsidRPr="00610319" w:rsidRDefault="002B3EA0">
      <w:pPr>
        <w:pStyle w:val="ListParagraph"/>
        <w:numPr>
          <w:ilvl w:val="2"/>
          <w:numId w:val="8"/>
        </w:numPr>
      </w:pPr>
      <w:r w:rsidRPr="00610319">
        <w:t xml:space="preserve">In the event where the title of the position or section is changed, the department concerned shall inform </w:t>
      </w:r>
      <w:r w:rsidR="005B6426">
        <w:t>Head of IT Service Delivery Manager</w:t>
      </w:r>
      <w:r w:rsidR="005B6426" w:rsidRPr="00610319">
        <w:t xml:space="preserve"> </w:t>
      </w:r>
      <w:r w:rsidRPr="00610319">
        <w:t>promptly.</w:t>
      </w:r>
    </w:p>
    <w:p w14:paraId="4A25DA58" w14:textId="77777777" w:rsidR="00425387" w:rsidRDefault="002B3EA0">
      <w:pPr>
        <w:pStyle w:val="ListParagraph"/>
        <w:numPr>
          <w:ilvl w:val="2"/>
          <w:numId w:val="8"/>
        </w:numPr>
      </w:pPr>
      <w:r w:rsidRPr="00610319">
        <w:t>The content of this manual shall not be copie</w:t>
      </w:r>
      <w:r w:rsidR="00A463B4">
        <w:t>d</w:t>
      </w:r>
      <w:r w:rsidRPr="00610319">
        <w:t>, or communicated in part or as a whole, to any person</w:t>
      </w:r>
      <w:r w:rsidR="00A463B4">
        <w:t>(s)</w:t>
      </w:r>
      <w:r w:rsidRPr="00610319">
        <w:t xml:space="preserve"> not employed by the Company without the express written consent of the </w:t>
      </w:r>
      <w:r w:rsidR="005B6426">
        <w:t>Head of IT Service Delivery Manager</w:t>
      </w:r>
      <w:r w:rsidRPr="00610319">
        <w:t>.</w:t>
      </w:r>
    </w:p>
    <w:p w14:paraId="29364D45" w14:textId="12ACDF57" w:rsidR="00425387" w:rsidRDefault="002B3EA0">
      <w:pPr>
        <w:pStyle w:val="ListParagraph"/>
        <w:numPr>
          <w:ilvl w:val="2"/>
          <w:numId w:val="8"/>
        </w:numPr>
      </w:pPr>
      <w:r w:rsidRPr="00610319">
        <w:t xml:space="preserve">It is the responsibility of the holder to ensure that </w:t>
      </w:r>
      <w:r w:rsidR="00C01590">
        <w:t>the</w:t>
      </w:r>
      <w:r w:rsidRPr="00610319">
        <w:t xml:space="preserve"> copy is updated to the latest amendment and is in good state of condition.</w:t>
      </w:r>
    </w:p>
    <w:p w14:paraId="233F07BD" w14:textId="77777777" w:rsidR="00AD0C27" w:rsidRPr="00261846" w:rsidRDefault="00AD0C27" w:rsidP="006B6D62">
      <w:pPr>
        <w:spacing w:before="0"/>
        <w:jc w:val="both"/>
        <w:rPr>
          <w:rFonts w:cs="Arial"/>
        </w:rPr>
      </w:pPr>
    </w:p>
    <w:p w14:paraId="7AAF40D1" w14:textId="65EBAE01" w:rsidR="005A7A27" w:rsidRDefault="00A71A6A" w:rsidP="006B6D62">
      <w:pPr>
        <w:pStyle w:val="Heading1"/>
        <w:numPr>
          <w:ilvl w:val="1"/>
          <w:numId w:val="3"/>
        </w:numPr>
        <w:spacing w:before="0"/>
        <w:ind w:left="540" w:hanging="540"/>
        <w:jc w:val="both"/>
      </w:pPr>
      <w:bookmarkStart w:id="244" w:name="_Toc187483227"/>
      <w:bookmarkStart w:id="245" w:name="_Toc187483946"/>
      <w:bookmarkStart w:id="246" w:name="_Toc216835058"/>
      <w:bookmarkStart w:id="247" w:name="_Toc283218707"/>
      <w:bookmarkStart w:id="248" w:name="_Toc283739254"/>
      <w:r>
        <w:tab/>
      </w:r>
      <w:bookmarkStart w:id="249" w:name="_Toc449860814"/>
      <w:bookmarkStart w:id="250" w:name="_Toc449860908"/>
      <w:bookmarkStart w:id="251" w:name="_Toc523822046"/>
      <w:r w:rsidR="002B3EA0" w:rsidRPr="00261846">
        <w:t>CONTROL OF MANUAL</w:t>
      </w:r>
      <w:bookmarkEnd w:id="244"/>
      <w:bookmarkEnd w:id="245"/>
      <w:bookmarkEnd w:id="246"/>
      <w:bookmarkEnd w:id="247"/>
      <w:bookmarkEnd w:id="248"/>
      <w:bookmarkEnd w:id="249"/>
      <w:bookmarkEnd w:id="250"/>
      <w:bookmarkEnd w:id="251"/>
    </w:p>
    <w:p w14:paraId="23A94B1C" w14:textId="77777777" w:rsidR="006B6D62" w:rsidRPr="006B6D62" w:rsidRDefault="006B6D62" w:rsidP="006B6D62">
      <w:pPr>
        <w:jc w:val="both"/>
        <w:rPr>
          <w:lang w:val="en-GB"/>
        </w:rPr>
      </w:pPr>
    </w:p>
    <w:p w14:paraId="03081DE4" w14:textId="77777777" w:rsidR="00F505A5" w:rsidRDefault="002B3EA0">
      <w:pPr>
        <w:pStyle w:val="ListParagraph"/>
      </w:pPr>
      <w:r w:rsidRPr="006F6CC2">
        <w:t xml:space="preserve">The contents of this manual shall not be deleted, added, or altered in anyway without the approval of the </w:t>
      </w:r>
      <w:r w:rsidR="005B6426">
        <w:t>Head of IT Service Delivery Manager</w:t>
      </w:r>
      <w:r w:rsidRPr="006F6CC2">
        <w:t>.</w:t>
      </w:r>
    </w:p>
    <w:p w14:paraId="5D7FC060" w14:textId="13E5BC88" w:rsidR="006B6D62" w:rsidRDefault="002B3EA0">
      <w:pPr>
        <w:pStyle w:val="ListParagraph"/>
      </w:pPr>
      <w:r w:rsidRPr="00261846">
        <w:t xml:space="preserve">Any page which carries an amendment must bear the new </w:t>
      </w:r>
      <w:r w:rsidR="000E010D">
        <w:t>r</w:t>
      </w:r>
      <w:r w:rsidRPr="00261846">
        <w:t xml:space="preserve">evision </w:t>
      </w:r>
      <w:r w:rsidR="000E010D">
        <w:t>date</w:t>
      </w:r>
      <w:r w:rsidRPr="00261846">
        <w:t xml:space="preserve">. </w:t>
      </w:r>
      <w:r w:rsidR="000E010D" w:rsidRPr="000E010D">
        <w:t xml:space="preserve">Any line which is amended shall be highlighted by a revision bar (i.e. dark vertical line) drawn close to </w:t>
      </w:r>
      <w:r w:rsidR="00A463B4">
        <w:t xml:space="preserve">the </w:t>
      </w:r>
      <w:r w:rsidR="000E010D" w:rsidRPr="000E010D">
        <w:t>amended text on the outside border of the document.</w:t>
      </w:r>
    </w:p>
    <w:p w14:paraId="73423CD7" w14:textId="77777777" w:rsidR="00F505A5" w:rsidRDefault="002B3EA0">
      <w:pPr>
        <w:pStyle w:val="ListParagraph"/>
      </w:pPr>
      <w:r w:rsidRPr="00261846">
        <w:t>A transmittal letter must accompany the amended pages to advise the holders how to effect the amendment to their copies.</w:t>
      </w:r>
    </w:p>
    <w:p w14:paraId="5B0ED1D7" w14:textId="0ED60741" w:rsidR="00A52AD4" w:rsidRPr="005A7A27" w:rsidRDefault="002B3EA0">
      <w:pPr>
        <w:pStyle w:val="ListParagraph"/>
      </w:pPr>
      <w:r w:rsidRPr="00261846">
        <w:t xml:space="preserve">Holders shall notify this department in writing for loss of manual and to obtain </w:t>
      </w:r>
      <w:r w:rsidR="00A463B4">
        <w:t xml:space="preserve">a </w:t>
      </w:r>
      <w:r w:rsidRPr="00261846">
        <w:t>replacement copy.</w:t>
      </w:r>
      <w:r w:rsidR="005A7A27">
        <w:t xml:space="preserve"> </w:t>
      </w:r>
      <w:r w:rsidR="005B6426">
        <w:t xml:space="preserve">Head of IT Service Delivery Manager </w:t>
      </w:r>
      <w:r w:rsidR="005B6426" w:rsidRPr="00F608F4">
        <w:t>shall</w:t>
      </w:r>
      <w:r w:rsidRPr="00F608F4">
        <w:t xml:space="preserve"> ensure that this manual is reviewed at least once a year and effect necessary amendments as and when necessary. Should any person(s) envisage improvements needed for the contents of this manual, the person should direct </w:t>
      </w:r>
      <w:r w:rsidR="00A463B4" w:rsidRPr="00F608F4">
        <w:t xml:space="preserve">the </w:t>
      </w:r>
      <w:r w:rsidRPr="00F608F4">
        <w:t xml:space="preserve">request to </w:t>
      </w:r>
      <w:r w:rsidR="005B6426">
        <w:t>Head of IT Service Delivery Manager</w:t>
      </w:r>
      <w:r w:rsidR="001D5808" w:rsidRPr="00F608F4">
        <w:t xml:space="preserve">. </w:t>
      </w:r>
    </w:p>
    <w:p w14:paraId="62950CCE" w14:textId="77777777" w:rsidR="00506920" w:rsidRDefault="00506920" w:rsidP="00506920">
      <w:pPr>
        <w:rPr>
          <w:rFonts w:cs="Arial"/>
        </w:rPr>
      </w:pPr>
    </w:p>
    <w:p w14:paraId="0B1923AA" w14:textId="77777777" w:rsidR="00506920" w:rsidRDefault="00506920" w:rsidP="00506920">
      <w:pPr>
        <w:rPr>
          <w:rFonts w:cs="Arial"/>
        </w:rPr>
      </w:pPr>
    </w:p>
    <w:p w14:paraId="5E79E8A7" w14:textId="77777777" w:rsidR="00506920" w:rsidRDefault="00506920" w:rsidP="00506920">
      <w:pPr>
        <w:rPr>
          <w:rFonts w:cs="Arial"/>
        </w:rPr>
      </w:pPr>
    </w:p>
    <w:p w14:paraId="05DF3BD8" w14:textId="77777777" w:rsidR="00506920" w:rsidRDefault="00506920" w:rsidP="00506920">
      <w:pPr>
        <w:rPr>
          <w:rFonts w:cs="Arial"/>
        </w:rPr>
      </w:pPr>
    </w:p>
    <w:p w14:paraId="60077388" w14:textId="77777777" w:rsidR="00506920" w:rsidRDefault="00506920" w:rsidP="00506920">
      <w:pPr>
        <w:rPr>
          <w:rFonts w:cs="Arial"/>
        </w:rPr>
      </w:pPr>
    </w:p>
    <w:p w14:paraId="18E80CBD" w14:textId="77777777" w:rsidR="00506920" w:rsidRDefault="00506920" w:rsidP="00506920">
      <w:pPr>
        <w:rPr>
          <w:rFonts w:cs="Arial"/>
        </w:rPr>
      </w:pPr>
    </w:p>
    <w:p w14:paraId="193D6A75" w14:textId="77777777" w:rsidR="00506920" w:rsidRDefault="00506920" w:rsidP="00506920">
      <w:pPr>
        <w:rPr>
          <w:rFonts w:cs="Arial"/>
        </w:rPr>
      </w:pPr>
    </w:p>
    <w:p w14:paraId="6429BC08" w14:textId="77777777" w:rsidR="00506920" w:rsidRDefault="00506920" w:rsidP="00506920">
      <w:pPr>
        <w:rPr>
          <w:rFonts w:cs="Arial"/>
        </w:rPr>
      </w:pPr>
    </w:p>
    <w:p w14:paraId="301F5B38" w14:textId="77777777" w:rsidR="00506920" w:rsidRDefault="00506920" w:rsidP="00506920">
      <w:pPr>
        <w:rPr>
          <w:rFonts w:cs="Arial"/>
        </w:rPr>
      </w:pPr>
    </w:p>
    <w:p w14:paraId="3DFB44CB" w14:textId="77777777" w:rsidR="00506920" w:rsidRDefault="00506920" w:rsidP="00506920">
      <w:pPr>
        <w:rPr>
          <w:rFonts w:cs="Arial"/>
        </w:rPr>
      </w:pPr>
    </w:p>
    <w:p w14:paraId="6B8AE43A" w14:textId="77777777" w:rsidR="00506920" w:rsidRDefault="00506920" w:rsidP="00506920">
      <w:pPr>
        <w:rPr>
          <w:rFonts w:cs="Arial"/>
        </w:rPr>
      </w:pPr>
    </w:p>
    <w:p w14:paraId="4A628606" w14:textId="77777777" w:rsidR="00506920" w:rsidRDefault="00506920" w:rsidP="00506920">
      <w:pPr>
        <w:rPr>
          <w:rFonts w:cs="Arial"/>
        </w:rPr>
      </w:pPr>
    </w:p>
    <w:p w14:paraId="40BC5EE2" w14:textId="77777777" w:rsidR="00506920" w:rsidRDefault="00506920" w:rsidP="00506920">
      <w:pPr>
        <w:rPr>
          <w:rFonts w:cs="Arial"/>
        </w:rPr>
      </w:pPr>
    </w:p>
    <w:p w14:paraId="1590E19D" w14:textId="77777777" w:rsidR="00506920" w:rsidRDefault="00506920" w:rsidP="00506920">
      <w:pPr>
        <w:rPr>
          <w:rFonts w:cs="Arial"/>
        </w:rPr>
      </w:pPr>
    </w:p>
    <w:p w14:paraId="722C11E2" w14:textId="77777777" w:rsidR="00506920" w:rsidRDefault="00506920" w:rsidP="00506920">
      <w:pPr>
        <w:rPr>
          <w:rFonts w:cs="Arial"/>
        </w:rPr>
      </w:pPr>
    </w:p>
    <w:p w14:paraId="1FB700BE" w14:textId="77777777" w:rsidR="00506920" w:rsidRDefault="00506920" w:rsidP="00506920">
      <w:pPr>
        <w:rPr>
          <w:rFonts w:cs="Arial"/>
        </w:rPr>
      </w:pPr>
    </w:p>
    <w:p w14:paraId="4AA43364" w14:textId="77777777" w:rsidR="00506920" w:rsidRDefault="00506920" w:rsidP="00506920">
      <w:pPr>
        <w:rPr>
          <w:rFonts w:cs="Arial"/>
        </w:rPr>
      </w:pPr>
    </w:p>
    <w:p w14:paraId="18547047" w14:textId="77777777" w:rsidR="00506920" w:rsidRDefault="00506920" w:rsidP="00506920">
      <w:pPr>
        <w:rPr>
          <w:rFonts w:cs="Arial"/>
        </w:rPr>
      </w:pPr>
    </w:p>
    <w:p w14:paraId="7A640B50" w14:textId="77777777" w:rsidR="00506920" w:rsidRDefault="00506920" w:rsidP="00506920">
      <w:pPr>
        <w:rPr>
          <w:rFonts w:cs="Arial"/>
        </w:rPr>
      </w:pPr>
    </w:p>
    <w:p w14:paraId="6B12ECC1" w14:textId="77777777" w:rsidR="00506920" w:rsidRDefault="00506920" w:rsidP="00506920">
      <w:pPr>
        <w:rPr>
          <w:rFonts w:cs="Arial"/>
        </w:rPr>
      </w:pPr>
    </w:p>
    <w:p w14:paraId="50118925" w14:textId="77777777" w:rsidR="00506920" w:rsidRDefault="00506920" w:rsidP="00506920">
      <w:pPr>
        <w:rPr>
          <w:rFonts w:cs="Arial"/>
        </w:rPr>
      </w:pPr>
    </w:p>
    <w:p w14:paraId="4BC732F9" w14:textId="77777777" w:rsidR="00085417" w:rsidRDefault="00085417" w:rsidP="00506920">
      <w:pPr>
        <w:rPr>
          <w:rFonts w:cs="Arial"/>
        </w:rPr>
      </w:pPr>
    </w:p>
    <w:p w14:paraId="33FB4ED4" w14:textId="77777777" w:rsidR="00085417" w:rsidRDefault="00085417" w:rsidP="00506920">
      <w:pPr>
        <w:rPr>
          <w:rFonts w:cs="Arial"/>
        </w:rPr>
      </w:pPr>
    </w:p>
    <w:p w14:paraId="4B0BE2B9" w14:textId="77777777" w:rsidR="00085417" w:rsidRDefault="00085417" w:rsidP="00506920">
      <w:pPr>
        <w:rPr>
          <w:rFonts w:cs="Arial"/>
        </w:rPr>
      </w:pPr>
    </w:p>
    <w:p w14:paraId="2205A688" w14:textId="77777777" w:rsidR="00085417" w:rsidRDefault="00085417" w:rsidP="00506920">
      <w:pPr>
        <w:rPr>
          <w:rFonts w:cs="Arial"/>
        </w:rPr>
      </w:pPr>
    </w:p>
    <w:p w14:paraId="4DD26248" w14:textId="77777777" w:rsidR="00085417" w:rsidRDefault="00085417" w:rsidP="00506920">
      <w:pPr>
        <w:rPr>
          <w:rFonts w:cs="Arial"/>
        </w:rPr>
      </w:pPr>
    </w:p>
    <w:p w14:paraId="1B114AD0" w14:textId="77777777" w:rsidR="00085417" w:rsidRDefault="00085417" w:rsidP="00506920">
      <w:pPr>
        <w:rPr>
          <w:rFonts w:cs="Arial"/>
        </w:rPr>
      </w:pPr>
    </w:p>
    <w:p w14:paraId="016FBB33" w14:textId="77777777" w:rsidR="00085417" w:rsidRDefault="00085417" w:rsidP="00506920">
      <w:pPr>
        <w:rPr>
          <w:rFonts w:cs="Arial"/>
        </w:rPr>
      </w:pPr>
    </w:p>
    <w:p w14:paraId="366D3865" w14:textId="77777777" w:rsidR="00085417" w:rsidRDefault="00085417" w:rsidP="00506920">
      <w:pPr>
        <w:rPr>
          <w:rFonts w:cs="Arial"/>
        </w:rPr>
      </w:pPr>
    </w:p>
    <w:p w14:paraId="17193C42" w14:textId="77777777" w:rsidR="00085417" w:rsidRDefault="00085417" w:rsidP="00506920">
      <w:pPr>
        <w:rPr>
          <w:rFonts w:cs="Arial"/>
        </w:rPr>
      </w:pPr>
    </w:p>
    <w:p w14:paraId="3E296C72" w14:textId="77777777" w:rsidR="00085417" w:rsidRDefault="00085417" w:rsidP="00506920">
      <w:pPr>
        <w:rPr>
          <w:rFonts w:cs="Arial"/>
        </w:rPr>
      </w:pPr>
    </w:p>
    <w:p w14:paraId="56321B4B" w14:textId="77777777" w:rsidR="00085417" w:rsidRDefault="00085417" w:rsidP="00506920">
      <w:pPr>
        <w:rPr>
          <w:rFonts w:cs="Arial"/>
        </w:rPr>
      </w:pPr>
    </w:p>
    <w:p w14:paraId="5B4DE9D5" w14:textId="77777777" w:rsidR="00085417" w:rsidRDefault="00085417" w:rsidP="00506920">
      <w:pPr>
        <w:rPr>
          <w:rFonts w:cs="Arial"/>
        </w:rPr>
      </w:pPr>
    </w:p>
    <w:p w14:paraId="57106532" w14:textId="77777777" w:rsidR="00085417" w:rsidRDefault="00085417" w:rsidP="00506920">
      <w:pPr>
        <w:rPr>
          <w:rFonts w:cs="Arial"/>
        </w:rPr>
      </w:pPr>
    </w:p>
    <w:p w14:paraId="2B0720AF" w14:textId="77777777" w:rsidR="00085417" w:rsidRDefault="00085417" w:rsidP="00506920">
      <w:pPr>
        <w:rPr>
          <w:rFonts w:cs="Arial"/>
        </w:rPr>
      </w:pPr>
    </w:p>
    <w:p w14:paraId="4B7D942B" w14:textId="77777777" w:rsidR="00506920" w:rsidRPr="00506920" w:rsidRDefault="00506920" w:rsidP="00506920">
      <w:pPr>
        <w:rPr>
          <w:rFonts w:cs="Arial"/>
          <w:b/>
        </w:rPr>
      </w:pPr>
    </w:p>
    <w:p w14:paraId="2BAA111C" w14:textId="61788427" w:rsidR="00506920" w:rsidRPr="00C01590" w:rsidRDefault="00FD11F9" w:rsidP="00C01590">
      <w:pPr>
        <w:jc w:val="center"/>
        <w:rPr>
          <w:b/>
          <w:sz w:val="28"/>
        </w:rPr>
      </w:pPr>
      <w:r>
        <w:rPr>
          <w:b/>
          <w:sz w:val="28"/>
        </w:rPr>
        <w:t xml:space="preserve">          </w:t>
      </w:r>
      <w:r w:rsidR="00506920" w:rsidRPr="00C01590">
        <w:rPr>
          <w:b/>
          <w:sz w:val="28"/>
        </w:rPr>
        <w:t>INTENTIONALLY LEFT BLANK</w:t>
      </w:r>
    </w:p>
    <w:p w14:paraId="365F30B2" w14:textId="77777777" w:rsidR="00506920" w:rsidRDefault="00506920" w:rsidP="00506920">
      <w:pPr>
        <w:rPr>
          <w:rFonts w:cs="Arial"/>
        </w:rPr>
      </w:pPr>
    </w:p>
    <w:p w14:paraId="7CDBE81D" w14:textId="77777777" w:rsidR="00506920" w:rsidRPr="00506920" w:rsidRDefault="00506920" w:rsidP="00506920">
      <w:pPr>
        <w:rPr>
          <w:rFonts w:cs="Arial"/>
        </w:rPr>
        <w:sectPr w:rsidR="00506920" w:rsidRPr="00506920" w:rsidSect="007C7899">
          <w:footerReference w:type="even" r:id="rId22"/>
          <w:footerReference w:type="default" r:id="rId23"/>
          <w:pgSz w:w="11909" w:h="16834" w:code="9"/>
          <w:pgMar w:top="360" w:right="648" w:bottom="360" w:left="1296" w:header="360" w:footer="360" w:gutter="0"/>
          <w:pgNumType w:start="1" w:chapStyle="9"/>
          <w:cols w:space="720"/>
          <w:docGrid w:linePitch="272"/>
        </w:sectPr>
      </w:pPr>
    </w:p>
    <w:p w14:paraId="1B649D5E" w14:textId="77777777" w:rsidR="00470F7E" w:rsidRDefault="00470F7E" w:rsidP="003B297B">
      <w:pPr>
        <w:rPr>
          <w:rFonts w:cs="Arial"/>
        </w:rPr>
      </w:pPr>
    </w:p>
    <w:p w14:paraId="7DF5EA4C" w14:textId="77777777" w:rsidR="003B297B" w:rsidRPr="003B297B" w:rsidRDefault="003B297B" w:rsidP="003B297B">
      <w:pPr>
        <w:rPr>
          <w:rFonts w:ascii="Arial Narrow" w:hAnsi="Arial Narrow"/>
          <w:lang w:val="en-GB"/>
        </w:rPr>
      </w:pPr>
    </w:p>
    <w:p w14:paraId="5E2A6CEE" w14:textId="77777777" w:rsidR="003B297B" w:rsidRPr="003B297B" w:rsidRDefault="003B297B" w:rsidP="003B297B">
      <w:pPr>
        <w:rPr>
          <w:rFonts w:ascii="Arial Narrow" w:hAnsi="Arial Narrow"/>
          <w:lang w:val="en-GB"/>
        </w:rPr>
      </w:pPr>
    </w:p>
    <w:p w14:paraId="1CA1C21A" w14:textId="77777777" w:rsidR="003B297B" w:rsidRPr="003B297B" w:rsidRDefault="003B297B" w:rsidP="003B297B">
      <w:pPr>
        <w:rPr>
          <w:rFonts w:ascii="Arial Narrow" w:hAnsi="Arial Narrow"/>
          <w:lang w:val="en-GB"/>
        </w:rPr>
      </w:pPr>
    </w:p>
    <w:p w14:paraId="04A0188B" w14:textId="77777777" w:rsidR="003B297B" w:rsidRPr="003B297B" w:rsidRDefault="003B297B" w:rsidP="003B297B">
      <w:pPr>
        <w:rPr>
          <w:rFonts w:ascii="Arial Narrow" w:hAnsi="Arial Narrow"/>
          <w:lang w:val="en-GB"/>
        </w:rPr>
      </w:pPr>
    </w:p>
    <w:p w14:paraId="0CDA4FB6" w14:textId="77777777" w:rsidR="003B297B" w:rsidRDefault="003B297B" w:rsidP="003B297B">
      <w:pPr>
        <w:rPr>
          <w:rFonts w:ascii="Arial Narrow" w:hAnsi="Arial Narrow"/>
        </w:rPr>
      </w:pPr>
    </w:p>
    <w:p w14:paraId="2E30A9F9" w14:textId="77777777" w:rsidR="003B297B" w:rsidRDefault="003B297B" w:rsidP="003B297B">
      <w:pPr>
        <w:rPr>
          <w:rFonts w:ascii="Arial Narrow" w:hAnsi="Arial Narrow"/>
        </w:rPr>
      </w:pPr>
    </w:p>
    <w:p w14:paraId="1BF5796B" w14:textId="77777777" w:rsidR="003B297B" w:rsidRDefault="003B297B" w:rsidP="003B297B">
      <w:pPr>
        <w:rPr>
          <w:rFonts w:ascii="Arial Narrow" w:hAnsi="Arial Narrow"/>
        </w:rPr>
      </w:pPr>
    </w:p>
    <w:p w14:paraId="333FCE0C" w14:textId="77777777" w:rsidR="003B297B" w:rsidRDefault="003B297B" w:rsidP="003B297B">
      <w:pPr>
        <w:rPr>
          <w:rFonts w:ascii="Arial Narrow" w:hAnsi="Arial Narrow"/>
        </w:rPr>
      </w:pPr>
    </w:p>
    <w:p w14:paraId="31D06379" w14:textId="77777777" w:rsidR="004A261A" w:rsidRDefault="004A261A" w:rsidP="003B297B">
      <w:pPr>
        <w:rPr>
          <w:rFonts w:ascii="Arial Narrow" w:hAnsi="Arial Narrow"/>
        </w:rPr>
      </w:pPr>
    </w:p>
    <w:p w14:paraId="2284ECE1" w14:textId="77777777" w:rsidR="003B297B" w:rsidRDefault="003B297B" w:rsidP="003B297B">
      <w:pPr>
        <w:rPr>
          <w:rFonts w:ascii="Arial Narrow" w:hAnsi="Arial Narrow"/>
        </w:rPr>
      </w:pPr>
    </w:p>
    <w:p w14:paraId="608037FF" w14:textId="77777777" w:rsidR="003B297B" w:rsidRDefault="003B297B" w:rsidP="003B297B">
      <w:pPr>
        <w:rPr>
          <w:rFonts w:ascii="Arial Narrow" w:hAnsi="Arial Narrow"/>
        </w:rPr>
      </w:pPr>
    </w:p>
    <w:p w14:paraId="31F11DAF" w14:textId="77777777" w:rsidR="003B297B" w:rsidRDefault="003B297B" w:rsidP="003B297B">
      <w:pPr>
        <w:rPr>
          <w:rFonts w:ascii="Arial Narrow" w:hAnsi="Arial Narrow"/>
        </w:rPr>
      </w:pPr>
    </w:p>
    <w:p w14:paraId="0A0C9992" w14:textId="77777777" w:rsidR="003B297B" w:rsidRDefault="003B297B" w:rsidP="003B297B">
      <w:pPr>
        <w:rPr>
          <w:rFonts w:ascii="Arial Narrow" w:hAnsi="Arial Narrow"/>
        </w:rPr>
      </w:pPr>
    </w:p>
    <w:p w14:paraId="206C2519" w14:textId="77777777" w:rsidR="003B297B" w:rsidRDefault="003B297B" w:rsidP="003B297B">
      <w:pPr>
        <w:rPr>
          <w:rFonts w:ascii="Arial Narrow" w:hAnsi="Arial Narrow"/>
        </w:rPr>
      </w:pPr>
    </w:p>
    <w:p w14:paraId="6FD7E641" w14:textId="77777777" w:rsidR="003B297B" w:rsidRDefault="003B297B" w:rsidP="003B297B">
      <w:pPr>
        <w:jc w:val="center"/>
        <w:rPr>
          <w:rFonts w:ascii="Arial Narrow" w:hAnsi="Arial Narrow"/>
          <w:b/>
          <w:sz w:val="28"/>
          <w:szCs w:val="28"/>
        </w:rPr>
      </w:pPr>
    </w:p>
    <w:p w14:paraId="48A931F7" w14:textId="77777777" w:rsidR="003B297B" w:rsidRDefault="003B297B" w:rsidP="003B297B">
      <w:pPr>
        <w:jc w:val="center"/>
        <w:rPr>
          <w:rFonts w:ascii="Arial Narrow" w:hAnsi="Arial Narrow"/>
          <w:b/>
          <w:sz w:val="28"/>
          <w:szCs w:val="28"/>
        </w:rPr>
      </w:pPr>
    </w:p>
    <w:p w14:paraId="1DEEAF5E" w14:textId="77777777" w:rsidR="003B297B" w:rsidRPr="003359C8" w:rsidRDefault="00CF0450" w:rsidP="00633F20">
      <w:pPr>
        <w:pStyle w:val="Heading9"/>
      </w:pPr>
      <w:bookmarkStart w:id="260" w:name="_Toc187466032"/>
      <w:bookmarkStart w:id="261" w:name="_Toc187483228"/>
      <w:bookmarkStart w:id="262" w:name="_Toc187483947"/>
      <w:bookmarkStart w:id="263" w:name="_Toc216835059"/>
      <w:bookmarkStart w:id="264" w:name="_Toc283218708"/>
      <w:bookmarkStart w:id="265" w:name="_Toc283739255"/>
      <w:bookmarkStart w:id="266" w:name="_Toc449860815"/>
      <w:bookmarkStart w:id="267" w:name="_Toc449860909"/>
      <w:bookmarkStart w:id="268" w:name="_Toc523822047"/>
      <w:r w:rsidRPr="003359C8">
        <w:t xml:space="preserve">- </w:t>
      </w:r>
      <w:r w:rsidR="00C77821" w:rsidRPr="003359C8">
        <w:t>M</w:t>
      </w:r>
      <w:r w:rsidR="003B297B" w:rsidRPr="003359C8">
        <w:t>ANUAL BACKGROUND</w:t>
      </w:r>
      <w:bookmarkEnd w:id="260"/>
      <w:bookmarkEnd w:id="261"/>
      <w:bookmarkEnd w:id="262"/>
      <w:bookmarkEnd w:id="263"/>
      <w:bookmarkEnd w:id="264"/>
      <w:bookmarkEnd w:id="265"/>
      <w:bookmarkEnd w:id="266"/>
      <w:bookmarkEnd w:id="267"/>
      <w:bookmarkEnd w:id="268"/>
    </w:p>
    <w:p w14:paraId="68CA6C6F" w14:textId="77777777" w:rsidR="00E842D2" w:rsidRDefault="003B297B" w:rsidP="00A2110D">
      <w:pPr>
        <w:rPr>
          <w:rFonts w:ascii="Arial Narrow" w:hAnsi="Arial Narrow"/>
          <w:b/>
          <w:sz w:val="22"/>
          <w:szCs w:val="22"/>
          <w:lang w:val="en-GB"/>
        </w:rPr>
      </w:pPr>
      <w:bookmarkStart w:id="269" w:name="_Toc187483229"/>
      <w:bookmarkStart w:id="270" w:name="_Toc187483948"/>
      <w:r>
        <w:rPr>
          <w:rFonts w:ascii="Arial Narrow" w:hAnsi="Arial Narrow"/>
          <w:b/>
          <w:sz w:val="22"/>
          <w:szCs w:val="22"/>
          <w:lang w:val="en-GB"/>
        </w:rPr>
        <w:br w:type="page"/>
      </w:r>
      <w:bookmarkStart w:id="271" w:name="_Toc216835060"/>
    </w:p>
    <w:p w14:paraId="38AEBC83" w14:textId="77777777" w:rsidR="00F505A5" w:rsidRDefault="003B297B" w:rsidP="006B6D62">
      <w:pPr>
        <w:pStyle w:val="Heading1"/>
        <w:numPr>
          <w:ilvl w:val="1"/>
          <w:numId w:val="4"/>
        </w:numPr>
        <w:spacing w:before="0" w:line="240" w:lineRule="atLeast"/>
        <w:ind w:left="576" w:hanging="216"/>
      </w:pPr>
      <w:bookmarkStart w:id="272" w:name="_Toc283218709"/>
      <w:bookmarkStart w:id="273" w:name="_Toc283739256"/>
      <w:bookmarkStart w:id="274" w:name="_Toc449860816"/>
      <w:bookmarkStart w:id="275" w:name="_Toc449860910"/>
      <w:bookmarkStart w:id="276" w:name="_Toc523822048"/>
      <w:r w:rsidRPr="003359C8">
        <w:lastRenderedPageBreak/>
        <w:t>INTRODUCTION</w:t>
      </w:r>
      <w:bookmarkEnd w:id="269"/>
      <w:bookmarkEnd w:id="270"/>
      <w:bookmarkEnd w:id="271"/>
      <w:bookmarkEnd w:id="272"/>
      <w:bookmarkEnd w:id="273"/>
      <w:bookmarkEnd w:id="274"/>
      <w:bookmarkEnd w:id="275"/>
      <w:bookmarkEnd w:id="276"/>
    </w:p>
    <w:p w14:paraId="71836F5B" w14:textId="77777777" w:rsidR="006B6D62" w:rsidRPr="006B6D62" w:rsidRDefault="006B6D62" w:rsidP="006B6D62">
      <w:pPr>
        <w:spacing w:before="0"/>
        <w:rPr>
          <w:lang w:val="en-GB"/>
        </w:rPr>
      </w:pPr>
    </w:p>
    <w:p w14:paraId="2282AD6E" w14:textId="71BBACF4" w:rsidR="00F85E2D" w:rsidRDefault="00A129F4" w:rsidP="006B6D62">
      <w:pPr>
        <w:spacing w:before="0"/>
        <w:jc w:val="both"/>
      </w:pPr>
      <w:r>
        <w:rPr>
          <w:rFonts w:cs="Arial"/>
        </w:rPr>
        <w:t>This is the CLRS</w:t>
      </w:r>
      <w:r w:rsidR="00F10EAF" w:rsidRPr="009A545D">
        <w:rPr>
          <w:rFonts w:cs="Arial"/>
        </w:rPr>
        <w:t xml:space="preserve"> SOD, hereinafter referred to as </w:t>
      </w:r>
      <w:r w:rsidR="00C01590">
        <w:rPr>
          <w:rFonts w:cs="Arial"/>
        </w:rPr>
        <w:t>‘</w:t>
      </w:r>
      <w:r w:rsidR="00F10EAF" w:rsidRPr="009A545D">
        <w:rPr>
          <w:rFonts w:cs="Arial"/>
        </w:rPr>
        <w:t>the Policy</w:t>
      </w:r>
      <w:r w:rsidR="00C01590">
        <w:rPr>
          <w:rFonts w:cs="Arial"/>
        </w:rPr>
        <w:t>’</w:t>
      </w:r>
      <w:r w:rsidR="00F10EAF" w:rsidRPr="009A545D">
        <w:rPr>
          <w:rFonts w:cs="Arial"/>
        </w:rPr>
        <w:t xml:space="preserve"> provides comprehensive operating procedures within the scope and application herein defined in Part 2 Section 3.0 for Malaysia Airlines Berhad (MAB).</w:t>
      </w:r>
    </w:p>
    <w:p w14:paraId="0A442583" w14:textId="77777777" w:rsidR="003B297B" w:rsidRPr="003359C8" w:rsidRDefault="003B297B" w:rsidP="006B6D62">
      <w:pPr>
        <w:spacing w:before="0"/>
        <w:ind w:left="0"/>
        <w:jc w:val="both"/>
        <w:rPr>
          <w:rFonts w:cs="Arial"/>
        </w:rPr>
      </w:pPr>
    </w:p>
    <w:p w14:paraId="735FD02E" w14:textId="77777777" w:rsidR="00F505A5" w:rsidRDefault="003B297B" w:rsidP="006B6D62">
      <w:pPr>
        <w:pStyle w:val="Heading1"/>
        <w:numPr>
          <w:ilvl w:val="1"/>
          <w:numId w:val="4"/>
        </w:numPr>
        <w:spacing w:before="0"/>
        <w:ind w:left="540" w:hanging="180"/>
      </w:pPr>
      <w:bookmarkStart w:id="277" w:name="_Toc187483230"/>
      <w:bookmarkStart w:id="278" w:name="_Toc187483949"/>
      <w:bookmarkStart w:id="279" w:name="_Toc216835061"/>
      <w:bookmarkStart w:id="280" w:name="_Toc283218710"/>
      <w:bookmarkStart w:id="281" w:name="_Toc283739257"/>
      <w:bookmarkStart w:id="282" w:name="_Toc449860817"/>
      <w:bookmarkStart w:id="283" w:name="_Toc449860911"/>
      <w:bookmarkStart w:id="284" w:name="_Toc523822049"/>
      <w:r w:rsidRPr="003359C8">
        <w:t>PURPOSE</w:t>
      </w:r>
      <w:bookmarkEnd w:id="277"/>
      <w:bookmarkEnd w:id="278"/>
      <w:bookmarkEnd w:id="279"/>
      <w:bookmarkEnd w:id="280"/>
      <w:bookmarkEnd w:id="281"/>
      <w:bookmarkEnd w:id="282"/>
      <w:bookmarkEnd w:id="283"/>
      <w:bookmarkEnd w:id="284"/>
    </w:p>
    <w:p w14:paraId="5C9458EA" w14:textId="77777777" w:rsidR="006B6D62" w:rsidRPr="006B6D62" w:rsidRDefault="006B6D62" w:rsidP="006B6D62">
      <w:pPr>
        <w:rPr>
          <w:lang w:val="en-GB"/>
        </w:rPr>
      </w:pPr>
    </w:p>
    <w:p w14:paraId="3DC25A64" w14:textId="77777777" w:rsidR="008D17D5" w:rsidRDefault="008D17D5" w:rsidP="006B6D62">
      <w:pPr>
        <w:spacing w:before="0"/>
        <w:jc w:val="both"/>
      </w:pPr>
      <w:r>
        <w:t>The objective of this document is to provide relevant information required to operate and support a completed project, ready for implementation and handover to IT Operations.</w:t>
      </w:r>
    </w:p>
    <w:p w14:paraId="64127489" w14:textId="77777777" w:rsidR="00C22F63" w:rsidRPr="003359C8" w:rsidRDefault="00C22F63" w:rsidP="006B6D62">
      <w:pPr>
        <w:spacing w:before="0"/>
        <w:ind w:left="1267"/>
      </w:pPr>
    </w:p>
    <w:p w14:paraId="330D8D2D" w14:textId="77777777" w:rsidR="00F505A5" w:rsidRDefault="003B297B" w:rsidP="006B6D62">
      <w:pPr>
        <w:pStyle w:val="Heading1"/>
        <w:numPr>
          <w:ilvl w:val="1"/>
          <w:numId w:val="4"/>
        </w:numPr>
        <w:spacing w:before="0"/>
        <w:ind w:left="540" w:hanging="180"/>
      </w:pPr>
      <w:bookmarkStart w:id="285" w:name="_Toc187483231"/>
      <w:bookmarkStart w:id="286" w:name="_Toc187483950"/>
      <w:bookmarkStart w:id="287" w:name="_Toc216835062"/>
      <w:bookmarkStart w:id="288" w:name="_Toc283218711"/>
      <w:bookmarkStart w:id="289" w:name="_Toc283739258"/>
      <w:bookmarkStart w:id="290" w:name="_Toc449860818"/>
      <w:bookmarkStart w:id="291" w:name="_Toc449860912"/>
      <w:bookmarkStart w:id="292" w:name="_Toc523822050"/>
      <w:r w:rsidRPr="003359C8">
        <w:t>SCOPE AND APPLICATION</w:t>
      </w:r>
      <w:bookmarkEnd w:id="285"/>
      <w:bookmarkEnd w:id="286"/>
      <w:bookmarkEnd w:id="287"/>
      <w:bookmarkEnd w:id="288"/>
      <w:bookmarkEnd w:id="289"/>
      <w:bookmarkEnd w:id="290"/>
      <w:bookmarkEnd w:id="291"/>
      <w:bookmarkEnd w:id="292"/>
    </w:p>
    <w:p w14:paraId="277D8E85" w14:textId="77777777" w:rsidR="006B6D62" w:rsidRPr="006B6D62" w:rsidRDefault="006B6D62" w:rsidP="006B6D62">
      <w:pPr>
        <w:rPr>
          <w:lang w:val="en-GB"/>
        </w:rPr>
      </w:pPr>
    </w:p>
    <w:p w14:paraId="29EDD649" w14:textId="77777777" w:rsidR="00D17508" w:rsidRDefault="0020020D" w:rsidP="006B6D62">
      <w:pPr>
        <w:spacing w:before="0"/>
        <w:jc w:val="both"/>
        <w:rPr>
          <w:rFonts w:cs="Arial"/>
          <w:szCs w:val="22"/>
        </w:rPr>
      </w:pPr>
      <w:r w:rsidRPr="00A62C4F">
        <w:rPr>
          <w:rFonts w:cs="Arial"/>
          <w:szCs w:val="22"/>
        </w:rPr>
        <w:t xml:space="preserve">This document covers relevant information required to operate and support the </w:t>
      </w:r>
      <w:r w:rsidR="00A129F4">
        <w:rPr>
          <w:rFonts w:cs="Arial"/>
          <w:szCs w:val="22"/>
        </w:rPr>
        <w:t>CLRS</w:t>
      </w:r>
      <w:r w:rsidRPr="00A62C4F">
        <w:rPr>
          <w:rFonts w:cs="Arial"/>
          <w:szCs w:val="22"/>
        </w:rPr>
        <w:t xml:space="preserve"> system in </w:t>
      </w:r>
      <w:r w:rsidR="00C01590">
        <w:rPr>
          <w:rFonts w:cs="Arial"/>
          <w:szCs w:val="22"/>
        </w:rPr>
        <w:t xml:space="preserve">the </w:t>
      </w:r>
      <w:r w:rsidRPr="00A62C4F">
        <w:rPr>
          <w:rFonts w:cs="Arial"/>
          <w:szCs w:val="22"/>
        </w:rPr>
        <w:t>production environment. This covers the maintenance operation of the system, database and interfaces.</w:t>
      </w:r>
    </w:p>
    <w:p w14:paraId="24426751" w14:textId="77777777" w:rsidR="0020020D" w:rsidRPr="002D4559" w:rsidRDefault="0020020D" w:rsidP="006B6D62">
      <w:pPr>
        <w:spacing w:before="0"/>
        <w:rPr>
          <w:rFonts w:ascii="Arial Narrow" w:hAnsi="Arial Narrow"/>
          <w:sz w:val="22"/>
          <w:szCs w:val="22"/>
          <w:lang w:val="en-GB"/>
        </w:rPr>
      </w:pPr>
    </w:p>
    <w:p w14:paraId="22825C21" w14:textId="77777777" w:rsidR="00F505A5" w:rsidRDefault="003B297B" w:rsidP="006B6D62">
      <w:pPr>
        <w:pStyle w:val="Heading1"/>
        <w:numPr>
          <w:ilvl w:val="1"/>
          <w:numId w:val="4"/>
        </w:numPr>
        <w:spacing w:before="0"/>
        <w:ind w:left="540" w:hanging="180"/>
      </w:pPr>
      <w:bookmarkStart w:id="293" w:name="_Toc187483232"/>
      <w:bookmarkStart w:id="294" w:name="_Toc187483951"/>
      <w:bookmarkStart w:id="295" w:name="_Toc216835063"/>
      <w:bookmarkStart w:id="296" w:name="_Toc283218712"/>
      <w:bookmarkStart w:id="297" w:name="_Toc283739259"/>
      <w:bookmarkStart w:id="298" w:name="_Toc449860819"/>
      <w:bookmarkStart w:id="299" w:name="_Toc449860913"/>
      <w:bookmarkStart w:id="300" w:name="_Toc523822051"/>
      <w:r w:rsidRPr="003359C8">
        <w:t>DEFINITION OF TERMS</w:t>
      </w:r>
      <w:bookmarkEnd w:id="293"/>
      <w:bookmarkEnd w:id="294"/>
      <w:bookmarkEnd w:id="295"/>
      <w:bookmarkEnd w:id="296"/>
      <w:bookmarkEnd w:id="297"/>
      <w:bookmarkEnd w:id="298"/>
      <w:bookmarkEnd w:id="299"/>
      <w:bookmarkEnd w:id="300"/>
    </w:p>
    <w:p w14:paraId="455FA353" w14:textId="7670756E" w:rsidR="00FE1AF2" w:rsidRPr="00CB15D3" w:rsidRDefault="00CB15D3" w:rsidP="007F43AA">
      <w:pPr>
        <w:pStyle w:val="Caption"/>
        <w:keepNext/>
        <w:ind w:left="0"/>
        <w:jc w:val="left"/>
        <w:rPr>
          <w:b w:val="0"/>
        </w:rPr>
      </w:pPr>
      <w:r>
        <w:t xml:space="preserve">                 </w:t>
      </w:r>
      <w:r>
        <w:rPr>
          <w:b w:val="0"/>
        </w:rPr>
        <w:t>The below table depicts abbreviations used in this document.</w:t>
      </w:r>
    </w:p>
    <w:tbl>
      <w:tblPr>
        <w:tblW w:w="9402" w:type="dxa"/>
        <w:tblInd w:w="710" w:type="dxa"/>
        <w:tblLayout w:type="fixed"/>
        <w:tblLook w:val="0000" w:firstRow="0" w:lastRow="0" w:firstColumn="0" w:lastColumn="0" w:noHBand="0" w:noVBand="0"/>
      </w:tblPr>
      <w:tblGrid>
        <w:gridCol w:w="1432"/>
        <w:gridCol w:w="7970"/>
      </w:tblGrid>
      <w:tr w:rsidR="00C01590" w:rsidRPr="00D447FD" w14:paraId="1D79604F" w14:textId="77777777" w:rsidTr="006B6D62">
        <w:trPr>
          <w:trHeight w:val="167"/>
        </w:trPr>
        <w:tc>
          <w:tcPr>
            <w:tcW w:w="1432" w:type="dxa"/>
            <w:tcBorders>
              <w:top w:val="single" w:sz="4" w:space="0" w:color="000000"/>
              <w:left w:val="single" w:sz="4" w:space="0" w:color="000000"/>
              <w:bottom w:val="single" w:sz="4" w:space="0" w:color="000000"/>
            </w:tcBorders>
            <w:shd w:val="clear" w:color="auto" w:fill="8DB3E2" w:themeFill="text2" w:themeFillTint="66"/>
          </w:tcPr>
          <w:p w14:paraId="0B5F9BFB" w14:textId="77777777" w:rsidR="00C01590" w:rsidRPr="00D447FD" w:rsidRDefault="00C01590" w:rsidP="006B6D62">
            <w:pPr>
              <w:pStyle w:val="Header"/>
              <w:tabs>
                <w:tab w:val="clear" w:pos="4320"/>
                <w:tab w:val="clear" w:pos="8640"/>
              </w:tabs>
              <w:spacing w:before="0" w:line="276" w:lineRule="auto"/>
              <w:ind w:left="0" w:right="-23"/>
              <w:rPr>
                <w:rFonts w:cs="Arial"/>
                <w:b/>
                <w:lang w:val="en-GB"/>
              </w:rPr>
            </w:pPr>
            <w:r w:rsidRPr="009970CA">
              <w:rPr>
                <w:rFonts w:cs="Arial"/>
                <w:b/>
                <w:lang w:val="en-GB"/>
              </w:rPr>
              <w:t>Abbreviation</w:t>
            </w:r>
          </w:p>
        </w:tc>
        <w:tc>
          <w:tcPr>
            <w:tcW w:w="79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6DEFA427" w14:textId="77777777" w:rsidR="00C01590" w:rsidRPr="00D447FD" w:rsidRDefault="00C01590" w:rsidP="006B6D62">
            <w:pPr>
              <w:pStyle w:val="Header"/>
              <w:tabs>
                <w:tab w:val="clear" w:pos="4320"/>
                <w:tab w:val="clear" w:pos="8640"/>
              </w:tabs>
              <w:spacing w:before="0" w:line="276" w:lineRule="auto"/>
              <w:ind w:left="0" w:right="-23"/>
              <w:rPr>
                <w:rFonts w:cs="Arial"/>
                <w:b/>
                <w:lang w:val="en-GB"/>
              </w:rPr>
            </w:pPr>
            <w:r w:rsidRPr="009970CA">
              <w:rPr>
                <w:rFonts w:cs="Arial"/>
                <w:b/>
                <w:lang w:val="en-GB"/>
              </w:rPr>
              <w:t>Denote</w:t>
            </w:r>
          </w:p>
        </w:tc>
      </w:tr>
      <w:tr w:rsidR="00C01590" w:rsidRPr="00D447FD" w14:paraId="5611F497" w14:textId="77777777" w:rsidTr="006B6D62">
        <w:trPr>
          <w:trHeight w:val="167"/>
        </w:trPr>
        <w:tc>
          <w:tcPr>
            <w:tcW w:w="1432" w:type="dxa"/>
            <w:tcBorders>
              <w:top w:val="single" w:sz="4" w:space="0" w:color="000000"/>
              <w:left w:val="single" w:sz="4" w:space="0" w:color="000000"/>
              <w:bottom w:val="single" w:sz="4" w:space="0" w:color="000000"/>
            </w:tcBorders>
            <w:shd w:val="clear" w:color="auto" w:fill="auto"/>
          </w:tcPr>
          <w:p w14:paraId="54707F27" w14:textId="77777777" w:rsidR="00C01590" w:rsidRDefault="00C01590" w:rsidP="006B6D62">
            <w:pPr>
              <w:pStyle w:val="Header"/>
              <w:tabs>
                <w:tab w:val="clear" w:pos="4320"/>
                <w:tab w:val="clear" w:pos="8640"/>
              </w:tabs>
              <w:spacing w:before="0" w:line="276" w:lineRule="auto"/>
              <w:ind w:left="0" w:right="-23"/>
              <w:rPr>
                <w:rFonts w:cs="Arial"/>
                <w:lang w:val="en-GB"/>
              </w:rPr>
            </w:pPr>
            <w:r>
              <w:rPr>
                <w:rFonts w:cs="Arial"/>
                <w:lang w:val="en-GB"/>
              </w:rPr>
              <w:t>CLRS</w:t>
            </w:r>
          </w:p>
        </w:tc>
        <w:tc>
          <w:tcPr>
            <w:tcW w:w="7970" w:type="dxa"/>
            <w:tcBorders>
              <w:top w:val="single" w:sz="4" w:space="0" w:color="000000"/>
              <w:left w:val="single" w:sz="4" w:space="0" w:color="000000"/>
              <w:bottom w:val="single" w:sz="4" w:space="0" w:color="000000"/>
              <w:right w:val="single" w:sz="4" w:space="0" w:color="000000"/>
            </w:tcBorders>
            <w:shd w:val="clear" w:color="auto" w:fill="auto"/>
          </w:tcPr>
          <w:p w14:paraId="7ACAEDCE" w14:textId="77777777" w:rsidR="00C01590" w:rsidRDefault="00C01590" w:rsidP="006B6D62">
            <w:pPr>
              <w:pStyle w:val="Header"/>
              <w:tabs>
                <w:tab w:val="clear" w:pos="4320"/>
                <w:tab w:val="clear" w:pos="8640"/>
              </w:tabs>
              <w:spacing w:before="0" w:line="276" w:lineRule="auto"/>
              <w:ind w:left="0" w:right="-23"/>
              <w:rPr>
                <w:rFonts w:cs="Arial"/>
                <w:lang w:val="en-GB"/>
              </w:rPr>
            </w:pPr>
            <w:r>
              <w:rPr>
                <w:rFonts w:cs="Arial"/>
                <w:lang w:val="en-GB"/>
              </w:rPr>
              <w:t>Crew Leave Reconciliation System</w:t>
            </w:r>
          </w:p>
        </w:tc>
      </w:tr>
      <w:tr w:rsidR="00C01590" w:rsidRPr="00D447FD" w14:paraId="4D1CE45C" w14:textId="77777777" w:rsidTr="006B6D62">
        <w:trPr>
          <w:trHeight w:val="167"/>
        </w:trPr>
        <w:tc>
          <w:tcPr>
            <w:tcW w:w="1432" w:type="dxa"/>
            <w:tcBorders>
              <w:top w:val="single" w:sz="4" w:space="0" w:color="000000"/>
              <w:left w:val="single" w:sz="4" w:space="0" w:color="000000"/>
              <w:bottom w:val="single" w:sz="4" w:space="0" w:color="000000"/>
            </w:tcBorders>
            <w:shd w:val="clear" w:color="auto" w:fill="auto"/>
          </w:tcPr>
          <w:p w14:paraId="09E12F55" w14:textId="77777777" w:rsidR="00C01590" w:rsidRDefault="00C01590" w:rsidP="006B6D62">
            <w:pPr>
              <w:pStyle w:val="Header"/>
              <w:tabs>
                <w:tab w:val="clear" w:pos="4320"/>
                <w:tab w:val="clear" w:pos="8640"/>
              </w:tabs>
              <w:spacing w:before="0" w:line="276" w:lineRule="auto"/>
              <w:ind w:left="0" w:right="-23"/>
              <w:rPr>
                <w:rFonts w:cs="Arial"/>
                <w:lang w:val="en-GB"/>
              </w:rPr>
            </w:pPr>
            <w:r>
              <w:rPr>
                <w:rFonts w:cs="Arial"/>
                <w:lang w:val="en-GB"/>
              </w:rPr>
              <w:t>EAI</w:t>
            </w:r>
          </w:p>
        </w:tc>
        <w:tc>
          <w:tcPr>
            <w:tcW w:w="7970" w:type="dxa"/>
            <w:tcBorders>
              <w:top w:val="single" w:sz="4" w:space="0" w:color="000000"/>
              <w:left w:val="single" w:sz="4" w:space="0" w:color="000000"/>
              <w:bottom w:val="single" w:sz="4" w:space="0" w:color="000000"/>
              <w:right w:val="single" w:sz="4" w:space="0" w:color="000000"/>
            </w:tcBorders>
            <w:shd w:val="clear" w:color="auto" w:fill="auto"/>
          </w:tcPr>
          <w:p w14:paraId="1EE187A1" w14:textId="77777777" w:rsidR="00C01590" w:rsidRDefault="00C01590" w:rsidP="006B6D62">
            <w:pPr>
              <w:pStyle w:val="Header"/>
              <w:tabs>
                <w:tab w:val="clear" w:pos="4320"/>
                <w:tab w:val="clear" w:pos="8640"/>
              </w:tabs>
              <w:spacing w:before="0" w:line="276" w:lineRule="auto"/>
              <w:ind w:left="0" w:right="-23"/>
              <w:rPr>
                <w:rFonts w:cs="Arial"/>
                <w:lang w:val="en-GB"/>
              </w:rPr>
            </w:pPr>
            <w:r w:rsidRPr="006D75F2">
              <w:t>Enterprise Application Integration</w:t>
            </w:r>
          </w:p>
        </w:tc>
      </w:tr>
      <w:tr w:rsidR="00C01590" w:rsidRPr="00D447FD" w14:paraId="2CFA1D06" w14:textId="77777777" w:rsidTr="006B6D62">
        <w:trPr>
          <w:trHeight w:val="167"/>
        </w:trPr>
        <w:tc>
          <w:tcPr>
            <w:tcW w:w="1432" w:type="dxa"/>
            <w:tcBorders>
              <w:top w:val="single" w:sz="4" w:space="0" w:color="000000"/>
              <w:left w:val="single" w:sz="4" w:space="0" w:color="000000"/>
              <w:bottom w:val="single" w:sz="4" w:space="0" w:color="000000"/>
            </w:tcBorders>
            <w:shd w:val="clear" w:color="auto" w:fill="auto"/>
          </w:tcPr>
          <w:p w14:paraId="68717217" w14:textId="77777777" w:rsidR="00C01590" w:rsidRPr="00D447FD" w:rsidRDefault="00C01590" w:rsidP="006B6D62">
            <w:pPr>
              <w:pStyle w:val="Header"/>
              <w:tabs>
                <w:tab w:val="clear" w:pos="4320"/>
                <w:tab w:val="clear" w:pos="8640"/>
              </w:tabs>
              <w:spacing w:before="0" w:line="276" w:lineRule="auto"/>
              <w:ind w:left="0" w:right="-23"/>
              <w:rPr>
                <w:rFonts w:cs="Arial"/>
                <w:lang w:val="en-GB"/>
              </w:rPr>
            </w:pPr>
            <w:r>
              <w:rPr>
                <w:rFonts w:cs="Arial"/>
                <w:lang w:val="en-GB"/>
              </w:rPr>
              <w:t>MAB</w:t>
            </w:r>
          </w:p>
        </w:tc>
        <w:tc>
          <w:tcPr>
            <w:tcW w:w="7970" w:type="dxa"/>
            <w:tcBorders>
              <w:top w:val="single" w:sz="4" w:space="0" w:color="000000"/>
              <w:left w:val="single" w:sz="4" w:space="0" w:color="000000"/>
              <w:bottom w:val="single" w:sz="4" w:space="0" w:color="000000"/>
              <w:right w:val="single" w:sz="4" w:space="0" w:color="000000"/>
            </w:tcBorders>
            <w:shd w:val="clear" w:color="auto" w:fill="auto"/>
          </w:tcPr>
          <w:p w14:paraId="6332BFEF" w14:textId="77777777" w:rsidR="00C01590" w:rsidRDefault="00C01590" w:rsidP="006B6D62">
            <w:pPr>
              <w:pStyle w:val="Header"/>
              <w:tabs>
                <w:tab w:val="clear" w:pos="4320"/>
                <w:tab w:val="clear" w:pos="8640"/>
              </w:tabs>
              <w:spacing w:before="0" w:line="276" w:lineRule="auto"/>
              <w:ind w:left="0" w:right="-23"/>
              <w:rPr>
                <w:rFonts w:cs="Arial"/>
                <w:lang w:val="en-GB"/>
              </w:rPr>
            </w:pPr>
            <w:r>
              <w:rPr>
                <w:rFonts w:cs="Arial"/>
                <w:lang w:val="en-GB"/>
              </w:rPr>
              <w:t>Malaysia Airlines Berhad</w:t>
            </w:r>
          </w:p>
        </w:tc>
      </w:tr>
      <w:tr w:rsidR="00C01590" w:rsidRPr="00D447FD" w14:paraId="70F6897C" w14:textId="77777777" w:rsidTr="006B6D62">
        <w:trPr>
          <w:trHeight w:val="167"/>
        </w:trPr>
        <w:tc>
          <w:tcPr>
            <w:tcW w:w="1432" w:type="dxa"/>
            <w:tcBorders>
              <w:top w:val="single" w:sz="4" w:space="0" w:color="000000"/>
              <w:left w:val="single" w:sz="4" w:space="0" w:color="000000"/>
              <w:bottom w:val="single" w:sz="4" w:space="0" w:color="000000"/>
            </w:tcBorders>
            <w:shd w:val="clear" w:color="auto" w:fill="auto"/>
          </w:tcPr>
          <w:p w14:paraId="123849EC" w14:textId="77777777" w:rsidR="00C01590" w:rsidRDefault="00C01590" w:rsidP="006B6D62">
            <w:pPr>
              <w:pStyle w:val="Header"/>
              <w:tabs>
                <w:tab w:val="clear" w:pos="4320"/>
                <w:tab w:val="clear" w:pos="8640"/>
              </w:tabs>
              <w:spacing w:before="0" w:line="276" w:lineRule="auto"/>
              <w:ind w:left="0" w:right="-23"/>
              <w:rPr>
                <w:rFonts w:cs="Arial"/>
                <w:lang w:val="en-GB"/>
              </w:rPr>
            </w:pPr>
            <w:r>
              <w:rPr>
                <w:rFonts w:cs="Arial"/>
                <w:lang w:val="en-GB"/>
              </w:rPr>
              <w:t>SFTP</w:t>
            </w:r>
          </w:p>
        </w:tc>
        <w:tc>
          <w:tcPr>
            <w:tcW w:w="7970" w:type="dxa"/>
            <w:tcBorders>
              <w:top w:val="single" w:sz="4" w:space="0" w:color="000000"/>
              <w:left w:val="single" w:sz="4" w:space="0" w:color="000000"/>
              <w:bottom w:val="single" w:sz="4" w:space="0" w:color="000000"/>
              <w:right w:val="single" w:sz="4" w:space="0" w:color="000000"/>
            </w:tcBorders>
            <w:shd w:val="clear" w:color="auto" w:fill="auto"/>
          </w:tcPr>
          <w:p w14:paraId="147894F0" w14:textId="77777777" w:rsidR="00C01590" w:rsidRPr="003C25F5" w:rsidRDefault="00C01590" w:rsidP="006B6D62">
            <w:pPr>
              <w:pStyle w:val="Header"/>
              <w:tabs>
                <w:tab w:val="clear" w:pos="4320"/>
                <w:tab w:val="clear" w:pos="8640"/>
              </w:tabs>
              <w:spacing w:before="0" w:line="276" w:lineRule="auto"/>
              <w:ind w:left="0" w:right="-23"/>
              <w:rPr>
                <w:rFonts w:cs="Arial"/>
                <w:lang w:val="en-GB"/>
              </w:rPr>
            </w:pPr>
            <w:r>
              <w:rPr>
                <w:rFonts w:cs="Arial"/>
                <w:lang w:val="en-GB"/>
              </w:rPr>
              <w:t>Secure File Transfer Protocol</w:t>
            </w:r>
          </w:p>
        </w:tc>
      </w:tr>
      <w:tr w:rsidR="00C01590" w:rsidRPr="00D447FD" w14:paraId="5C485D82" w14:textId="77777777" w:rsidTr="006B6D62">
        <w:trPr>
          <w:trHeight w:val="167"/>
        </w:trPr>
        <w:tc>
          <w:tcPr>
            <w:tcW w:w="1432" w:type="dxa"/>
            <w:tcBorders>
              <w:top w:val="single" w:sz="4" w:space="0" w:color="000000"/>
              <w:left w:val="single" w:sz="4" w:space="0" w:color="000000"/>
              <w:bottom w:val="single" w:sz="4" w:space="0" w:color="000000"/>
            </w:tcBorders>
            <w:shd w:val="clear" w:color="auto" w:fill="auto"/>
          </w:tcPr>
          <w:p w14:paraId="3D055322" w14:textId="77777777" w:rsidR="00C01590" w:rsidRDefault="00C01590" w:rsidP="006B6D62">
            <w:pPr>
              <w:pStyle w:val="Header"/>
              <w:tabs>
                <w:tab w:val="clear" w:pos="4320"/>
                <w:tab w:val="clear" w:pos="8640"/>
              </w:tabs>
              <w:spacing w:before="0" w:line="276" w:lineRule="auto"/>
              <w:ind w:left="0" w:right="-23"/>
              <w:rPr>
                <w:rFonts w:cs="Arial"/>
                <w:lang w:val="en-GB"/>
              </w:rPr>
            </w:pPr>
            <w:r>
              <w:rPr>
                <w:rFonts w:cs="Arial"/>
                <w:lang w:val="en-GB"/>
              </w:rPr>
              <w:t>SOD</w:t>
            </w:r>
          </w:p>
        </w:tc>
        <w:tc>
          <w:tcPr>
            <w:tcW w:w="7970" w:type="dxa"/>
            <w:tcBorders>
              <w:top w:val="single" w:sz="4" w:space="0" w:color="000000"/>
              <w:left w:val="single" w:sz="4" w:space="0" w:color="000000"/>
              <w:bottom w:val="single" w:sz="4" w:space="0" w:color="000000"/>
              <w:right w:val="single" w:sz="4" w:space="0" w:color="000000"/>
            </w:tcBorders>
            <w:shd w:val="clear" w:color="auto" w:fill="auto"/>
          </w:tcPr>
          <w:p w14:paraId="10530736" w14:textId="77777777" w:rsidR="00C01590" w:rsidRPr="003B7A4A" w:rsidRDefault="00C01590" w:rsidP="006B6D62">
            <w:pPr>
              <w:pStyle w:val="Header"/>
              <w:keepNext/>
              <w:tabs>
                <w:tab w:val="clear" w:pos="4320"/>
                <w:tab w:val="clear" w:pos="8640"/>
              </w:tabs>
              <w:spacing w:before="0" w:line="276" w:lineRule="auto"/>
              <w:ind w:left="0" w:right="-23"/>
              <w:rPr>
                <w:rFonts w:cs="Arial"/>
                <w:lang w:val="en-GB"/>
              </w:rPr>
            </w:pPr>
            <w:r>
              <w:rPr>
                <w:rFonts w:cs="Arial"/>
                <w:lang w:val="en-GB"/>
              </w:rPr>
              <w:t>System Operating Document</w:t>
            </w:r>
          </w:p>
        </w:tc>
      </w:tr>
    </w:tbl>
    <w:p w14:paraId="69918AF2" w14:textId="77777777" w:rsidR="005A7A27" w:rsidRDefault="005A7A27" w:rsidP="005A7A27">
      <w:pPr>
        <w:pStyle w:val="Caption"/>
        <w:spacing w:after="0"/>
        <w:rPr>
          <w:rFonts w:ascii="Book Antiqua" w:hAnsi="Book Antiqua"/>
          <w:b w:val="0"/>
          <w:i/>
        </w:rPr>
      </w:pPr>
    </w:p>
    <w:p w14:paraId="33E70EFD" w14:textId="08A33B35" w:rsidR="005A7A27" w:rsidRDefault="007F43AA" w:rsidP="00F1010C">
      <w:pPr>
        <w:pStyle w:val="Caption"/>
        <w:spacing w:after="0"/>
        <w:rPr>
          <w:rFonts w:ascii="Book Antiqua" w:hAnsi="Book Antiqua"/>
          <w:b w:val="0"/>
          <w:i/>
        </w:rPr>
      </w:pPr>
      <w:r w:rsidRPr="005A7A27">
        <w:rPr>
          <w:rFonts w:ascii="Book Antiqua" w:hAnsi="Book Antiqua"/>
          <w:b w:val="0"/>
          <w:i/>
        </w:rPr>
        <w:t xml:space="preserve">Table </w:t>
      </w:r>
      <w:r w:rsidR="000B615D" w:rsidRPr="005A7A27">
        <w:rPr>
          <w:rFonts w:ascii="Book Antiqua" w:hAnsi="Book Antiqua"/>
          <w:b w:val="0"/>
          <w:i/>
        </w:rPr>
        <w:fldChar w:fldCharType="begin"/>
      </w:r>
      <w:r w:rsidR="000B615D" w:rsidRPr="005A7A27">
        <w:rPr>
          <w:rFonts w:ascii="Book Antiqua" w:hAnsi="Book Antiqua"/>
          <w:b w:val="0"/>
          <w:i/>
        </w:rPr>
        <w:instrText xml:space="preserve"> SEQ Table \* ARABIC </w:instrText>
      </w:r>
      <w:r w:rsidR="000B615D" w:rsidRPr="005A7A27">
        <w:rPr>
          <w:rFonts w:ascii="Book Antiqua" w:hAnsi="Book Antiqua"/>
          <w:b w:val="0"/>
          <w:i/>
        </w:rPr>
        <w:fldChar w:fldCharType="separate"/>
      </w:r>
      <w:r w:rsidR="00D37640" w:rsidRPr="005A7A27">
        <w:rPr>
          <w:rFonts w:ascii="Book Antiqua" w:hAnsi="Book Antiqua"/>
          <w:b w:val="0"/>
          <w:i/>
        </w:rPr>
        <w:t>3</w:t>
      </w:r>
      <w:r w:rsidR="000B615D" w:rsidRPr="005A7A27">
        <w:rPr>
          <w:rFonts w:ascii="Book Antiqua" w:hAnsi="Book Antiqua"/>
          <w:b w:val="0"/>
          <w:i/>
        </w:rPr>
        <w:fldChar w:fldCharType="end"/>
      </w:r>
      <w:r w:rsidR="00FD11F9">
        <w:rPr>
          <w:rFonts w:ascii="Book Antiqua" w:hAnsi="Book Antiqua"/>
          <w:b w:val="0"/>
          <w:i/>
        </w:rPr>
        <w:t>-Definition of Terms</w:t>
      </w:r>
      <w:r w:rsidRPr="005A7A27">
        <w:rPr>
          <w:rFonts w:ascii="Book Antiqua" w:hAnsi="Book Antiqua"/>
          <w:b w:val="0"/>
          <w:i/>
        </w:rPr>
        <w:t xml:space="preserve"> </w:t>
      </w:r>
    </w:p>
    <w:p w14:paraId="57DF242F" w14:textId="77777777" w:rsidR="00F1010C" w:rsidRPr="00F1010C" w:rsidRDefault="00F1010C" w:rsidP="00F1010C"/>
    <w:p w14:paraId="694DBCA7" w14:textId="68855FF3" w:rsidR="005A7A27" w:rsidRDefault="00F1010C" w:rsidP="00F1010C">
      <w:pPr>
        <w:pStyle w:val="Heading1"/>
        <w:numPr>
          <w:ilvl w:val="1"/>
          <w:numId w:val="4"/>
        </w:numPr>
        <w:ind w:left="540" w:hanging="180"/>
      </w:pPr>
      <w:bookmarkStart w:id="301" w:name="_Toc523822052"/>
      <w:r>
        <w:t>REFERENCES</w:t>
      </w:r>
      <w:bookmarkEnd w:id="301"/>
    </w:p>
    <w:p w14:paraId="5FBED846" w14:textId="7FFF88C6" w:rsidR="00F1010C" w:rsidRPr="00CB15D3" w:rsidRDefault="00CB15D3" w:rsidP="00F1010C">
      <w:pPr>
        <w:rPr>
          <w:lang w:val="en-GB"/>
        </w:rPr>
      </w:pPr>
      <w:r w:rsidRPr="00CB15D3">
        <w:t>The below table depicts</w:t>
      </w:r>
      <w:r>
        <w:t xml:space="preserve"> the references related to this SOD.</w:t>
      </w:r>
    </w:p>
    <w:tbl>
      <w:tblPr>
        <w:tblW w:w="9455" w:type="dxa"/>
        <w:tblInd w:w="607" w:type="dxa"/>
        <w:tblLayout w:type="fixed"/>
        <w:tblLook w:val="0000" w:firstRow="0" w:lastRow="0" w:firstColumn="0" w:lastColumn="0" w:noHBand="0" w:noVBand="0"/>
      </w:tblPr>
      <w:tblGrid>
        <w:gridCol w:w="1444"/>
        <w:gridCol w:w="2971"/>
        <w:gridCol w:w="5040"/>
      </w:tblGrid>
      <w:tr w:rsidR="00F1010C" w:rsidRPr="00D447FD" w14:paraId="260C5972" w14:textId="618CF7ED" w:rsidTr="006B6D62">
        <w:trPr>
          <w:trHeight w:val="144"/>
        </w:trPr>
        <w:tc>
          <w:tcPr>
            <w:tcW w:w="1444" w:type="dxa"/>
            <w:tcBorders>
              <w:top w:val="single" w:sz="4" w:space="0" w:color="000000"/>
              <w:left w:val="single" w:sz="4" w:space="0" w:color="000000"/>
              <w:bottom w:val="single" w:sz="4" w:space="0" w:color="000000"/>
            </w:tcBorders>
            <w:shd w:val="clear" w:color="auto" w:fill="8DB3E2" w:themeFill="text2" w:themeFillTint="66"/>
          </w:tcPr>
          <w:p w14:paraId="664B4635" w14:textId="60B32669" w:rsidR="00F1010C" w:rsidRPr="00D447FD" w:rsidRDefault="00F1010C" w:rsidP="006B6D62">
            <w:pPr>
              <w:pStyle w:val="Header"/>
              <w:tabs>
                <w:tab w:val="clear" w:pos="4320"/>
                <w:tab w:val="clear" w:pos="8640"/>
              </w:tabs>
              <w:spacing w:before="0" w:line="276" w:lineRule="auto"/>
              <w:ind w:left="0" w:right="-23"/>
              <w:rPr>
                <w:rFonts w:cs="Arial"/>
                <w:b/>
                <w:lang w:val="en-GB"/>
              </w:rPr>
            </w:pPr>
            <w:r>
              <w:rPr>
                <w:rFonts w:cs="Arial"/>
                <w:b/>
                <w:lang w:val="en-GB"/>
              </w:rPr>
              <w:t>No.</w:t>
            </w:r>
          </w:p>
        </w:tc>
        <w:tc>
          <w:tcPr>
            <w:tcW w:w="2971"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70D13C89" w14:textId="53D5809B" w:rsidR="00F1010C" w:rsidRPr="00D447FD" w:rsidRDefault="00F1010C" w:rsidP="006B6D62">
            <w:pPr>
              <w:pStyle w:val="Header"/>
              <w:tabs>
                <w:tab w:val="clear" w:pos="4320"/>
                <w:tab w:val="clear" w:pos="8640"/>
              </w:tabs>
              <w:spacing w:before="0" w:line="276" w:lineRule="auto"/>
              <w:ind w:left="0" w:right="-23"/>
              <w:rPr>
                <w:rFonts w:cs="Arial"/>
                <w:b/>
                <w:lang w:val="en-GB"/>
              </w:rPr>
            </w:pPr>
            <w:r>
              <w:rPr>
                <w:rFonts w:cs="Arial"/>
                <w:b/>
                <w:lang w:val="en-GB"/>
              </w:rPr>
              <w:t>Documents</w:t>
            </w:r>
          </w:p>
        </w:tc>
        <w:tc>
          <w:tcPr>
            <w:tcW w:w="5040"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78101F4D" w14:textId="707ED8A5" w:rsidR="00F1010C" w:rsidRPr="009970CA" w:rsidRDefault="00F1010C" w:rsidP="006B6D62">
            <w:pPr>
              <w:pStyle w:val="Header"/>
              <w:tabs>
                <w:tab w:val="clear" w:pos="4320"/>
                <w:tab w:val="clear" w:pos="8640"/>
              </w:tabs>
              <w:spacing w:before="0" w:line="276" w:lineRule="auto"/>
              <w:ind w:left="0" w:right="-23"/>
              <w:rPr>
                <w:rFonts w:cs="Arial"/>
                <w:b/>
                <w:lang w:val="en-GB"/>
              </w:rPr>
            </w:pPr>
            <w:r>
              <w:rPr>
                <w:rFonts w:cs="Arial"/>
                <w:b/>
                <w:lang w:val="en-GB"/>
              </w:rPr>
              <w:t>Description</w:t>
            </w:r>
          </w:p>
        </w:tc>
      </w:tr>
      <w:tr w:rsidR="00F1010C" w:rsidRPr="00D447FD" w14:paraId="09034645" w14:textId="1D8DD5DE" w:rsidTr="006B6D62">
        <w:trPr>
          <w:trHeight w:val="144"/>
        </w:trPr>
        <w:tc>
          <w:tcPr>
            <w:tcW w:w="1444" w:type="dxa"/>
            <w:tcBorders>
              <w:top w:val="single" w:sz="4" w:space="0" w:color="000000"/>
              <w:left w:val="single" w:sz="4" w:space="0" w:color="000000"/>
              <w:bottom w:val="single" w:sz="4" w:space="0" w:color="000000"/>
            </w:tcBorders>
            <w:shd w:val="clear" w:color="auto" w:fill="auto"/>
          </w:tcPr>
          <w:p w14:paraId="42D01FB0" w14:textId="22370DD8" w:rsidR="00F1010C" w:rsidRDefault="00F1010C" w:rsidP="006B6D62">
            <w:pPr>
              <w:pStyle w:val="Header"/>
              <w:tabs>
                <w:tab w:val="clear" w:pos="4320"/>
                <w:tab w:val="clear" w:pos="8640"/>
              </w:tabs>
              <w:spacing w:before="0" w:line="276" w:lineRule="auto"/>
              <w:ind w:left="0" w:right="-23"/>
              <w:rPr>
                <w:rFonts w:cs="Arial"/>
                <w:lang w:val="en-GB"/>
              </w:rPr>
            </w:pPr>
            <w:r w:rsidRPr="00F1010C">
              <w:rPr>
                <w:rFonts w:cs="Arial"/>
                <w:lang w:val="en-GB"/>
              </w:rPr>
              <w:t>1</w:t>
            </w:r>
          </w:p>
        </w:tc>
        <w:tc>
          <w:tcPr>
            <w:tcW w:w="2971" w:type="dxa"/>
            <w:tcBorders>
              <w:top w:val="single" w:sz="4" w:space="0" w:color="000000"/>
              <w:left w:val="single" w:sz="4" w:space="0" w:color="000000"/>
              <w:bottom w:val="single" w:sz="4" w:space="0" w:color="000000"/>
              <w:right w:val="single" w:sz="4" w:space="0" w:color="000000"/>
            </w:tcBorders>
            <w:shd w:val="clear" w:color="auto" w:fill="auto"/>
          </w:tcPr>
          <w:p w14:paraId="455C8265" w14:textId="351AD0F1" w:rsidR="00F1010C" w:rsidRDefault="00F1010C" w:rsidP="006B6D62">
            <w:pPr>
              <w:pStyle w:val="Header"/>
              <w:tabs>
                <w:tab w:val="clear" w:pos="4320"/>
                <w:tab w:val="clear" w:pos="8640"/>
              </w:tabs>
              <w:spacing w:before="0" w:line="276" w:lineRule="auto"/>
              <w:ind w:left="0" w:right="-23"/>
              <w:rPr>
                <w:rFonts w:cs="Arial"/>
                <w:lang w:val="en-GB"/>
              </w:rPr>
            </w:pPr>
            <w:r w:rsidRPr="00F1010C">
              <w:rPr>
                <w:rFonts w:cs="Arial"/>
                <w:lang w:val="en-GB"/>
              </w:rPr>
              <w:t>SOW</w:t>
            </w:r>
          </w:p>
        </w:tc>
        <w:tc>
          <w:tcPr>
            <w:tcW w:w="5040" w:type="dxa"/>
            <w:tcBorders>
              <w:top w:val="single" w:sz="4" w:space="0" w:color="000000"/>
              <w:left w:val="single" w:sz="4" w:space="0" w:color="000000"/>
              <w:bottom w:val="single" w:sz="4" w:space="0" w:color="000000"/>
              <w:right w:val="single" w:sz="4" w:space="0" w:color="000000"/>
            </w:tcBorders>
          </w:tcPr>
          <w:p w14:paraId="65527A17" w14:textId="60CE6D3D" w:rsidR="00F1010C" w:rsidRDefault="00F1010C" w:rsidP="006B6D62">
            <w:pPr>
              <w:pStyle w:val="Header"/>
              <w:tabs>
                <w:tab w:val="clear" w:pos="4320"/>
                <w:tab w:val="clear" w:pos="8640"/>
              </w:tabs>
              <w:spacing w:before="0" w:line="276" w:lineRule="auto"/>
              <w:ind w:left="0" w:right="-23"/>
              <w:rPr>
                <w:rFonts w:cs="Arial"/>
                <w:lang w:val="en-GB"/>
              </w:rPr>
            </w:pPr>
            <w:r w:rsidRPr="00F1010C">
              <w:rPr>
                <w:rFonts w:cs="Arial"/>
                <w:lang w:val="en-GB"/>
              </w:rPr>
              <w:t>Statement of Work as supplied as agreed upon between TCS and MAB</w:t>
            </w:r>
          </w:p>
        </w:tc>
      </w:tr>
      <w:tr w:rsidR="00F1010C" w:rsidRPr="00D447FD" w14:paraId="0C8956D7" w14:textId="2822B965" w:rsidTr="006B6D62">
        <w:trPr>
          <w:trHeight w:val="144"/>
        </w:trPr>
        <w:tc>
          <w:tcPr>
            <w:tcW w:w="1444" w:type="dxa"/>
            <w:tcBorders>
              <w:top w:val="single" w:sz="4" w:space="0" w:color="000000"/>
              <w:left w:val="single" w:sz="4" w:space="0" w:color="000000"/>
              <w:bottom w:val="single" w:sz="4" w:space="0" w:color="000000"/>
            </w:tcBorders>
            <w:shd w:val="clear" w:color="auto" w:fill="auto"/>
          </w:tcPr>
          <w:p w14:paraId="5DAB75EB" w14:textId="6A41A622" w:rsidR="00F1010C" w:rsidRDefault="00F1010C" w:rsidP="006B6D62">
            <w:pPr>
              <w:pStyle w:val="Header"/>
              <w:tabs>
                <w:tab w:val="clear" w:pos="4320"/>
                <w:tab w:val="clear" w:pos="8640"/>
              </w:tabs>
              <w:spacing w:before="0" w:line="276" w:lineRule="auto"/>
              <w:ind w:left="0" w:right="-23"/>
              <w:rPr>
                <w:rFonts w:cs="Arial"/>
                <w:lang w:val="en-GB"/>
              </w:rPr>
            </w:pPr>
            <w:r w:rsidRPr="00F1010C">
              <w:rPr>
                <w:rFonts w:cs="Arial"/>
                <w:lang w:val="en-GB"/>
              </w:rPr>
              <w:t>2</w:t>
            </w:r>
          </w:p>
        </w:tc>
        <w:tc>
          <w:tcPr>
            <w:tcW w:w="2971" w:type="dxa"/>
            <w:tcBorders>
              <w:top w:val="single" w:sz="4" w:space="0" w:color="000000"/>
              <w:left w:val="single" w:sz="4" w:space="0" w:color="000000"/>
              <w:bottom w:val="single" w:sz="4" w:space="0" w:color="000000"/>
              <w:right w:val="single" w:sz="4" w:space="0" w:color="000000"/>
            </w:tcBorders>
            <w:shd w:val="clear" w:color="auto" w:fill="auto"/>
          </w:tcPr>
          <w:p w14:paraId="15D7A2B2" w14:textId="738F528C" w:rsidR="00F1010C" w:rsidRDefault="00F1010C" w:rsidP="006B6D62">
            <w:pPr>
              <w:pStyle w:val="Header"/>
              <w:tabs>
                <w:tab w:val="clear" w:pos="4320"/>
                <w:tab w:val="clear" w:pos="8640"/>
              </w:tabs>
              <w:spacing w:before="0" w:line="276" w:lineRule="auto"/>
              <w:ind w:left="0" w:right="-23"/>
              <w:rPr>
                <w:rFonts w:cs="Arial"/>
                <w:lang w:val="en-GB"/>
              </w:rPr>
            </w:pPr>
            <w:r w:rsidRPr="00F1010C">
              <w:rPr>
                <w:rFonts w:cs="Arial"/>
                <w:lang w:val="en-GB"/>
              </w:rPr>
              <w:t>Technical Design Document</w:t>
            </w:r>
          </w:p>
        </w:tc>
        <w:tc>
          <w:tcPr>
            <w:tcW w:w="5040" w:type="dxa"/>
            <w:tcBorders>
              <w:top w:val="single" w:sz="4" w:space="0" w:color="000000"/>
              <w:left w:val="single" w:sz="4" w:space="0" w:color="000000"/>
              <w:bottom w:val="single" w:sz="4" w:space="0" w:color="000000"/>
              <w:right w:val="single" w:sz="4" w:space="0" w:color="000000"/>
            </w:tcBorders>
          </w:tcPr>
          <w:p w14:paraId="572F26E4" w14:textId="5C5EA9C9" w:rsidR="00F1010C" w:rsidRPr="00F1010C" w:rsidRDefault="00F1010C" w:rsidP="006B6D62">
            <w:pPr>
              <w:pStyle w:val="Header"/>
              <w:tabs>
                <w:tab w:val="clear" w:pos="4320"/>
                <w:tab w:val="clear" w:pos="8640"/>
              </w:tabs>
              <w:spacing w:before="0" w:line="276" w:lineRule="auto"/>
              <w:ind w:left="0" w:right="-23"/>
              <w:rPr>
                <w:rFonts w:cs="Arial"/>
                <w:lang w:val="en-GB"/>
              </w:rPr>
            </w:pPr>
            <w:r w:rsidRPr="00F1010C">
              <w:rPr>
                <w:rFonts w:cs="Arial"/>
                <w:lang w:val="en-GB"/>
              </w:rPr>
              <w:t>Document highlighting the Technical Design &amp; architecture of the collaboration platform. This is supplied by TCS</w:t>
            </w:r>
          </w:p>
        </w:tc>
      </w:tr>
      <w:tr w:rsidR="00F1010C" w:rsidRPr="00D447FD" w14:paraId="551F7BF6" w14:textId="46F3D271" w:rsidTr="006B6D62">
        <w:trPr>
          <w:trHeight w:val="144"/>
        </w:trPr>
        <w:tc>
          <w:tcPr>
            <w:tcW w:w="1444" w:type="dxa"/>
            <w:tcBorders>
              <w:top w:val="single" w:sz="4" w:space="0" w:color="000000"/>
              <w:left w:val="single" w:sz="4" w:space="0" w:color="000000"/>
              <w:bottom w:val="single" w:sz="4" w:space="0" w:color="000000"/>
            </w:tcBorders>
            <w:shd w:val="clear" w:color="auto" w:fill="auto"/>
          </w:tcPr>
          <w:p w14:paraId="0BD53739" w14:textId="36A477A3" w:rsidR="00F1010C" w:rsidRPr="00D447FD" w:rsidRDefault="00F1010C" w:rsidP="006B6D62">
            <w:pPr>
              <w:pStyle w:val="Header"/>
              <w:tabs>
                <w:tab w:val="clear" w:pos="4320"/>
                <w:tab w:val="clear" w:pos="8640"/>
              </w:tabs>
              <w:spacing w:before="0" w:line="276" w:lineRule="auto"/>
              <w:ind w:left="0" w:right="-23"/>
              <w:rPr>
                <w:rFonts w:cs="Arial"/>
                <w:lang w:val="en-GB"/>
              </w:rPr>
            </w:pPr>
            <w:r w:rsidRPr="00F1010C">
              <w:rPr>
                <w:rFonts w:cs="Arial"/>
                <w:lang w:val="en-GB"/>
              </w:rPr>
              <w:t>3</w:t>
            </w:r>
          </w:p>
        </w:tc>
        <w:tc>
          <w:tcPr>
            <w:tcW w:w="2971" w:type="dxa"/>
            <w:tcBorders>
              <w:top w:val="single" w:sz="4" w:space="0" w:color="000000"/>
              <w:left w:val="single" w:sz="4" w:space="0" w:color="000000"/>
              <w:bottom w:val="single" w:sz="4" w:space="0" w:color="000000"/>
              <w:right w:val="single" w:sz="4" w:space="0" w:color="000000"/>
            </w:tcBorders>
            <w:shd w:val="clear" w:color="auto" w:fill="auto"/>
          </w:tcPr>
          <w:p w14:paraId="0DB43344" w14:textId="5E8E661B" w:rsidR="00F1010C" w:rsidRDefault="00F1010C" w:rsidP="006B6D62">
            <w:pPr>
              <w:pStyle w:val="Header"/>
              <w:tabs>
                <w:tab w:val="clear" w:pos="4320"/>
                <w:tab w:val="clear" w:pos="8640"/>
              </w:tabs>
              <w:spacing w:before="0" w:line="276" w:lineRule="auto"/>
              <w:ind w:left="0" w:right="-23"/>
              <w:rPr>
                <w:rFonts w:cs="Arial"/>
                <w:lang w:val="en-GB"/>
              </w:rPr>
            </w:pPr>
            <w:r w:rsidRPr="00F1010C">
              <w:rPr>
                <w:rFonts w:cs="Arial"/>
                <w:lang w:val="en-GB"/>
              </w:rPr>
              <w:t>Test Plan Document</w:t>
            </w:r>
          </w:p>
        </w:tc>
        <w:tc>
          <w:tcPr>
            <w:tcW w:w="5040" w:type="dxa"/>
            <w:tcBorders>
              <w:top w:val="single" w:sz="4" w:space="0" w:color="000000"/>
              <w:left w:val="single" w:sz="4" w:space="0" w:color="000000"/>
              <w:bottom w:val="single" w:sz="4" w:space="0" w:color="000000"/>
              <w:right w:val="single" w:sz="4" w:space="0" w:color="000000"/>
            </w:tcBorders>
          </w:tcPr>
          <w:p w14:paraId="12DD1C2F" w14:textId="17EFF500" w:rsidR="00F1010C" w:rsidRDefault="00F1010C" w:rsidP="006B6D62">
            <w:pPr>
              <w:pStyle w:val="Header"/>
              <w:tabs>
                <w:tab w:val="clear" w:pos="4320"/>
                <w:tab w:val="clear" w:pos="8640"/>
              </w:tabs>
              <w:spacing w:before="0" w:line="276" w:lineRule="auto"/>
              <w:ind w:left="0" w:right="-23"/>
              <w:rPr>
                <w:rFonts w:cs="Arial"/>
                <w:lang w:val="en-GB"/>
              </w:rPr>
            </w:pPr>
            <w:r w:rsidRPr="00F1010C">
              <w:rPr>
                <w:rFonts w:cs="Arial"/>
                <w:lang w:val="en-GB"/>
              </w:rPr>
              <w:t>Document highlighting the Test plan for the collaboration platform. This is supplied by TCS</w:t>
            </w:r>
          </w:p>
        </w:tc>
      </w:tr>
    </w:tbl>
    <w:p w14:paraId="1894E2D9" w14:textId="77777777" w:rsidR="005A7A27" w:rsidRDefault="005A7A27" w:rsidP="005A7A27">
      <w:pPr>
        <w:pStyle w:val="Caption"/>
        <w:spacing w:after="0"/>
        <w:rPr>
          <w:rFonts w:ascii="Book Antiqua" w:hAnsi="Book Antiqua"/>
          <w:b w:val="0"/>
          <w:i/>
        </w:rPr>
      </w:pPr>
    </w:p>
    <w:p w14:paraId="22CF5F46" w14:textId="353A822F" w:rsidR="005A7A27" w:rsidRPr="005A7A27" w:rsidRDefault="005A7A27" w:rsidP="005A7A27">
      <w:pPr>
        <w:pStyle w:val="Caption"/>
        <w:spacing w:after="0"/>
        <w:rPr>
          <w:rFonts w:ascii="Book Antiqua" w:hAnsi="Book Antiqua"/>
          <w:b w:val="0"/>
          <w:i/>
        </w:rPr>
      </w:pPr>
      <w:r w:rsidRPr="005A7A27">
        <w:rPr>
          <w:rFonts w:ascii="Book Antiqua" w:hAnsi="Book Antiqua"/>
          <w:b w:val="0"/>
          <w:i/>
        </w:rPr>
        <w:t xml:space="preserve">Table </w:t>
      </w:r>
      <w:r w:rsidR="00F1010C">
        <w:rPr>
          <w:rFonts w:ascii="Book Antiqua" w:hAnsi="Book Antiqua"/>
          <w:b w:val="0"/>
          <w:i/>
        </w:rPr>
        <w:t>4</w:t>
      </w:r>
      <w:r w:rsidR="00FD11F9">
        <w:rPr>
          <w:rFonts w:ascii="Book Antiqua" w:hAnsi="Book Antiqua"/>
          <w:b w:val="0"/>
          <w:i/>
        </w:rPr>
        <w:t>-References</w:t>
      </w:r>
    </w:p>
    <w:p w14:paraId="5919D74C" w14:textId="77777777" w:rsidR="00656B20" w:rsidRPr="00656B20" w:rsidRDefault="00656B20" w:rsidP="00656B20">
      <w:pPr>
        <w:rPr>
          <w:rFonts w:ascii="Arial Narrow" w:hAnsi="Arial Narrow"/>
          <w:sz w:val="28"/>
          <w:szCs w:val="28"/>
        </w:rPr>
      </w:pPr>
    </w:p>
    <w:p w14:paraId="4F6565DC" w14:textId="77777777" w:rsidR="00656B20" w:rsidRPr="00656B20" w:rsidRDefault="00656B20" w:rsidP="00656B20">
      <w:pPr>
        <w:rPr>
          <w:rFonts w:ascii="Arial Narrow" w:hAnsi="Arial Narrow"/>
          <w:sz w:val="28"/>
          <w:szCs w:val="28"/>
        </w:rPr>
      </w:pPr>
    </w:p>
    <w:p w14:paraId="00018E4E" w14:textId="77777777" w:rsidR="00656B20" w:rsidRDefault="00656B20" w:rsidP="00656B20">
      <w:pPr>
        <w:tabs>
          <w:tab w:val="left" w:pos="4065"/>
        </w:tabs>
        <w:rPr>
          <w:rFonts w:ascii="Arial Narrow" w:hAnsi="Arial Narrow"/>
          <w:sz w:val="28"/>
          <w:szCs w:val="28"/>
        </w:rPr>
      </w:pPr>
      <w:r>
        <w:rPr>
          <w:rFonts w:ascii="Arial Narrow" w:hAnsi="Arial Narrow"/>
          <w:sz w:val="28"/>
          <w:szCs w:val="28"/>
        </w:rPr>
        <w:tab/>
      </w:r>
    </w:p>
    <w:p w14:paraId="56BCF098" w14:textId="77777777" w:rsidR="00D31A82" w:rsidRDefault="00656B20" w:rsidP="00656B20">
      <w:pPr>
        <w:tabs>
          <w:tab w:val="left" w:pos="4065"/>
        </w:tabs>
        <w:rPr>
          <w:rFonts w:ascii="Arial Narrow" w:hAnsi="Arial Narrow"/>
          <w:sz w:val="28"/>
          <w:szCs w:val="28"/>
        </w:rPr>
      </w:pPr>
      <w:r>
        <w:rPr>
          <w:rFonts w:ascii="Arial Narrow" w:hAnsi="Arial Narrow"/>
          <w:sz w:val="28"/>
          <w:szCs w:val="28"/>
        </w:rPr>
        <w:tab/>
      </w:r>
    </w:p>
    <w:p w14:paraId="433BE28A" w14:textId="77777777" w:rsidR="002C398F" w:rsidRDefault="002C398F" w:rsidP="002C398F">
      <w:pPr>
        <w:rPr>
          <w:rFonts w:ascii="Arial Narrow" w:hAnsi="Arial Narrow"/>
          <w:sz w:val="28"/>
          <w:szCs w:val="28"/>
        </w:rPr>
      </w:pPr>
    </w:p>
    <w:p w14:paraId="377BDDF5" w14:textId="77777777" w:rsidR="00F1010C" w:rsidRDefault="00F1010C" w:rsidP="002C398F">
      <w:pPr>
        <w:rPr>
          <w:rFonts w:ascii="Arial Narrow" w:hAnsi="Arial Narrow"/>
          <w:sz w:val="28"/>
          <w:szCs w:val="28"/>
        </w:rPr>
      </w:pPr>
    </w:p>
    <w:p w14:paraId="25FEC264" w14:textId="77777777" w:rsidR="00F1010C" w:rsidRDefault="00F1010C" w:rsidP="002C398F">
      <w:pPr>
        <w:rPr>
          <w:rFonts w:ascii="Arial Narrow" w:hAnsi="Arial Narrow"/>
          <w:sz w:val="28"/>
          <w:szCs w:val="28"/>
        </w:rPr>
      </w:pPr>
    </w:p>
    <w:p w14:paraId="39744D9F" w14:textId="77777777" w:rsidR="00F1010C" w:rsidRPr="00506920" w:rsidRDefault="00F1010C" w:rsidP="002C398F">
      <w:pPr>
        <w:rPr>
          <w:rFonts w:cs="Arial"/>
        </w:rPr>
        <w:sectPr w:rsidR="00F1010C" w:rsidRPr="00506920" w:rsidSect="007C7899">
          <w:footerReference w:type="even" r:id="rId24"/>
          <w:footerReference w:type="default" r:id="rId25"/>
          <w:pgSz w:w="11909" w:h="16834" w:code="9"/>
          <w:pgMar w:top="360" w:right="648" w:bottom="360" w:left="1296" w:header="360" w:footer="360" w:gutter="0"/>
          <w:pgNumType w:start="1" w:chapStyle="9"/>
          <w:cols w:space="720"/>
          <w:docGrid w:linePitch="272"/>
        </w:sectPr>
      </w:pPr>
    </w:p>
    <w:p w14:paraId="569188E5" w14:textId="77777777" w:rsidR="002C398F" w:rsidRDefault="002C398F" w:rsidP="002C398F">
      <w:pPr>
        <w:rPr>
          <w:rFonts w:ascii="Arial Narrow" w:hAnsi="Arial Narrow"/>
        </w:rPr>
      </w:pPr>
    </w:p>
    <w:p w14:paraId="283DA95C" w14:textId="77777777" w:rsidR="002C398F" w:rsidRDefault="002C398F" w:rsidP="002C398F">
      <w:pPr>
        <w:rPr>
          <w:rFonts w:ascii="Arial Narrow" w:hAnsi="Arial Narrow"/>
        </w:rPr>
      </w:pPr>
    </w:p>
    <w:p w14:paraId="3DD297B1" w14:textId="77777777" w:rsidR="00F1010C" w:rsidRDefault="00F1010C" w:rsidP="002C398F">
      <w:pPr>
        <w:rPr>
          <w:rFonts w:ascii="Arial Narrow" w:hAnsi="Arial Narrow"/>
        </w:rPr>
      </w:pPr>
    </w:p>
    <w:p w14:paraId="53122D5A" w14:textId="77777777" w:rsidR="00F1010C" w:rsidRDefault="00F1010C" w:rsidP="002C398F">
      <w:pPr>
        <w:rPr>
          <w:rFonts w:ascii="Arial Narrow" w:hAnsi="Arial Narrow"/>
        </w:rPr>
      </w:pPr>
    </w:p>
    <w:p w14:paraId="7B62BD8B" w14:textId="77777777" w:rsidR="00F1010C" w:rsidRDefault="00F1010C" w:rsidP="002C398F">
      <w:pPr>
        <w:rPr>
          <w:rFonts w:ascii="Arial Narrow" w:hAnsi="Arial Narrow"/>
        </w:rPr>
      </w:pPr>
    </w:p>
    <w:p w14:paraId="160E7443" w14:textId="77777777" w:rsidR="00F1010C" w:rsidRDefault="00F1010C" w:rsidP="002C398F">
      <w:pPr>
        <w:rPr>
          <w:rFonts w:ascii="Arial Narrow" w:hAnsi="Arial Narrow"/>
        </w:rPr>
      </w:pPr>
    </w:p>
    <w:p w14:paraId="438EDE12" w14:textId="77777777" w:rsidR="00F1010C" w:rsidRDefault="00F1010C" w:rsidP="002C398F">
      <w:pPr>
        <w:rPr>
          <w:rFonts w:ascii="Arial Narrow" w:hAnsi="Arial Narrow"/>
        </w:rPr>
      </w:pPr>
    </w:p>
    <w:p w14:paraId="2FC85DEF" w14:textId="77777777" w:rsidR="00F1010C" w:rsidRDefault="00F1010C" w:rsidP="002C398F">
      <w:pPr>
        <w:rPr>
          <w:rFonts w:ascii="Arial Narrow" w:hAnsi="Arial Narrow"/>
        </w:rPr>
      </w:pPr>
    </w:p>
    <w:p w14:paraId="34C86C65" w14:textId="77777777" w:rsidR="00F1010C" w:rsidRDefault="00F1010C" w:rsidP="002C398F">
      <w:pPr>
        <w:rPr>
          <w:rFonts w:ascii="Arial Narrow" w:hAnsi="Arial Narrow"/>
        </w:rPr>
      </w:pPr>
    </w:p>
    <w:p w14:paraId="07F33EFA" w14:textId="77777777" w:rsidR="00F1010C" w:rsidRDefault="00F1010C" w:rsidP="002C398F">
      <w:pPr>
        <w:rPr>
          <w:rFonts w:ascii="Arial Narrow" w:hAnsi="Arial Narrow"/>
        </w:rPr>
      </w:pPr>
    </w:p>
    <w:p w14:paraId="19C3BFF5" w14:textId="77777777" w:rsidR="00F1010C" w:rsidRDefault="00F1010C" w:rsidP="002C398F">
      <w:pPr>
        <w:rPr>
          <w:rFonts w:ascii="Arial Narrow" w:hAnsi="Arial Narrow"/>
        </w:rPr>
      </w:pPr>
    </w:p>
    <w:p w14:paraId="05A7EA42" w14:textId="77777777" w:rsidR="00F1010C" w:rsidRDefault="00F1010C" w:rsidP="002C398F">
      <w:pPr>
        <w:rPr>
          <w:rFonts w:ascii="Arial Narrow" w:hAnsi="Arial Narrow"/>
        </w:rPr>
      </w:pPr>
    </w:p>
    <w:p w14:paraId="340BB0E1" w14:textId="77777777" w:rsidR="00F1010C" w:rsidRDefault="00F1010C" w:rsidP="002C398F">
      <w:pPr>
        <w:rPr>
          <w:rFonts w:ascii="Arial Narrow" w:hAnsi="Arial Narrow"/>
        </w:rPr>
      </w:pPr>
    </w:p>
    <w:p w14:paraId="3F8D6E2C" w14:textId="77777777" w:rsidR="00F1010C" w:rsidRDefault="00F1010C" w:rsidP="002C398F">
      <w:pPr>
        <w:rPr>
          <w:rFonts w:ascii="Arial Narrow" w:hAnsi="Arial Narrow"/>
        </w:rPr>
      </w:pPr>
    </w:p>
    <w:p w14:paraId="6097050A" w14:textId="77777777" w:rsidR="002C398F" w:rsidRDefault="002C398F" w:rsidP="002C398F">
      <w:pPr>
        <w:jc w:val="center"/>
        <w:rPr>
          <w:rFonts w:ascii="Arial Narrow" w:hAnsi="Arial Narrow"/>
          <w:b/>
          <w:sz w:val="28"/>
          <w:szCs w:val="28"/>
        </w:rPr>
      </w:pPr>
    </w:p>
    <w:p w14:paraId="1CA92993" w14:textId="77777777" w:rsidR="002C398F" w:rsidRDefault="002C398F" w:rsidP="002C398F">
      <w:pPr>
        <w:jc w:val="center"/>
        <w:rPr>
          <w:rFonts w:ascii="Arial Narrow" w:hAnsi="Arial Narrow"/>
          <w:b/>
          <w:sz w:val="28"/>
          <w:szCs w:val="28"/>
        </w:rPr>
      </w:pPr>
    </w:p>
    <w:p w14:paraId="6E70EDC3" w14:textId="77777777" w:rsidR="00BD40BE" w:rsidRDefault="00BD40BE" w:rsidP="003B297B">
      <w:pPr>
        <w:jc w:val="center"/>
        <w:rPr>
          <w:rFonts w:ascii="Arial Narrow" w:hAnsi="Arial Narrow"/>
          <w:b/>
          <w:sz w:val="28"/>
          <w:szCs w:val="28"/>
        </w:rPr>
      </w:pPr>
    </w:p>
    <w:p w14:paraId="7D5E4E11" w14:textId="77777777" w:rsidR="00755D65" w:rsidRDefault="00755D65" w:rsidP="00633F20">
      <w:pPr>
        <w:pStyle w:val="Heading9"/>
      </w:pPr>
      <w:bookmarkStart w:id="302" w:name="_Toc449860820"/>
      <w:bookmarkStart w:id="303" w:name="_Toc449860914"/>
      <w:bookmarkStart w:id="304" w:name="_Toc523822053"/>
      <w:r>
        <w:t>– OVERVIEW OF BUSINESS PROCESS</w:t>
      </w:r>
      <w:bookmarkEnd w:id="302"/>
      <w:bookmarkEnd w:id="303"/>
      <w:bookmarkEnd w:id="304"/>
    </w:p>
    <w:p w14:paraId="25E5E8AD" w14:textId="77777777" w:rsidR="00D642DD" w:rsidRDefault="00D642DD">
      <w:pPr>
        <w:overflowPunct/>
        <w:autoSpaceDE/>
        <w:autoSpaceDN/>
        <w:adjustRightInd/>
        <w:spacing w:before="0"/>
        <w:ind w:left="0" w:right="0"/>
        <w:textAlignment w:val="auto"/>
        <w:rPr>
          <w:b/>
          <w:sz w:val="28"/>
        </w:rPr>
      </w:pPr>
      <w:r>
        <w:br w:type="page"/>
      </w:r>
    </w:p>
    <w:p w14:paraId="17859315" w14:textId="271D0054" w:rsidR="00E256FA" w:rsidRDefault="004E6E38" w:rsidP="006B6D62">
      <w:pPr>
        <w:pStyle w:val="Heading1"/>
        <w:numPr>
          <w:ilvl w:val="0"/>
          <w:numId w:val="6"/>
        </w:numPr>
        <w:spacing w:before="0"/>
        <w:ind w:left="576" w:hanging="576"/>
      </w:pPr>
      <w:bookmarkStart w:id="305" w:name="_Toc449860821"/>
      <w:bookmarkStart w:id="306" w:name="_Toc449860915"/>
      <w:bookmarkStart w:id="307" w:name="_Toc523822054"/>
      <w:r>
        <w:lastRenderedPageBreak/>
        <w:t xml:space="preserve">OVERVIEW OF BUSINESS </w:t>
      </w:r>
      <w:r w:rsidR="00755D65">
        <w:t>PROCESS</w:t>
      </w:r>
      <w:bookmarkEnd w:id="305"/>
      <w:bookmarkEnd w:id="306"/>
      <w:bookmarkEnd w:id="307"/>
    </w:p>
    <w:p w14:paraId="1EA26AD0" w14:textId="77777777" w:rsidR="00E256FA" w:rsidRPr="00E256FA" w:rsidRDefault="00E256FA" w:rsidP="006B6D62">
      <w:pPr>
        <w:spacing w:before="0"/>
        <w:rPr>
          <w:lang w:val="en-GB"/>
        </w:rPr>
      </w:pPr>
    </w:p>
    <w:p w14:paraId="49F186B8" w14:textId="77777777" w:rsidR="00755D65" w:rsidRDefault="001140A0" w:rsidP="006B6D62">
      <w:pPr>
        <w:spacing w:before="0"/>
        <w:ind w:left="360" w:firstLine="360"/>
        <w:rPr>
          <w:lang w:val="en-GB"/>
        </w:rPr>
      </w:pPr>
      <w:r>
        <w:rPr>
          <w:lang w:val="en-GB"/>
        </w:rPr>
        <w:t>Following is the overview of the business process.</w:t>
      </w:r>
    </w:p>
    <w:p w14:paraId="51CA2A6B" w14:textId="6D872581" w:rsidR="00962A78" w:rsidRDefault="00FD11F9" w:rsidP="00962A78">
      <w:pPr>
        <w:keepNext/>
      </w:pPr>
      <w:r>
        <w:rPr>
          <w:noProof/>
        </w:rPr>
        <w:drawing>
          <wp:inline distT="0" distB="0" distL="0" distR="0" wp14:anchorId="74B6BB93" wp14:editId="7C46C4B8">
            <wp:extent cx="603885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8850" cy="2867025"/>
                    </a:xfrm>
                    <a:prstGeom prst="rect">
                      <a:avLst/>
                    </a:prstGeom>
                  </pic:spPr>
                </pic:pic>
              </a:graphicData>
            </a:graphic>
          </wp:inline>
        </w:drawing>
      </w:r>
    </w:p>
    <w:p w14:paraId="3E511EF4" w14:textId="77777777" w:rsidR="00593337" w:rsidRDefault="00593337" w:rsidP="00593337">
      <w:pPr>
        <w:pStyle w:val="Caption"/>
        <w:spacing w:after="0"/>
        <w:rPr>
          <w:rFonts w:ascii="Book Antiqua" w:hAnsi="Book Antiqua"/>
          <w:b w:val="0"/>
          <w:i/>
        </w:rPr>
      </w:pPr>
    </w:p>
    <w:p w14:paraId="53CA3079" w14:textId="41F5C480" w:rsidR="007F191C" w:rsidRPr="00593337" w:rsidRDefault="00FD11F9" w:rsidP="00FD11F9">
      <w:pPr>
        <w:pStyle w:val="Caption"/>
        <w:spacing w:after="0"/>
        <w:ind w:left="2160"/>
        <w:rPr>
          <w:rFonts w:ascii="Book Antiqua" w:hAnsi="Book Antiqua"/>
          <w:b w:val="0"/>
          <w:i/>
        </w:rPr>
      </w:pPr>
      <w:r>
        <w:rPr>
          <w:rFonts w:ascii="Book Antiqua" w:hAnsi="Book Antiqua"/>
          <w:b w:val="0"/>
          <w:i/>
        </w:rPr>
        <w:t xml:space="preserve"> </w:t>
      </w:r>
      <w:r w:rsidR="00962A78" w:rsidRPr="00593337">
        <w:rPr>
          <w:rFonts w:ascii="Book Antiqua" w:hAnsi="Book Antiqua"/>
          <w:b w:val="0"/>
          <w:i/>
        </w:rPr>
        <w:t xml:space="preserve">Figure </w:t>
      </w:r>
      <w:r w:rsidR="000B615D" w:rsidRPr="00593337">
        <w:rPr>
          <w:rFonts w:ascii="Book Antiqua" w:hAnsi="Book Antiqua"/>
          <w:b w:val="0"/>
          <w:i/>
        </w:rPr>
        <w:fldChar w:fldCharType="begin"/>
      </w:r>
      <w:r w:rsidR="000B615D" w:rsidRPr="00593337">
        <w:rPr>
          <w:rFonts w:ascii="Book Antiqua" w:hAnsi="Book Antiqua"/>
          <w:b w:val="0"/>
          <w:i/>
        </w:rPr>
        <w:instrText xml:space="preserve"> SEQ Figure \* ARABIC </w:instrText>
      </w:r>
      <w:r w:rsidR="000B615D" w:rsidRPr="00593337">
        <w:rPr>
          <w:rFonts w:ascii="Book Antiqua" w:hAnsi="Book Antiqua"/>
          <w:b w:val="0"/>
          <w:i/>
        </w:rPr>
        <w:fldChar w:fldCharType="separate"/>
      </w:r>
      <w:r w:rsidR="00033635" w:rsidRPr="00593337">
        <w:rPr>
          <w:rFonts w:ascii="Book Antiqua" w:hAnsi="Book Antiqua"/>
          <w:b w:val="0"/>
          <w:i/>
        </w:rPr>
        <w:t>1</w:t>
      </w:r>
      <w:r w:rsidR="000B615D" w:rsidRPr="00593337">
        <w:rPr>
          <w:rFonts w:ascii="Book Antiqua" w:hAnsi="Book Antiqua"/>
          <w:b w:val="0"/>
          <w:i/>
        </w:rPr>
        <w:fldChar w:fldCharType="end"/>
      </w:r>
      <w:r w:rsidR="00593337">
        <w:rPr>
          <w:rFonts w:ascii="Book Antiqua" w:hAnsi="Book Antiqua"/>
          <w:b w:val="0"/>
          <w:i/>
        </w:rPr>
        <w:t>-</w:t>
      </w:r>
      <w:r w:rsidR="00C17314" w:rsidRPr="00593337">
        <w:rPr>
          <w:rFonts w:ascii="Book Antiqua" w:hAnsi="Book Antiqua"/>
          <w:b w:val="0"/>
          <w:i/>
        </w:rPr>
        <w:t>Overview of Business Process</w:t>
      </w:r>
    </w:p>
    <w:p w14:paraId="72AA64C4" w14:textId="77777777" w:rsidR="00C17314" w:rsidRPr="00F37EFB" w:rsidRDefault="00C17314" w:rsidP="00F37EFB"/>
    <w:p w14:paraId="2DA1C59A" w14:textId="1085FE2A" w:rsidR="0031388D" w:rsidRPr="00593337" w:rsidRDefault="00593337" w:rsidP="00E256FA">
      <w:pPr>
        <w:overflowPunct/>
        <w:autoSpaceDE/>
        <w:autoSpaceDN/>
        <w:adjustRightInd/>
        <w:spacing w:before="0"/>
        <w:ind w:left="936" w:right="0"/>
        <w:jc w:val="both"/>
        <w:textAlignment w:val="auto"/>
        <w:rPr>
          <w:lang w:val="en-GB"/>
        </w:rPr>
        <w:sectPr w:rsidR="0031388D" w:rsidRPr="00593337" w:rsidSect="007C7899">
          <w:headerReference w:type="default" r:id="rId27"/>
          <w:footerReference w:type="default" r:id="rId28"/>
          <w:pgSz w:w="11909" w:h="16834" w:code="9"/>
          <w:pgMar w:top="360" w:right="648" w:bottom="360" w:left="1296" w:header="360" w:footer="360" w:gutter="0"/>
          <w:pgNumType w:start="1" w:chapStyle="9"/>
          <w:cols w:space="720"/>
        </w:sectPr>
      </w:pPr>
      <w:r w:rsidRPr="00593337">
        <w:rPr>
          <w:lang w:val="en-GB"/>
        </w:rPr>
        <w:t xml:space="preserve">Crew </w:t>
      </w:r>
      <w:r>
        <w:rPr>
          <w:lang w:val="en-GB"/>
        </w:rPr>
        <w:t>Reconciliation System (CLRS) send</w:t>
      </w:r>
      <w:r w:rsidR="00E256FA">
        <w:rPr>
          <w:lang w:val="en-GB"/>
        </w:rPr>
        <w:t>s</w:t>
      </w:r>
      <w:r>
        <w:rPr>
          <w:lang w:val="en-GB"/>
        </w:rPr>
        <w:t xml:space="preserve"> reminder mails to crew</w:t>
      </w:r>
      <w:r w:rsidR="00E256FA">
        <w:rPr>
          <w:lang w:val="en-GB"/>
        </w:rPr>
        <w:t xml:space="preserve"> to</w:t>
      </w:r>
      <w:r>
        <w:rPr>
          <w:lang w:val="en-GB"/>
        </w:rPr>
        <w:t xml:space="preserve"> apply</w:t>
      </w:r>
      <w:r w:rsidR="00726498">
        <w:rPr>
          <w:lang w:val="en-GB"/>
        </w:rPr>
        <w:t xml:space="preserve"> their</w:t>
      </w:r>
      <w:r>
        <w:rPr>
          <w:lang w:val="en-GB"/>
        </w:rPr>
        <w:t xml:space="preserve"> leaves </w:t>
      </w:r>
      <w:r w:rsidR="00E256FA">
        <w:rPr>
          <w:lang w:val="en-GB"/>
        </w:rPr>
        <w:t xml:space="preserve">by validating the leave data received from NCMS and Pulsera systems. CLRS application also facilitate to trigger mails with discrepancy data as </w:t>
      </w:r>
      <w:r w:rsidR="006B6D62">
        <w:rPr>
          <w:lang w:val="en-GB"/>
        </w:rPr>
        <w:t xml:space="preserve">an </w:t>
      </w:r>
      <w:r w:rsidR="00E256FA">
        <w:rPr>
          <w:lang w:val="en-GB"/>
        </w:rPr>
        <w:t xml:space="preserve">attachment to </w:t>
      </w:r>
      <w:r w:rsidR="006B6D62">
        <w:rPr>
          <w:lang w:val="en-GB"/>
        </w:rPr>
        <w:t xml:space="preserve">the </w:t>
      </w:r>
      <w:r w:rsidR="00E256FA">
        <w:rPr>
          <w:lang w:val="en-GB"/>
        </w:rPr>
        <w:t>CLRS Users.</w:t>
      </w:r>
    </w:p>
    <w:p w14:paraId="64309785" w14:textId="77777777" w:rsidR="00633F20" w:rsidRDefault="00633F20" w:rsidP="00633F20">
      <w:pPr>
        <w:jc w:val="center"/>
      </w:pPr>
    </w:p>
    <w:p w14:paraId="1C4C62C3" w14:textId="77777777" w:rsidR="0026085F" w:rsidRDefault="0026085F" w:rsidP="00633F20">
      <w:pPr>
        <w:jc w:val="center"/>
      </w:pPr>
    </w:p>
    <w:p w14:paraId="3731B7B0" w14:textId="77777777" w:rsidR="00633F20" w:rsidRDefault="00633F20" w:rsidP="00633F20">
      <w:pPr>
        <w:jc w:val="center"/>
      </w:pPr>
    </w:p>
    <w:p w14:paraId="0960A3C5" w14:textId="77777777" w:rsidR="00633F20" w:rsidRDefault="00633F20" w:rsidP="00633F20">
      <w:pPr>
        <w:jc w:val="center"/>
      </w:pPr>
    </w:p>
    <w:p w14:paraId="5B778552" w14:textId="77777777" w:rsidR="00633F20" w:rsidRDefault="00633F20" w:rsidP="00633F20">
      <w:pPr>
        <w:jc w:val="center"/>
      </w:pPr>
    </w:p>
    <w:p w14:paraId="134282F1" w14:textId="77777777" w:rsidR="00633F20" w:rsidRDefault="00633F20" w:rsidP="00633F20">
      <w:pPr>
        <w:jc w:val="center"/>
      </w:pPr>
    </w:p>
    <w:p w14:paraId="79A61D75" w14:textId="77777777" w:rsidR="00633F20" w:rsidRDefault="00633F20" w:rsidP="00633F20">
      <w:pPr>
        <w:jc w:val="center"/>
      </w:pPr>
    </w:p>
    <w:p w14:paraId="74C4FD66" w14:textId="77777777" w:rsidR="00633F20" w:rsidRDefault="00633F20" w:rsidP="00633F20">
      <w:pPr>
        <w:jc w:val="center"/>
      </w:pPr>
    </w:p>
    <w:p w14:paraId="443A2179" w14:textId="77777777" w:rsidR="00633F20" w:rsidRDefault="00633F20" w:rsidP="00633F20">
      <w:pPr>
        <w:jc w:val="center"/>
      </w:pPr>
    </w:p>
    <w:p w14:paraId="0522FCB2" w14:textId="77777777" w:rsidR="00633F20" w:rsidRDefault="00633F20" w:rsidP="00633F20">
      <w:pPr>
        <w:jc w:val="center"/>
      </w:pPr>
    </w:p>
    <w:p w14:paraId="2A44F50F" w14:textId="77777777" w:rsidR="00633F20" w:rsidRDefault="00633F20" w:rsidP="00633F20">
      <w:pPr>
        <w:jc w:val="center"/>
      </w:pPr>
    </w:p>
    <w:p w14:paraId="327A035D" w14:textId="77777777" w:rsidR="00633F20" w:rsidRDefault="00633F20" w:rsidP="00633F20">
      <w:pPr>
        <w:jc w:val="center"/>
      </w:pPr>
    </w:p>
    <w:p w14:paraId="0DDFC222" w14:textId="77777777" w:rsidR="00633F20" w:rsidRDefault="00633F20" w:rsidP="00633F20">
      <w:pPr>
        <w:jc w:val="center"/>
      </w:pPr>
    </w:p>
    <w:p w14:paraId="5C27406E" w14:textId="77777777" w:rsidR="00633F20" w:rsidRDefault="00633F20" w:rsidP="00633F20">
      <w:pPr>
        <w:jc w:val="center"/>
      </w:pPr>
    </w:p>
    <w:p w14:paraId="68DFB0FF" w14:textId="77777777" w:rsidR="00633F20" w:rsidRDefault="00633F20" w:rsidP="00633F20">
      <w:pPr>
        <w:jc w:val="center"/>
      </w:pPr>
    </w:p>
    <w:p w14:paraId="68961C32" w14:textId="77777777" w:rsidR="00633F20" w:rsidRDefault="00633F20" w:rsidP="00633F20">
      <w:pPr>
        <w:jc w:val="center"/>
      </w:pPr>
    </w:p>
    <w:p w14:paraId="61C4AA24" w14:textId="77777777" w:rsidR="00633F20" w:rsidRDefault="00633F20" w:rsidP="00633F20">
      <w:pPr>
        <w:jc w:val="center"/>
      </w:pPr>
    </w:p>
    <w:p w14:paraId="50C00A35" w14:textId="77777777" w:rsidR="00633F20" w:rsidRPr="00633F20" w:rsidRDefault="00633F20" w:rsidP="00633F20">
      <w:pPr>
        <w:jc w:val="center"/>
      </w:pPr>
    </w:p>
    <w:p w14:paraId="7A4713DE" w14:textId="77777777" w:rsidR="00BD40BE" w:rsidRDefault="00BD40BE" w:rsidP="003B297B">
      <w:pPr>
        <w:jc w:val="center"/>
        <w:rPr>
          <w:rFonts w:ascii="Arial Narrow" w:hAnsi="Arial Narrow"/>
          <w:b/>
          <w:sz w:val="28"/>
          <w:szCs w:val="28"/>
        </w:rPr>
      </w:pPr>
    </w:p>
    <w:p w14:paraId="13D225C9" w14:textId="77777777" w:rsidR="003B297B" w:rsidRDefault="00CF0450" w:rsidP="00633F20">
      <w:pPr>
        <w:pStyle w:val="Heading9"/>
      </w:pPr>
      <w:bookmarkStart w:id="308" w:name="_Toc187483233"/>
      <w:bookmarkStart w:id="309" w:name="_Toc187483952"/>
      <w:bookmarkStart w:id="310" w:name="_Toc216835064"/>
      <w:bookmarkStart w:id="311" w:name="_Toc283218713"/>
      <w:bookmarkStart w:id="312" w:name="_Toc283739260"/>
      <w:bookmarkStart w:id="313" w:name="_Toc449860822"/>
      <w:bookmarkStart w:id="314" w:name="_Toc449860916"/>
      <w:bookmarkStart w:id="315" w:name="_Toc523822055"/>
      <w:r w:rsidRPr="003359C8">
        <w:t xml:space="preserve">- </w:t>
      </w:r>
      <w:r w:rsidR="003B297B" w:rsidRPr="003359C8">
        <w:t>MANUAL CONTENT TITLE</w:t>
      </w:r>
      <w:bookmarkEnd w:id="308"/>
      <w:bookmarkEnd w:id="309"/>
      <w:bookmarkEnd w:id="310"/>
      <w:bookmarkEnd w:id="311"/>
      <w:bookmarkEnd w:id="312"/>
      <w:bookmarkEnd w:id="313"/>
      <w:bookmarkEnd w:id="314"/>
      <w:bookmarkEnd w:id="315"/>
    </w:p>
    <w:p w14:paraId="0000467F" w14:textId="77777777" w:rsidR="00BD40BE" w:rsidRDefault="00BD40BE" w:rsidP="00A2110D">
      <w:pPr>
        <w:rPr>
          <w:rFonts w:ascii="Arial Narrow" w:hAnsi="Arial Narrow"/>
          <w:b/>
          <w:sz w:val="22"/>
          <w:szCs w:val="22"/>
          <w:lang w:val="en-GB"/>
        </w:rPr>
      </w:pPr>
      <w:bookmarkStart w:id="316" w:name="_Toc187483234"/>
      <w:bookmarkStart w:id="317" w:name="_Toc187483953"/>
      <w:bookmarkStart w:id="318" w:name="_Toc216835065"/>
    </w:p>
    <w:p w14:paraId="259D2BA3" w14:textId="17F7BB19" w:rsidR="0026085F" w:rsidRDefault="0026085F" w:rsidP="00A2110D">
      <w:pPr>
        <w:rPr>
          <w:rFonts w:ascii="Arial Narrow" w:hAnsi="Arial Narrow"/>
          <w:b/>
          <w:sz w:val="22"/>
          <w:szCs w:val="22"/>
          <w:lang w:val="en-GB"/>
        </w:rPr>
      </w:pPr>
      <w:r>
        <w:rPr>
          <w:rFonts w:ascii="Arial Narrow" w:hAnsi="Arial Narrow"/>
          <w:b/>
          <w:sz w:val="22"/>
          <w:szCs w:val="22"/>
          <w:lang w:val="en-GB"/>
        </w:rPr>
        <w:br w:type="page"/>
      </w:r>
    </w:p>
    <w:p w14:paraId="7B715469" w14:textId="7FCA7FF9" w:rsidR="000B0BA7" w:rsidRDefault="00300C97" w:rsidP="00510C1B">
      <w:pPr>
        <w:pStyle w:val="Heading1"/>
        <w:numPr>
          <w:ilvl w:val="1"/>
          <w:numId w:val="5"/>
        </w:numPr>
        <w:ind w:left="540" w:hanging="90"/>
        <w:rPr>
          <w:rFonts w:cs="Arial"/>
          <w:caps/>
        </w:rPr>
      </w:pPr>
      <w:bookmarkStart w:id="319" w:name="_Toc449860823"/>
      <w:bookmarkStart w:id="320" w:name="_Toc449860917"/>
      <w:bookmarkStart w:id="321" w:name="_Toc523822056"/>
      <w:bookmarkEnd w:id="316"/>
      <w:bookmarkEnd w:id="317"/>
      <w:bookmarkEnd w:id="318"/>
      <w:r w:rsidRPr="00263085">
        <w:rPr>
          <w:rFonts w:cs="Arial"/>
          <w:caps/>
        </w:rPr>
        <w:lastRenderedPageBreak/>
        <w:t>SYSTEM OVERVIEW</w:t>
      </w:r>
      <w:bookmarkEnd w:id="319"/>
      <w:bookmarkEnd w:id="320"/>
      <w:bookmarkEnd w:id="321"/>
    </w:p>
    <w:p w14:paraId="169C6D38" w14:textId="77777777" w:rsidR="00510C1B" w:rsidRPr="00510C1B" w:rsidRDefault="00510C1B" w:rsidP="00510C1B">
      <w:pPr>
        <w:rPr>
          <w:lang w:val="en-GB"/>
        </w:rPr>
      </w:pPr>
    </w:p>
    <w:p w14:paraId="24835AFB" w14:textId="5299DFF3" w:rsidR="00D875E6" w:rsidRDefault="00484713" w:rsidP="000B0BA7">
      <w:pPr>
        <w:tabs>
          <w:tab w:val="left" w:pos="720"/>
        </w:tabs>
        <w:suppressAutoHyphens/>
        <w:overflowPunct/>
        <w:autoSpaceDE/>
        <w:autoSpaceDN/>
        <w:adjustRightInd/>
        <w:spacing w:before="0"/>
        <w:ind w:left="1080" w:right="0"/>
        <w:jc w:val="both"/>
        <w:textAlignment w:val="auto"/>
        <w:rPr>
          <w:rFonts w:cs="Arial"/>
        </w:rPr>
      </w:pPr>
      <w:r>
        <w:rPr>
          <w:rFonts w:cs="Arial"/>
        </w:rPr>
        <w:t>CLRS</w:t>
      </w:r>
      <w:r w:rsidR="00D875E6">
        <w:rPr>
          <w:rFonts w:cs="Arial"/>
        </w:rPr>
        <w:t xml:space="preserve"> application is used</w:t>
      </w:r>
      <w:r w:rsidR="00F1010C">
        <w:rPr>
          <w:rFonts w:cs="Arial"/>
        </w:rPr>
        <w:t xml:space="preserve"> to send rem</w:t>
      </w:r>
      <w:r>
        <w:rPr>
          <w:rFonts w:cs="Arial"/>
        </w:rPr>
        <w:t>inder mails</w:t>
      </w:r>
      <w:r w:rsidR="00F1010C">
        <w:rPr>
          <w:rFonts w:cs="Arial"/>
        </w:rPr>
        <w:t xml:space="preserve"> to the crew members to apply</w:t>
      </w:r>
      <w:r>
        <w:rPr>
          <w:rFonts w:cs="Arial"/>
        </w:rPr>
        <w:t xml:space="preserve"> leaves .</w:t>
      </w:r>
      <w:r w:rsidR="00D875E6">
        <w:rPr>
          <w:rFonts w:cs="Arial"/>
        </w:rPr>
        <w:t>The applica</w:t>
      </w:r>
      <w:r>
        <w:rPr>
          <w:rFonts w:cs="Arial"/>
        </w:rPr>
        <w:t xml:space="preserve">tion has </w:t>
      </w:r>
      <w:r w:rsidR="008C58F4">
        <w:rPr>
          <w:rFonts w:cs="Arial"/>
        </w:rPr>
        <w:t xml:space="preserve">a </w:t>
      </w:r>
      <w:r>
        <w:rPr>
          <w:rFonts w:cs="Arial"/>
        </w:rPr>
        <w:t>functionality to validate the leave data in NCMS against the actual leave applied in Pulsera.</w:t>
      </w:r>
      <w:r w:rsidR="00D875E6">
        <w:rPr>
          <w:rFonts w:cs="Arial"/>
        </w:rPr>
        <w:t xml:space="preserve"> The application also </w:t>
      </w:r>
      <w:r>
        <w:rPr>
          <w:rFonts w:cs="Arial"/>
        </w:rPr>
        <w:t>facilitates to change the job schedule time,</w:t>
      </w:r>
      <w:r w:rsidR="00CB0E84">
        <w:rPr>
          <w:rFonts w:cs="Arial"/>
        </w:rPr>
        <w:t xml:space="preserve"> </w:t>
      </w:r>
      <w:r>
        <w:rPr>
          <w:rFonts w:cs="Arial"/>
        </w:rPr>
        <w:t>crew mail template</w:t>
      </w:r>
      <w:r w:rsidR="00D875E6">
        <w:rPr>
          <w:rFonts w:cs="Arial"/>
        </w:rPr>
        <w:t xml:space="preserve"> an</w:t>
      </w:r>
      <w:r>
        <w:rPr>
          <w:rFonts w:cs="Arial"/>
        </w:rPr>
        <w:t xml:space="preserve">d </w:t>
      </w:r>
      <w:r w:rsidR="00CB0E84">
        <w:rPr>
          <w:rFonts w:cs="Arial"/>
        </w:rPr>
        <w:t xml:space="preserve">also </w:t>
      </w:r>
      <w:r>
        <w:rPr>
          <w:rFonts w:cs="Arial"/>
        </w:rPr>
        <w:t>provides view to discrepancy data and notified crew data.</w:t>
      </w:r>
    </w:p>
    <w:p w14:paraId="45C03EEC" w14:textId="77777777" w:rsidR="000B0BA7" w:rsidRDefault="000B0BA7" w:rsidP="000B0BA7">
      <w:pPr>
        <w:tabs>
          <w:tab w:val="left" w:pos="720"/>
        </w:tabs>
        <w:suppressAutoHyphens/>
        <w:overflowPunct/>
        <w:autoSpaceDE/>
        <w:autoSpaceDN/>
        <w:adjustRightInd/>
        <w:spacing w:before="0"/>
        <w:ind w:left="1080" w:right="0"/>
        <w:jc w:val="both"/>
        <w:textAlignment w:val="auto"/>
        <w:rPr>
          <w:rFonts w:cs="Arial"/>
        </w:rPr>
      </w:pPr>
    </w:p>
    <w:p w14:paraId="5E461158" w14:textId="77777777" w:rsidR="00604B62" w:rsidRPr="00976764" w:rsidRDefault="00484713" w:rsidP="000B0BA7">
      <w:pPr>
        <w:tabs>
          <w:tab w:val="left" w:pos="720"/>
        </w:tabs>
        <w:suppressAutoHyphens/>
        <w:overflowPunct/>
        <w:autoSpaceDE/>
        <w:autoSpaceDN/>
        <w:adjustRightInd/>
        <w:spacing w:before="0"/>
        <w:ind w:left="1080" w:right="0"/>
        <w:jc w:val="both"/>
        <w:textAlignment w:val="auto"/>
      </w:pPr>
      <w:r>
        <w:rPr>
          <w:rFonts w:cs="Arial"/>
        </w:rPr>
        <w:t>The CLRS application falls under BCD 4</w:t>
      </w:r>
      <w:r w:rsidR="00604B62">
        <w:rPr>
          <w:rFonts w:cs="Arial"/>
        </w:rPr>
        <w:t>.</w:t>
      </w:r>
    </w:p>
    <w:p w14:paraId="41C37B23" w14:textId="77777777" w:rsidR="00D160B0" w:rsidRPr="003359C8" w:rsidRDefault="00D160B0" w:rsidP="00482248">
      <w:pPr>
        <w:ind w:left="720"/>
        <w:jc w:val="both"/>
        <w:rPr>
          <w:rFonts w:cs="Arial"/>
        </w:rPr>
      </w:pPr>
    </w:p>
    <w:p w14:paraId="0357B8A6" w14:textId="77777777" w:rsidR="00210E1C" w:rsidRDefault="005913B1" w:rsidP="00A7412C">
      <w:pPr>
        <w:pStyle w:val="Heading1"/>
        <w:numPr>
          <w:ilvl w:val="1"/>
          <w:numId w:val="5"/>
        </w:numPr>
        <w:ind w:left="540" w:hanging="90"/>
        <w:rPr>
          <w:rFonts w:cs="Arial"/>
          <w:caps/>
        </w:rPr>
      </w:pPr>
      <w:bookmarkStart w:id="322" w:name="_Toc449860826"/>
      <w:bookmarkStart w:id="323" w:name="_Toc449860920"/>
      <w:bookmarkStart w:id="324" w:name="_Toc523822057"/>
      <w:r w:rsidRPr="00210E1C">
        <w:rPr>
          <w:rFonts w:cs="Arial"/>
          <w:caps/>
        </w:rPr>
        <w:t>SYSTEM CONCEPT DIAGRAM</w:t>
      </w:r>
      <w:bookmarkEnd w:id="322"/>
      <w:bookmarkEnd w:id="323"/>
      <w:bookmarkEnd w:id="324"/>
    </w:p>
    <w:p w14:paraId="70392DDC" w14:textId="77777777" w:rsidR="00726498" w:rsidRPr="00726498" w:rsidRDefault="00726498" w:rsidP="00726498">
      <w:pPr>
        <w:rPr>
          <w:lang w:val="en-GB"/>
        </w:rPr>
      </w:pPr>
    </w:p>
    <w:p w14:paraId="5EA719A9" w14:textId="77777777" w:rsidR="00A349B3" w:rsidRDefault="001140A0" w:rsidP="00726498">
      <w:pPr>
        <w:pStyle w:val="Caption"/>
        <w:ind w:left="936" w:firstLine="144"/>
        <w:jc w:val="left"/>
        <w:rPr>
          <w:noProof/>
        </w:rPr>
      </w:pPr>
      <w:r w:rsidRPr="00E256FA">
        <w:rPr>
          <w:b w:val="0"/>
          <w:iCs w:val="0"/>
          <w:szCs w:val="20"/>
          <w:lang w:val="en-GB"/>
        </w:rPr>
        <w:t>Following is the system concept diagram.</w:t>
      </w:r>
      <w:r w:rsidR="00812B45" w:rsidRPr="00812B45">
        <w:rPr>
          <w:noProof/>
        </w:rPr>
        <w:t xml:space="preserve"> </w:t>
      </w:r>
    </w:p>
    <w:p w14:paraId="57535DFE" w14:textId="4B9046A7" w:rsidR="0062585B" w:rsidRDefault="00812B45" w:rsidP="00726498">
      <w:pPr>
        <w:pStyle w:val="Caption"/>
        <w:ind w:left="936" w:firstLine="144"/>
        <w:jc w:val="left"/>
        <w:rPr>
          <w:b w:val="0"/>
          <w:iCs w:val="0"/>
          <w:szCs w:val="20"/>
          <w:lang w:val="en-GB"/>
        </w:rPr>
      </w:pPr>
      <w:r>
        <w:rPr>
          <w:noProof/>
        </w:rPr>
        <w:drawing>
          <wp:inline distT="0" distB="0" distL="0" distR="0" wp14:anchorId="0620DF5A" wp14:editId="2BFD4189">
            <wp:extent cx="5848350" cy="25920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727"/>
                    <a:stretch/>
                  </pic:blipFill>
                  <pic:spPr bwMode="auto">
                    <a:xfrm>
                      <a:off x="0" y="0"/>
                      <a:ext cx="5866739" cy="26002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09C7BD8" w14:textId="1320D6BC" w:rsidR="003B297B" w:rsidRPr="00726498" w:rsidRDefault="0062585B" w:rsidP="00E933AC">
      <w:pPr>
        <w:pStyle w:val="Caption"/>
        <w:spacing w:after="0"/>
        <w:ind w:left="3600" w:firstLine="360"/>
        <w:jc w:val="left"/>
        <w:rPr>
          <w:rFonts w:ascii="Book Antiqua" w:hAnsi="Book Antiqua"/>
          <w:b w:val="0"/>
          <w:i/>
        </w:rPr>
      </w:pPr>
      <w:r w:rsidRPr="00726498">
        <w:rPr>
          <w:rFonts w:ascii="Book Antiqua" w:hAnsi="Book Antiqua"/>
          <w:b w:val="0"/>
          <w:i/>
        </w:rPr>
        <w:t xml:space="preserve">Figure </w:t>
      </w:r>
      <w:r w:rsidR="000B615D" w:rsidRPr="00726498">
        <w:rPr>
          <w:rFonts w:ascii="Book Antiqua" w:hAnsi="Book Antiqua"/>
          <w:b w:val="0"/>
          <w:i/>
        </w:rPr>
        <w:fldChar w:fldCharType="begin"/>
      </w:r>
      <w:r w:rsidR="000B615D" w:rsidRPr="00726498">
        <w:rPr>
          <w:rFonts w:ascii="Book Antiqua" w:hAnsi="Book Antiqua"/>
          <w:b w:val="0"/>
          <w:i/>
        </w:rPr>
        <w:instrText xml:space="preserve"> SEQ Figure \* ARABIC </w:instrText>
      </w:r>
      <w:r w:rsidR="000B615D" w:rsidRPr="00726498">
        <w:rPr>
          <w:rFonts w:ascii="Book Antiqua" w:hAnsi="Book Antiqua"/>
          <w:b w:val="0"/>
          <w:i/>
        </w:rPr>
        <w:fldChar w:fldCharType="separate"/>
      </w:r>
      <w:r w:rsidR="00033635" w:rsidRPr="00726498">
        <w:rPr>
          <w:rFonts w:ascii="Book Antiqua" w:hAnsi="Book Antiqua"/>
          <w:b w:val="0"/>
          <w:i/>
        </w:rPr>
        <w:t>2</w:t>
      </w:r>
      <w:r w:rsidR="000B615D" w:rsidRPr="00726498">
        <w:rPr>
          <w:rFonts w:ascii="Book Antiqua" w:hAnsi="Book Antiqua"/>
          <w:b w:val="0"/>
          <w:i/>
        </w:rPr>
        <w:fldChar w:fldCharType="end"/>
      </w:r>
      <w:r w:rsidR="00C17314" w:rsidRPr="00726498">
        <w:rPr>
          <w:rFonts w:ascii="Book Antiqua" w:hAnsi="Book Antiqua"/>
          <w:b w:val="0"/>
          <w:i/>
        </w:rPr>
        <w:t xml:space="preserve"> System Concept Diagram</w:t>
      </w:r>
    </w:p>
    <w:p w14:paraId="4E47F47F" w14:textId="77777777" w:rsidR="00C86E8B" w:rsidRDefault="00C86E8B" w:rsidP="00633F20">
      <w:pPr>
        <w:pStyle w:val="Heading1"/>
        <w:numPr>
          <w:ilvl w:val="1"/>
          <w:numId w:val="5"/>
        </w:numPr>
        <w:ind w:left="540" w:hanging="90"/>
        <w:rPr>
          <w:rFonts w:cs="Arial"/>
          <w:caps/>
        </w:rPr>
      </w:pPr>
      <w:bookmarkStart w:id="325" w:name="_Toc449860829"/>
      <w:bookmarkStart w:id="326" w:name="_Toc449860923"/>
      <w:bookmarkStart w:id="327" w:name="_Toc523822058"/>
      <w:r w:rsidRPr="00633F20">
        <w:rPr>
          <w:rFonts w:cs="Arial"/>
          <w:caps/>
        </w:rPr>
        <w:t>I</w:t>
      </w:r>
      <w:r w:rsidRPr="00A83661">
        <w:rPr>
          <w:rFonts w:cs="Arial"/>
          <w:caps/>
        </w:rPr>
        <w:t>NTERFACES</w:t>
      </w:r>
      <w:bookmarkEnd w:id="325"/>
      <w:bookmarkEnd w:id="326"/>
      <w:bookmarkEnd w:id="327"/>
    </w:p>
    <w:p w14:paraId="4F64FDBB" w14:textId="77777777" w:rsidR="000B0BA7" w:rsidRPr="000B0BA7" w:rsidRDefault="000B0BA7" w:rsidP="000B0BA7">
      <w:pPr>
        <w:rPr>
          <w:lang w:val="en-GB"/>
        </w:rPr>
      </w:pPr>
    </w:p>
    <w:p w14:paraId="397B7C9C" w14:textId="707BD965" w:rsidR="00FC6A87" w:rsidRDefault="00FC6A87" w:rsidP="000B0BA7">
      <w:pPr>
        <w:pStyle w:val="Heading3"/>
        <w:keepNext w:val="0"/>
        <w:tabs>
          <w:tab w:val="left" w:pos="1440"/>
        </w:tabs>
        <w:overflowPunct/>
        <w:autoSpaceDE/>
        <w:autoSpaceDN/>
        <w:adjustRightInd/>
        <w:spacing w:before="0"/>
        <w:ind w:left="450" w:right="0" w:firstLine="360"/>
        <w:jc w:val="left"/>
        <w:textAlignment w:val="auto"/>
        <w:rPr>
          <w:rFonts w:cs="Arial"/>
          <w:caps/>
          <w:sz w:val="20"/>
        </w:rPr>
      </w:pPr>
      <w:bookmarkStart w:id="328" w:name="_Toc449860830"/>
      <w:bookmarkStart w:id="329" w:name="_Toc449860924"/>
      <w:bookmarkStart w:id="330" w:name="_Toc523822059"/>
      <w:r w:rsidRPr="00D8439B">
        <w:rPr>
          <w:rFonts w:cs="Arial"/>
          <w:caps/>
          <w:sz w:val="20"/>
        </w:rPr>
        <w:t>4.3.1. User Interfaces</w:t>
      </w:r>
      <w:bookmarkEnd w:id="328"/>
      <w:bookmarkEnd w:id="329"/>
      <w:bookmarkEnd w:id="330"/>
    </w:p>
    <w:p w14:paraId="516849A8" w14:textId="77777777" w:rsidR="00FC6A87" w:rsidRPr="00726498" w:rsidRDefault="00FC6A87" w:rsidP="000B0BA7">
      <w:pPr>
        <w:spacing w:before="0"/>
        <w:jc w:val="both"/>
        <w:rPr>
          <w:rFonts w:cs="Arial"/>
          <w:b/>
          <w:caps/>
        </w:rPr>
      </w:pPr>
    </w:p>
    <w:p w14:paraId="28DE9BD5" w14:textId="77777777" w:rsidR="00FC6A87" w:rsidRPr="00B10CCB" w:rsidRDefault="00FC6A87">
      <w:pPr>
        <w:pStyle w:val="ListParagraph"/>
        <w:numPr>
          <w:ilvl w:val="0"/>
          <w:numId w:val="10"/>
        </w:numPr>
      </w:pPr>
      <w:r w:rsidRPr="00B10CCB">
        <w:t>Google Chrome is the r</w:t>
      </w:r>
      <w:r w:rsidR="008A311D">
        <w:t>ecomm</w:t>
      </w:r>
      <w:r w:rsidR="00967C48">
        <w:t>ended browser to access CLRS</w:t>
      </w:r>
      <w:r w:rsidRPr="00B10CCB">
        <w:t xml:space="preserve"> application as it offers best suitability and stability</w:t>
      </w:r>
      <w:r w:rsidR="008A311D">
        <w:t>.</w:t>
      </w:r>
    </w:p>
    <w:p w14:paraId="30CB1CAD" w14:textId="405FDB4A" w:rsidR="00FC6A87" w:rsidRPr="00B10CCB" w:rsidRDefault="00FC6A87">
      <w:pPr>
        <w:pStyle w:val="ListParagraph"/>
        <w:numPr>
          <w:ilvl w:val="0"/>
          <w:numId w:val="10"/>
        </w:numPr>
      </w:pPr>
      <w:r w:rsidRPr="00D8439B">
        <w:t xml:space="preserve">The usage of Internet Explorer, Mozilla Firefox, Safari and </w:t>
      </w:r>
      <w:r w:rsidR="008A311D">
        <w:t>Opera will also</w:t>
      </w:r>
      <w:r w:rsidRPr="00D8439B">
        <w:t xml:space="preserve"> provide the</w:t>
      </w:r>
      <w:r w:rsidR="002E5227">
        <w:t xml:space="preserve"> similar stability and access</w:t>
      </w:r>
      <w:r w:rsidRPr="00D8439B">
        <w:t xml:space="preserve">. </w:t>
      </w:r>
      <w:r w:rsidR="002E5227">
        <w:t xml:space="preserve"> </w:t>
      </w:r>
    </w:p>
    <w:p w14:paraId="7B17EA4B" w14:textId="6A58C4FB" w:rsidR="00FC6A87" w:rsidRPr="00BC3049" w:rsidRDefault="00FC6A87" w:rsidP="00633F20">
      <w:pPr>
        <w:pStyle w:val="Heading3"/>
        <w:keepNext w:val="0"/>
        <w:tabs>
          <w:tab w:val="left" w:pos="1440"/>
        </w:tabs>
        <w:overflowPunct/>
        <w:autoSpaceDE/>
        <w:autoSpaceDN/>
        <w:adjustRightInd/>
        <w:spacing w:before="240"/>
        <w:ind w:left="360" w:right="0" w:firstLine="360"/>
        <w:jc w:val="left"/>
        <w:textAlignment w:val="auto"/>
        <w:rPr>
          <w:rFonts w:cs="Arial"/>
          <w:caps/>
          <w:sz w:val="20"/>
        </w:rPr>
      </w:pPr>
      <w:bookmarkStart w:id="331" w:name="_Toc449860831"/>
      <w:bookmarkStart w:id="332" w:name="_Toc449860925"/>
      <w:bookmarkStart w:id="333" w:name="_Toc523822060"/>
      <w:r w:rsidRPr="00BC3049">
        <w:rPr>
          <w:rFonts w:cs="Arial"/>
          <w:caps/>
          <w:sz w:val="20"/>
        </w:rPr>
        <w:t>4.3.2. System Interfaces</w:t>
      </w:r>
      <w:bookmarkEnd w:id="331"/>
      <w:bookmarkEnd w:id="332"/>
      <w:bookmarkEnd w:id="333"/>
    </w:p>
    <w:p w14:paraId="5F842A18" w14:textId="77777777" w:rsidR="00FC6A87" w:rsidRDefault="00FC6A87" w:rsidP="00FC6A87">
      <w:pPr>
        <w:spacing w:before="40"/>
      </w:pPr>
    </w:p>
    <w:p w14:paraId="662EF10E" w14:textId="4A8EC87F" w:rsidR="00726498" w:rsidRDefault="00A349B3" w:rsidP="00726498">
      <w:pPr>
        <w:ind w:left="907"/>
        <w:jc w:val="both"/>
      </w:pPr>
      <w:r>
        <w:t>Following are the interfacing systems for CLRS application:</w:t>
      </w:r>
    </w:p>
    <w:p w14:paraId="6DBEF5C8" w14:textId="77777777" w:rsidR="00A349B3" w:rsidRDefault="00A349B3" w:rsidP="00726498">
      <w:pPr>
        <w:ind w:left="907"/>
        <w:jc w:val="both"/>
      </w:pPr>
    </w:p>
    <w:p w14:paraId="2E8E685D" w14:textId="77777777" w:rsidR="00726498" w:rsidRPr="00726498" w:rsidRDefault="00967C48">
      <w:pPr>
        <w:pStyle w:val="ListParagraph"/>
        <w:numPr>
          <w:ilvl w:val="0"/>
          <w:numId w:val="10"/>
        </w:numPr>
      </w:pPr>
      <w:r w:rsidRPr="00726498">
        <w:t>NCMS</w:t>
      </w:r>
      <w:r w:rsidR="00A14410" w:rsidRPr="00726498">
        <w:t xml:space="preserve"> Interface</w:t>
      </w:r>
    </w:p>
    <w:p w14:paraId="0C832CA8" w14:textId="2EBB8331" w:rsidR="00A14410" w:rsidRDefault="004D54AE" w:rsidP="00E933AC">
      <w:pPr>
        <w:ind w:left="1440"/>
        <w:jc w:val="both"/>
      </w:pPr>
      <w:r>
        <w:t>CLRS</w:t>
      </w:r>
      <w:r w:rsidR="00A14410">
        <w:t xml:space="preserve"> </w:t>
      </w:r>
      <w:r>
        <w:t>application is interfaced with</w:t>
      </w:r>
      <w:r w:rsidR="00A14410">
        <w:t xml:space="preserve"> </w:t>
      </w:r>
      <w:r>
        <w:t xml:space="preserve">NCMS through </w:t>
      </w:r>
      <w:r w:rsidR="00967C48">
        <w:t>EAI.</w:t>
      </w:r>
      <w:r w:rsidR="00696FBD">
        <w:t xml:space="preserve"> The</w:t>
      </w:r>
      <w:r w:rsidR="00967C48">
        <w:t xml:space="preserve"> </w:t>
      </w:r>
      <w:r w:rsidR="00696FBD">
        <w:t xml:space="preserve">application </w:t>
      </w:r>
      <w:r w:rsidR="00967C48">
        <w:t xml:space="preserve">receives </w:t>
      </w:r>
      <w:r>
        <w:t>crew</w:t>
      </w:r>
      <w:r w:rsidR="00967C48">
        <w:t xml:space="preserve"> leav</w:t>
      </w:r>
      <w:r>
        <w:t>e data in CSV format from NCMS s</w:t>
      </w:r>
      <w:r w:rsidR="00967C48">
        <w:t>ystem.</w:t>
      </w:r>
    </w:p>
    <w:p w14:paraId="32E6C208" w14:textId="77777777" w:rsidR="00A349B3" w:rsidRDefault="00A349B3" w:rsidP="00E933AC">
      <w:pPr>
        <w:ind w:left="1440"/>
        <w:jc w:val="both"/>
      </w:pPr>
    </w:p>
    <w:p w14:paraId="12E41744" w14:textId="77777777" w:rsidR="00726498" w:rsidRPr="00726498" w:rsidRDefault="00967C48">
      <w:pPr>
        <w:pStyle w:val="ListParagraph"/>
        <w:numPr>
          <w:ilvl w:val="0"/>
          <w:numId w:val="10"/>
        </w:numPr>
      </w:pPr>
      <w:r w:rsidRPr="00726498">
        <w:t>Pulsera</w:t>
      </w:r>
      <w:r w:rsidR="00A14410" w:rsidRPr="00726498">
        <w:t xml:space="preserve"> Interface</w:t>
      </w:r>
    </w:p>
    <w:p w14:paraId="7DBF403D" w14:textId="2DC7E2BD" w:rsidR="003B297B" w:rsidRDefault="004D54AE" w:rsidP="00030033">
      <w:pPr>
        <w:ind w:left="1296"/>
      </w:pPr>
      <w:r>
        <w:t xml:space="preserve">CLRS application is interfaced with </w:t>
      </w:r>
      <w:r w:rsidR="00967C48">
        <w:t>Pulsera through EAI.</w:t>
      </w:r>
      <w:r w:rsidR="00A14410">
        <w:t xml:space="preserve"> </w:t>
      </w:r>
      <w:r w:rsidR="00696FBD">
        <w:t xml:space="preserve">The application </w:t>
      </w:r>
      <w:r w:rsidR="00967C48">
        <w:t xml:space="preserve">receives applied </w:t>
      </w:r>
      <w:r>
        <w:t xml:space="preserve">crew </w:t>
      </w:r>
      <w:r w:rsidR="00967C48">
        <w:t>leave data in CSV format from Pulsera System</w:t>
      </w:r>
      <w:r w:rsidR="00A14410">
        <w:t>.</w:t>
      </w:r>
    </w:p>
    <w:p w14:paraId="68522873" w14:textId="77777777" w:rsidR="00A349B3" w:rsidRDefault="00A349B3" w:rsidP="00030033">
      <w:pPr>
        <w:ind w:left="1296"/>
      </w:pPr>
    </w:p>
    <w:p w14:paraId="62AE96C9" w14:textId="77777777" w:rsidR="00A349B3" w:rsidRPr="00C86E8B" w:rsidRDefault="00A349B3" w:rsidP="00030033">
      <w:pPr>
        <w:ind w:left="1296"/>
      </w:pPr>
    </w:p>
    <w:p w14:paraId="5EDB9760" w14:textId="33DCB4C4" w:rsidR="00A349B3" w:rsidRDefault="00FC63F9" w:rsidP="00A349B3">
      <w:pPr>
        <w:pStyle w:val="Heading1"/>
        <w:numPr>
          <w:ilvl w:val="1"/>
          <w:numId w:val="5"/>
        </w:numPr>
        <w:spacing w:before="0"/>
        <w:ind w:left="540" w:hanging="90"/>
        <w:rPr>
          <w:rFonts w:cs="Arial"/>
          <w:caps/>
        </w:rPr>
      </w:pPr>
      <w:bookmarkStart w:id="334" w:name="_Toc449860832"/>
      <w:bookmarkStart w:id="335" w:name="_Toc449860926"/>
      <w:bookmarkStart w:id="336" w:name="_Toc523822061"/>
      <w:r w:rsidRPr="00633F20">
        <w:rPr>
          <w:rFonts w:cs="Arial"/>
          <w:caps/>
        </w:rPr>
        <w:lastRenderedPageBreak/>
        <w:t>WARRANTY AND MAINTENANCE PERIOD</w:t>
      </w:r>
      <w:bookmarkEnd w:id="334"/>
      <w:bookmarkEnd w:id="335"/>
      <w:bookmarkEnd w:id="336"/>
      <w:r w:rsidR="00A349B3">
        <w:rPr>
          <w:rFonts w:cs="Arial"/>
          <w:caps/>
        </w:rPr>
        <w:br/>
      </w:r>
    </w:p>
    <w:p w14:paraId="350FA2BD" w14:textId="66152D91" w:rsidR="00A349B3" w:rsidRDefault="00A349B3" w:rsidP="00A349B3">
      <w:pPr>
        <w:rPr>
          <w:color w:val="212121"/>
          <w:shd w:val="clear" w:color="auto" w:fill="FFFFFF"/>
        </w:rPr>
      </w:pPr>
      <w:r>
        <w:rPr>
          <w:color w:val="212121"/>
          <w:shd w:val="clear" w:color="auto" w:fill="FFFFFF"/>
        </w:rPr>
        <w:t>The following table contains warranty and maintenance period details.</w:t>
      </w:r>
      <w:r>
        <w:rPr>
          <w:color w:val="212121"/>
          <w:shd w:val="clear" w:color="auto" w:fill="FFFFFF"/>
        </w:rPr>
        <w:br/>
      </w:r>
    </w:p>
    <w:tbl>
      <w:tblPr>
        <w:tblW w:w="8280" w:type="dxa"/>
        <w:tblInd w:w="530" w:type="dxa"/>
        <w:shd w:val="clear" w:color="auto" w:fill="FFFFFF"/>
        <w:tblCellMar>
          <w:left w:w="0" w:type="dxa"/>
          <w:right w:w="0" w:type="dxa"/>
        </w:tblCellMar>
        <w:tblLook w:val="04A0" w:firstRow="1" w:lastRow="0" w:firstColumn="1" w:lastColumn="0" w:noHBand="0" w:noVBand="1"/>
      </w:tblPr>
      <w:tblGrid>
        <w:gridCol w:w="4500"/>
        <w:gridCol w:w="1980"/>
        <w:gridCol w:w="1800"/>
      </w:tblGrid>
      <w:tr w:rsidR="00A349B3" w:rsidRPr="00A349B3" w14:paraId="457F3214" w14:textId="77777777" w:rsidTr="003B395E">
        <w:tc>
          <w:tcPr>
            <w:tcW w:w="4500" w:type="dxa"/>
            <w:tcBorders>
              <w:top w:val="single" w:sz="8" w:space="0" w:color="000000"/>
              <w:left w:val="single" w:sz="8" w:space="0" w:color="000000"/>
              <w:bottom w:val="single" w:sz="8" w:space="0" w:color="000000"/>
              <w:right w:val="nil"/>
            </w:tcBorders>
            <w:shd w:val="clear" w:color="auto" w:fill="8DB3E2" w:themeFill="text2" w:themeFillTint="66"/>
            <w:tcMar>
              <w:top w:w="0" w:type="dxa"/>
              <w:left w:w="10" w:type="dxa"/>
              <w:bottom w:w="0" w:type="dxa"/>
              <w:right w:w="10" w:type="dxa"/>
            </w:tcMar>
            <w:vAlign w:val="center"/>
            <w:hideMark/>
          </w:tcPr>
          <w:p w14:paraId="7A130829" w14:textId="77777777" w:rsidR="00A349B3" w:rsidRPr="003B395E" w:rsidRDefault="00A349B3" w:rsidP="00A349B3">
            <w:pPr>
              <w:spacing w:after="120"/>
              <w:ind w:left="0"/>
              <w:jc w:val="center"/>
              <w:rPr>
                <w:rFonts w:cs="Arial"/>
                <w:b/>
                <w:bCs/>
              </w:rPr>
            </w:pPr>
            <w:r w:rsidRPr="003B395E">
              <w:rPr>
                <w:rFonts w:cs="Arial"/>
                <w:b/>
                <w:bCs/>
              </w:rPr>
              <w:t> </w:t>
            </w:r>
          </w:p>
        </w:tc>
        <w:tc>
          <w:tcPr>
            <w:tcW w:w="1980" w:type="dxa"/>
            <w:tcBorders>
              <w:top w:val="single" w:sz="8" w:space="0" w:color="000000"/>
              <w:left w:val="single" w:sz="8" w:space="0" w:color="000000"/>
              <w:bottom w:val="single" w:sz="8" w:space="0" w:color="000000"/>
              <w:right w:val="nil"/>
            </w:tcBorders>
            <w:shd w:val="clear" w:color="auto" w:fill="8DB3E2" w:themeFill="text2" w:themeFillTint="66"/>
            <w:tcMar>
              <w:top w:w="0" w:type="dxa"/>
              <w:left w:w="10" w:type="dxa"/>
              <w:bottom w:w="0" w:type="dxa"/>
              <w:right w:w="10" w:type="dxa"/>
            </w:tcMar>
            <w:vAlign w:val="center"/>
            <w:hideMark/>
          </w:tcPr>
          <w:p w14:paraId="472D0946" w14:textId="77777777" w:rsidR="00A349B3" w:rsidRPr="003B395E" w:rsidRDefault="00A349B3" w:rsidP="00A349B3">
            <w:pPr>
              <w:spacing w:after="120"/>
              <w:ind w:left="0"/>
              <w:jc w:val="center"/>
              <w:rPr>
                <w:rFonts w:cs="Arial"/>
                <w:b/>
                <w:bCs/>
              </w:rPr>
            </w:pPr>
            <w:r w:rsidRPr="003B395E">
              <w:rPr>
                <w:rFonts w:cs="Arial"/>
                <w:b/>
                <w:bCs/>
              </w:rPr>
              <w:t>Start Date</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0" w:type="dxa"/>
              <w:left w:w="10" w:type="dxa"/>
              <w:bottom w:w="0" w:type="dxa"/>
              <w:right w:w="10" w:type="dxa"/>
            </w:tcMar>
            <w:vAlign w:val="center"/>
            <w:hideMark/>
          </w:tcPr>
          <w:p w14:paraId="25C9B05A" w14:textId="77777777" w:rsidR="00A349B3" w:rsidRPr="003B395E" w:rsidRDefault="00A349B3" w:rsidP="003B395E">
            <w:pPr>
              <w:spacing w:after="120"/>
              <w:ind w:left="0"/>
              <w:jc w:val="center"/>
              <w:rPr>
                <w:rFonts w:cs="Arial"/>
                <w:b/>
                <w:bCs/>
              </w:rPr>
            </w:pPr>
            <w:r w:rsidRPr="003B395E">
              <w:rPr>
                <w:rFonts w:cs="Arial"/>
                <w:b/>
                <w:bCs/>
              </w:rPr>
              <w:t>End Date</w:t>
            </w:r>
          </w:p>
        </w:tc>
      </w:tr>
      <w:tr w:rsidR="00A349B3" w:rsidRPr="00A349B3" w14:paraId="6EB857CF" w14:textId="77777777" w:rsidTr="003B395E">
        <w:tc>
          <w:tcPr>
            <w:tcW w:w="4500" w:type="dxa"/>
            <w:tcBorders>
              <w:top w:val="nil"/>
              <w:left w:val="single" w:sz="8" w:space="0" w:color="000000"/>
              <w:bottom w:val="single" w:sz="8" w:space="0" w:color="000000"/>
              <w:right w:val="nil"/>
            </w:tcBorders>
            <w:shd w:val="clear" w:color="auto" w:fill="FFFFFF"/>
            <w:tcMar>
              <w:top w:w="0" w:type="dxa"/>
              <w:left w:w="10" w:type="dxa"/>
              <w:bottom w:w="0" w:type="dxa"/>
              <w:right w:w="10" w:type="dxa"/>
            </w:tcMar>
            <w:vAlign w:val="center"/>
            <w:hideMark/>
          </w:tcPr>
          <w:p w14:paraId="3BB10ABF" w14:textId="77777777" w:rsidR="00A349B3" w:rsidRPr="003B395E" w:rsidRDefault="00A349B3" w:rsidP="003B395E">
            <w:pPr>
              <w:overflowPunct/>
              <w:autoSpaceDE/>
              <w:autoSpaceDN/>
              <w:adjustRightInd/>
              <w:spacing w:before="0" w:line="360" w:lineRule="auto"/>
              <w:ind w:left="0" w:right="0"/>
              <w:textAlignment w:val="auto"/>
              <w:rPr>
                <w:rFonts w:cs="Arial"/>
                <w:color w:val="212121"/>
                <w:shd w:val="clear" w:color="auto" w:fill="FFFFFF"/>
              </w:rPr>
            </w:pPr>
            <w:r w:rsidRPr="003B395E">
              <w:rPr>
                <w:rFonts w:cs="Arial"/>
                <w:color w:val="212121"/>
                <w:shd w:val="clear" w:color="auto" w:fill="FFFFFF"/>
                <w:lang w:val="en-MY"/>
              </w:rPr>
              <w:t>Product Warranty</w:t>
            </w:r>
          </w:p>
        </w:tc>
        <w:tc>
          <w:tcPr>
            <w:tcW w:w="1980" w:type="dxa"/>
            <w:tcBorders>
              <w:top w:val="nil"/>
              <w:left w:val="single" w:sz="8" w:space="0" w:color="000000"/>
              <w:bottom w:val="single" w:sz="8" w:space="0" w:color="000000"/>
              <w:right w:val="nil"/>
            </w:tcBorders>
            <w:shd w:val="clear" w:color="auto" w:fill="FFFFFF"/>
            <w:tcMar>
              <w:top w:w="0" w:type="dxa"/>
              <w:left w:w="10" w:type="dxa"/>
              <w:bottom w:w="0" w:type="dxa"/>
              <w:right w:w="10" w:type="dxa"/>
            </w:tcMar>
            <w:vAlign w:val="center"/>
            <w:hideMark/>
          </w:tcPr>
          <w:p w14:paraId="11F6274B" w14:textId="315023F1" w:rsidR="00A349B3" w:rsidRPr="003B395E" w:rsidRDefault="003B395E" w:rsidP="003B395E">
            <w:pPr>
              <w:overflowPunct/>
              <w:autoSpaceDE/>
              <w:autoSpaceDN/>
              <w:adjustRightInd/>
              <w:spacing w:before="0" w:line="360" w:lineRule="auto"/>
              <w:ind w:left="0" w:right="0"/>
              <w:jc w:val="center"/>
              <w:textAlignment w:val="auto"/>
              <w:rPr>
                <w:rFonts w:cs="Arial"/>
                <w:color w:val="212121"/>
                <w:shd w:val="clear" w:color="auto" w:fill="FFFFFF"/>
              </w:rPr>
            </w:pPr>
            <w:r>
              <w:rPr>
                <w:rFonts w:cs="Arial"/>
                <w:color w:val="212121"/>
                <w:shd w:val="clear" w:color="auto" w:fill="FFFFFF"/>
                <w:lang w:val="en-MY"/>
              </w:rPr>
              <w:t>01-Apr</w:t>
            </w:r>
            <w:r w:rsidR="00A349B3" w:rsidRPr="003B395E">
              <w:rPr>
                <w:rFonts w:cs="Arial"/>
                <w:color w:val="212121"/>
                <w:shd w:val="clear" w:color="auto" w:fill="FFFFFF"/>
                <w:lang w:val="en-MY"/>
              </w:rPr>
              <w:t>-201</w:t>
            </w:r>
            <w:r>
              <w:rPr>
                <w:rFonts w:cs="Arial"/>
                <w:color w:val="212121"/>
                <w:shd w:val="clear" w:color="auto" w:fill="FFFFFF"/>
                <w:lang w:val="en-MY"/>
              </w:rPr>
              <w:t>8</w:t>
            </w:r>
          </w:p>
        </w:tc>
        <w:tc>
          <w:tcPr>
            <w:tcW w:w="1800" w:type="dxa"/>
            <w:tcBorders>
              <w:top w:val="nil"/>
              <w:left w:val="single" w:sz="8" w:space="0" w:color="000000"/>
              <w:bottom w:val="single" w:sz="8" w:space="0" w:color="000000"/>
              <w:right w:val="single" w:sz="8" w:space="0" w:color="000000"/>
            </w:tcBorders>
            <w:shd w:val="clear" w:color="auto" w:fill="FFFFFF"/>
            <w:tcMar>
              <w:top w:w="0" w:type="dxa"/>
              <w:left w:w="10" w:type="dxa"/>
              <w:bottom w:w="0" w:type="dxa"/>
              <w:right w:w="10" w:type="dxa"/>
            </w:tcMar>
            <w:vAlign w:val="center"/>
            <w:hideMark/>
          </w:tcPr>
          <w:p w14:paraId="2B4E1CEC" w14:textId="77777777" w:rsidR="00A349B3" w:rsidRPr="003B395E" w:rsidRDefault="00A349B3" w:rsidP="003B395E">
            <w:pPr>
              <w:overflowPunct/>
              <w:autoSpaceDE/>
              <w:autoSpaceDN/>
              <w:adjustRightInd/>
              <w:spacing w:before="0" w:line="360" w:lineRule="auto"/>
              <w:ind w:left="0" w:right="0"/>
              <w:jc w:val="center"/>
              <w:textAlignment w:val="auto"/>
              <w:rPr>
                <w:rFonts w:cs="Arial"/>
                <w:color w:val="212121"/>
                <w:shd w:val="clear" w:color="auto" w:fill="FFFFFF"/>
              </w:rPr>
            </w:pPr>
            <w:r w:rsidRPr="003B395E">
              <w:rPr>
                <w:rFonts w:cs="Arial"/>
                <w:color w:val="212121"/>
                <w:shd w:val="clear" w:color="auto" w:fill="FFFFFF"/>
                <w:lang w:val="en-MY"/>
              </w:rPr>
              <w:t>30-Sep-2018</w:t>
            </w:r>
          </w:p>
        </w:tc>
      </w:tr>
      <w:tr w:rsidR="00A349B3" w:rsidRPr="00A349B3" w14:paraId="167013AC" w14:textId="77777777" w:rsidTr="003B395E">
        <w:tc>
          <w:tcPr>
            <w:tcW w:w="4500" w:type="dxa"/>
            <w:tcBorders>
              <w:top w:val="nil"/>
              <w:left w:val="single" w:sz="8" w:space="0" w:color="000000"/>
              <w:bottom w:val="single" w:sz="8" w:space="0" w:color="000000"/>
              <w:right w:val="nil"/>
            </w:tcBorders>
            <w:shd w:val="clear" w:color="auto" w:fill="FFFFFF"/>
            <w:tcMar>
              <w:top w:w="0" w:type="dxa"/>
              <w:left w:w="10" w:type="dxa"/>
              <w:bottom w:w="0" w:type="dxa"/>
              <w:right w:w="10" w:type="dxa"/>
            </w:tcMar>
            <w:vAlign w:val="center"/>
            <w:hideMark/>
          </w:tcPr>
          <w:p w14:paraId="310D8461" w14:textId="77777777" w:rsidR="00A349B3" w:rsidRPr="003B395E" w:rsidRDefault="00A349B3" w:rsidP="003B395E">
            <w:pPr>
              <w:overflowPunct/>
              <w:autoSpaceDE/>
              <w:autoSpaceDN/>
              <w:adjustRightInd/>
              <w:spacing w:before="0" w:line="360" w:lineRule="auto"/>
              <w:ind w:left="0" w:right="0"/>
              <w:textAlignment w:val="auto"/>
              <w:rPr>
                <w:rFonts w:cs="Arial"/>
                <w:color w:val="212121"/>
                <w:shd w:val="clear" w:color="auto" w:fill="FFFFFF"/>
              </w:rPr>
            </w:pPr>
            <w:r w:rsidRPr="003B395E">
              <w:rPr>
                <w:rFonts w:cs="Arial"/>
                <w:color w:val="212121"/>
                <w:shd w:val="clear" w:color="auto" w:fill="FFFFFF"/>
                <w:lang w:val="en-MY"/>
              </w:rPr>
              <w:t>Maintenance and Support contract </w:t>
            </w:r>
          </w:p>
        </w:tc>
        <w:tc>
          <w:tcPr>
            <w:tcW w:w="1980" w:type="dxa"/>
            <w:tcBorders>
              <w:top w:val="nil"/>
              <w:left w:val="single" w:sz="8" w:space="0" w:color="000000"/>
              <w:bottom w:val="single" w:sz="8" w:space="0" w:color="000000"/>
              <w:right w:val="nil"/>
            </w:tcBorders>
            <w:shd w:val="clear" w:color="auto" w:fill="FFFFFF"/>
            <w:tcMar>
              <w:top w:w="0" w:type="dxa"/>
              <w:left w:w="10" w:type="dxa"/>
              <w:bottom w:w="0" w:type="dxa"/>
              <w:right w:w="10" w:type="dxa"/>
            </w:tcMar>
            <w:vAlign w:val="center"/>
            <w:hideMark/>
          </w:tcPr>
          <w:p w14:paraId="6E9C5188" w14:textId="0A7AF413" w:rsidR="00A349B3" w:rsidRPr="003B395E" w:rsidRDefault="003B395E" w:rsidP="003B395E">
            <w:pPr>
              <w:overflowPunct/>
              <w:autoSpaceDE/>
              <w:autoSpaceDN/>
              <w:adjustRightInd/>
              <w:spacing w:before="0" w:line="360" w:lineRule="auto"/>
              <w:ind w:left="0" w:right="0"/>
              <w:jc w:val="center"/>
              <w:textAlignment w:val="auto"/>
              <w:rPr>
                <w:rFonts w:cs="Arial"/>
                <w:color w:val="212121"/>
                <w:shd w:val="clear" w:color="auto" w:fill="FFFFFF"/>
              </w:rPr>
            </w:pPr>
            <w:r>
              <w:rPr>
                <w:rFonts w:cs="Arial"/>
                <w:color w:val="212121"/>
                <w:shd w:val="clear" w:color="auto" w:fill="FFFFFF"/>
                <w:lang w:val="en-MY"/>
              </w:rPr>
              <w:t>01-Apr</w:t>
            </w:r>
            <w:r w:rsidR="00A349B3" w:rsidRPr="003B395E">
              <w:rPr>
                <w:rFonts w:cs="Arial"/>
                <w:color w:val="212121"/>
                <w:shd w:val="clear" w:color="auto" w:fill="FFFFFF"/>
                <w:lang w:val="en-MY"/>
              </w:rPr>
              <w:t>-201</w:t>
            </w:r>
            <w:r>
              <w:rPr>
                <w:rFonts w:cs="Arial"/>
                <w:color w:val="212121"/>
                <w:shd w:val="clear" w:color="auto" w:fill="FFFFFF"/>
                <w:lang w:val="en-MY"/>
              </w:rPr>
              <w:t>8</w:t>
            </w:r>
          </w:p>
        </w:tc>
        <w:tc>
          <w:tcPr>
            <w:tcW w:w="1800" w:type="dxa"/>
            <w:tcBorders>
              <w:top w:val="nil"/>
              <w:left w:val="single" w:sz="8" w:space="0" w:color="000000"/>
              <w:bottom w:val="single" w:sz="8" w:space="0" w:color="000000"/>
              <w:right w:val="single" w:sz="8" w:space="0" w:color="000000"/>
            </w:tcBorders>
            <w:shd w:val="clear" w:color="auto" w:fill="FFFFFF"/>
            <w:tcMar>
              <w:top w:w="0" w:type="dxa"/>
              <w:left w:w="10" w:type="dxa"/>
              <w:bottom w:w="0" w:type="dxa"/>
              <w:right w:w="10" w:type="dxa"/>
            </w:tcMar>
            <w:vAlign w:val="center"/>
            <w:hideMark/>
          </w:tcPr>
          <w:p w14:paraId="7DF0B581" w14:textId="77777777" w:rsidR="00A349B3" w:rsidRPr="003B395E" w:rsidRDefault="00A349B3" w:rsidP="003B395E">
            <w:pPr>
              <w:overflowPunct/>
              <w:autoSpaceDE/>
              <w:autoSpaceDN/>
              <w:adjustRightInd/>
              <w:spacing w:before="0" w:line="360" w:lineRule="auto"/>
              <w:ind w:left="0" w:right="0"/>
              <w:jc w:val="center"/>
              <w:textAlignment w:val="auto"/>
              <w:rPr>
                <w:rFonts w:cs="Arial"/>
                <w:color w:val="212121"/>
                <w:shd w:val="clear" w:color="auto" w:fill="FFFFFF"/>
              </w:rPr>
            </w:pPr>
            <w:r w:rsidRPr="003B395E">
              <w:rPr>
                <w:rFonts w:cs="Arial"/>
                <w:color w:val="212121"/>
                <w:shd w:val="clear" w:color="auto" w:fill="FFFFFF"/>
                <w:lang w:val="en-MY"/>
              </w:rPr>
              <w:t>30-Sep-2018</w:t>
            </w:r>
          </w:p>
        </w:tc>
      </w:tr>
    </w:tbl>
    <w:p w14:paraId="040665E7" w14:textId="77777777" w:rsidR="00A349B3" w:rsidRDefault="00A349B3" w:rsidP="00472C78">
      <w:pPr>
        <w:spacing w:before="0" w:after="40" w:line="240" w:lineRule="atLeast"/>
        <w:ind w:left="936" w:firstLine="144"/>
        <w:jc w:val="both"/>
      </w:pPr>
    </w:p>
    <w:p w14:paraId="6D654555" w14:textId="77777777" w:rsidR="00472C78" w:rsidRDefault="00472C78" w:rsidP="00AB079A">
      <w:pPr>
        <w:spacing w:before="40" w:after="40" w:line="240" w:lineRule="atLeast"/>
        <w:ind w:left="936" w:firstLine="144"/>
        <w:jc w:val="both"/>
      </w:pPr>
    </w:p>
    <w:p w14:paraId="0336FA26" w14:textId="77777777" w:rsidR="00960C69" w:rsidRDefault="00960C69" w:rsidP="00472C78">
      <w:pPr>
        <w:pStyle w:val="Heading1"/>
        <w:numPr>
          <w:ilvl w:val="1"/>
          <w:numId w:val="5"/>
        </w:numPr>
        <w:spacing w:before="0"/>
        <w:ind w:left="810"/>
        <w:rPr>
          <w:rFonts w:cs="Arial"/>
          <w:caps/>
        </w:rPr>
      </w:pPr>
      <w:bookmarkStart w:id="337" w:name="_Toc449860833"/>
      <w:bookmarkStart w:id="338" w:name="_Toc449860927"/>
      <w:bookmarkStart w:id="339" w:name="_Toc523822062"/>
      <w:r w:rsidRPr="00633F20">
        <w:rPr>
          <w:rFonts w:cs="Arial"/>
          <w:caps/>
        </w:rPr>
        <w:t>ROLES AND RESPONSIBILITIES</w:t>
      </w:r>
      <w:bookmarkEnd w:id="337"/>
      <w:bookmarkEnd w:id="338"/>
      <w:bookmarkEnd w:id="339"/>
    </w:p>
    <w:p w14:paraId="11C6190F" w14:textId="77777777" w:rsidR="003B395E" w:rsidRDefault="003B395E" w:rsidP="003B395E">
      <w:pPr>
        <w:spacing w:before="0" w:after="40" w:line="240" w:lineRule="atLeast"/>
        <w:jc w:val="both"/>
        <w:rPr>
          <w:lang w:val="en-GB"/>
        </w:rPr>
      </w:pPr>
    </w:p>
    <w:p w14:paraId="33623674" w14:textId="2A16258E" w:rsidR="00980812" w:rsidRDefault="00696FBD" w:rsidP="003B395E">
      <w:pPr>
        <w:spacing w:before="0" w:after="40" w:line="240" w:lineRule="atLeast"/>
        <w:jc w:val="both"/>
      </w:pPr>
      <w:r>
        <w:t>Following are the roles an</w:t>
      </w:r>
      <w:r w:rsidR="00980812">
        <w:t>d responsibilities of the team:</w:t>
      </w:r>
    </w:p>
    <w:p w14:paraId="66328BC3" w14:textId="77777777" w:rsidR="00472C78" w:rsidRDefault="00472C78" w:rsidP="00980812">
      <w:pPr>
        <w:spacing w:before="40" w:after="40" w:line="240" w:lineRule="atLeast"/>
        <w:ind w:left="1080"/>
        <w:jc w:val="both"/>
      </w:pPr>
    </w:p>
    <w:tbl>
      <w:tblPr>
        <w:tblW w:w="9383" w:type="dxa"/>
        <w:tblInd w:w="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73"/>
        <w:gridCol w:w="6210"/>
      </w:tblGrid>
      <w:tr w:rsidR="00960C69" w14:paraId="17833FB3" w14:textId="77777777" w:rsidTr="00472C78">
        <w:trPr>
          <w:tblHeader/>
        </w:trPr>
        <w:tc>
          <w:tcPr>
            <w:tcW w:w="3173" w:type="dxa"/>
            <w:shd w:val="clear" w:color="auto" w:fill="8DB3E2" w:themeFill="text2" w:themeFillTint="66"/>
          </w:tcPr>
          <w:p w14:paraId="4FCE07D4" w14:textId="77777777" w:rsidR="00960C69" w:rsidRPr="00C1198E" w:rsidRDefault="00960C69" w:rsidP="00960C69">
            <w:pPr>
              <w:spacing w:after="120"/>
              <w:ind w:left="0"/>
              <w:jc w:val="center"/>
              <w:rPr>
                <w:rFonts w:cs="Arial"/>
                <w:b/>
                <w:bCs/>
              </w:rPr>
            </w:pPr>
            <w:r w:rsidRPr="00C1198E">
              <w:rPr>
                <w:rFonts w:cs="Arial"/>
                <w:b/>
                <w:bCs/>
              </w:rPr>
              <w:t>Role</w:t>
            </w:r>
          </w:p>
        </w:tc>
        <w:tc>
          <w:tcPr>
            <w:tcW w:w="6210" w:type="dxa"/>
            <w:shd w:val="clear" w:color="auto" w:fill="8DB3E2" w:themeFill="text2" w:themeFillTint="66"/>
          </w:tcPr>
          <w:p w14:paraId="2E0F2ECD" w14:textId="77777777" w:rsidR="00960C69" w:rsidRPr="00C1198E" w:rsidRDefault="00960C69" w:rsidP="00960C69">
            <w:pPr>
              <w:spacing w:after="120"/>
              <w:ind w:left="0"/>
              <w:rPr>
                <w:rFonts w:cs="Arial"/>
                <w:b/>
                <w:bCs/>
              </w:rPr>
            </w:pPr>
            <w:r w:rsidRPr="00C1198E">
              <w:rPr>
                <w:rFonts w:cs="Arial"/>
                <w:b/>
                <w:bCs/>
              </w:rPr>
              <w:t>Responsibilities</w:t>
            </w:r>
          </w:p>
        </w:tc>
      </w:tr>
      <w:tr w:rsidR="00960C69" w14:paraId="3AE41DD8" w14:textId="77777777" w:rsidTr="00472C78">
        <w:tc>
          <w:tcPr>
            <w:tcW w:w="3173" w:type="dxa"/>
            <w:vAlign w:val="center"/>
          </w:tcPr>
          <w:p w14:paraId="212F659C" w14:textId="77777777" w:rsidR="00960C69" w:rsidRPr="001A5AB8" w:rsidRDefault="00960C69" w:rsidP="00960C69">
            <w:pPr>
              <w:spacing w:after="120"/>
              <w:ind w:left="0"/>
              <w:rPr>
                <w:rFonts w:cs="Arial"/>
              </w:rPr>
            </w:pPr>
            <w:r>
              <w:rPr>
                <w:rFonts w:cs="Arial"/>
              </w:rPr>
              <w:t>Midrange Team</w:t>
            </w:r>
          </w:p>
        </w:tc>
        <w:tc>
          <w:tcPr>
            <w:tcW w:w="6210" w:type="dxa"/>
          </w:tcPr>
          <w:p w14:paraId="3259D243" w14:textId="0CBFC3A5" w:rsidR="00960C69" w:rsidRPr="00370F1A" w:rsidRDefault="00696FBD" w:rsidP="00F37EFB">
            <w:pPr>
              <w:overflowPunct/>
              <w:autoSpaceDE/>
              <w:autoSpaceDN/>
              <w:adjustRightInd/>
              <w:spacing w:after="120"/>
              <w:ind w:left="0" w:right="0"/>
              <w:textAlignment w:val="auto"/>
              <w:rPr>
                <w:rFonts w:cs="Arial"/>
              </w:rPr>
            </w:pPr>
            <w:r>
              <w:rPr>
                <w:rFonts w:cs="Arial"/>
              </w:rPr>
              <w:t xml:space="preserve">Troubleshooting </w:t>
            </w:r>
            <w:r w:rsidR="00960C69">
              <w:rPr>
                <w:rFonts w:cs="Arial"/>
              </w:rPr>
              <w:t>infrastructure related problems.</w:t>
            </w:r>
          </w:p>
        </w:tc>
      </w:tr>
      <w:tr w:rsidR="00960C69" w14:paraId="29A3C64C" w14:textId="77777777" w:rsidTr="00472C78">
        <w:tc>
          <w:tcPr>
            <w:tcW w:w="3173" w:type="dxa"/>
            <w:vAlign w:val="center"/>
          </w:tcPr>
          <w:p w14:paraId="5C59C893" w14:textId="77777777" w:rsidR="00960C69" w:rsidRDefault="00960C69" w:rsidP="00960C69">
            <w:pPr>
              <w:spacing w:after="120"/>
              <w:ind w:left="0"/>
              <w:rPr>
                <w:rFonts w:cs="Arial"/>
              </w:rPr>
            </w:pPr>
            <w:r>
              <w:rPr>
                <w:rFonts w:cs="Arial"/>
              </w:rPr>
              <w:t>DBA Team</w:t>
            </w:r>
          </w:p>
        </w:tc>
        <w:tc>
          <w:tcPr>
            <w:tcW w:w="6210" w:type="dxa"/>
          </w:tcPr>
          <w:p w14:paraId="7B7098D3" w14:textId="1B786B5E" w:rsidR="00960C69" w:rsidRDefault="00696FBD" w:rsidP="00F37EFB">
            <w:pPr>
              <w:overflowPunct/>
              <w:autoSpaceDE/>
              <w:autoSpaceDN/>
              <w:adjustRightInd/>
              <w:spacing w:after="120"/>
              <w:ind w:left="0" w:right="0"/>
              <w:textAlignment w:val="auto"/>
              <w:rPr>
                <w:rFonts w:cs="Arial"/>
              </w:rPr>
            </w:pPr>
            <w:r>
              <w:rPr>
                <w:rFonts w:cs="Arial"/>
              </w:rPr>
              <w:t xml:space="preserve">Maintaining </w:t>
            </w:r>
            <w:r w:rsidR="00960C69">
              <w:rPr>
                <w:rFonts w:cs="Arial"/>
              </w:rPr>
              <w:t xml:space="preserve">database </w:t>
            </w:r>
          </w:p>
        </w:tc>
      </w:tr>
      <w:tr w:rsidR="00960C69" w14:paraId="7DCF9AD2" w14:textId="77777777" w:rsidTr="00472C78">
        <w:tc>
          <w:tcPr>
            <w:tcW w:w="3173" w:type="dxa"/>
            <w:vAlign w:val="center"/>
          </w:tcPr>
          <w:p w14:paraId="0AFB1DF7" w14:textId="77777777" w:rsidR="00960C69" w:rsidRDefault="00960C69" w:rsidP="00960C69">
            <w:pPr>
              <w:spacing w:after="120"/>
              <w:ind w:left="0"/>
              <w:rPr>
                <w:rFonts w:cs="Arial"/>
              </w:rPr>
            </w:pPr>
            <w:r>
              <w:rPr>
                <w:rFonts w:cs="Arial"/>
              </w:rPr>
              <w:t>Application Support</w:t>
            </w:r>
          </w:p>
          <w:p w14:paraId="5EB943BA" w14:textId="77777777" w:rsidR="00960C69" w:rsidRDefault="00960C69" w:rsidP="00960C69">
            <w:pPr>
              <w:spacing w:after="120"/>
              <w:ind w:left="0"/>
              <w:rPr>
                <w:rFonts w:cs="Arial"/>
              </w:rPr>
            </w:pPr>
            <w:r>
              <w:rPr>
                <w:rFonts w:cs="Arial"/>
              </w:rPr>
              <w:t>(AMS)</w:t>
            </w:r>
          </w:p>
        </w:tc>
        <w:tc>
          <w:tcPr>
            <w:tcW w:w="6210" w:type="dxa"/>
          </w:tcPr>
          <w:p w14:paraId="04681CDA" w14:textId="75BBC625" w:rsidR="00960C69" w:rsidRDefault="00696FBD" w:rsidP="00A7412C">
            <w:pPr>
              <w:numPr>
                <w:ilvl w:val="0"/>
                <w:numId w:val="11"/>
              </w:numPr>
              <w:overflowPunct/>
              <w:autoSpaceDE/>
              <w:autoSpaceDN/>
              <w:adjustRightInd/>
              <w:spacing w:after="120"/>
              <w:ind w:right="0"/>
              <w:textAlignment w:val="auto"/>
              <w:rPr>
                <w:rFonts w:cs="Arial"/>
              </w:rPr>
            </w:pPr>
            <w:r>
              <w:rPr>
                <w:rFonts w:cs="Arial"/>
              </w:rPr>
              <w:t xml:space="preserve">Monitoring </w:t>
            </w:r>
            <w:r w:rsidR="00960C69">
              <w:rPr>
                <w:rFonts w:cs="Arial"/>
              </w:rPr>
              <w:t>system performance</w:t>
            </w:r>
          </w:p>
          <w:p w14:paraId="2927885A" w14:textId="3FAD60D8" w:rsidR="00960C69" w:rsidRDefault="00696FBD" w:rsidP="00A7412C">
            <w:pPr>
              <w:numPr>
                <w:ilvl w:val="0"/>
                <w:numId w:val="11"/>
              </w:numPr>
              <w:overflowPunct/>
              <w:autoSpaceDE/>
              <w:autoSpaceDN/>
              <w:adjustRightInd/>
              <w:spacing w:after="120"/>
              <w:ind w:right="0"/>
              <w:textAlignment w:val="auto"/>
              <w:rPr>
                <w:rFonts w:cs="Arial"/>
              </w:rPr>
            </w:pPr>
            <w:r>
              <w:rPr>
                <w:rFonts w:cs="Arial"/>
              </w:rPr>
              <w:t xml:space="preserve">Providing </w:t>
            </w:r>
            <w:r w:rsidR="00960C69">
              <w:rPr>
                <w:rFonts w:cs="Arial"/>
              </w:rPr>
              <w:t>application support</w:t>
            </w:r>
          </w:p>
          <w:p w14:paraId="6CA69E2A" w14:textId="79690B6B" w:rsidR="00E93B2B" w:rsidRPr="000A5788" w:rsidRDefault="00696FBD" w:rsidP="00A7412C">
            <w:pPr>
              <w:numPr>
                <w:ilvl w:val="0"/>
                <w:numId w:val="11"/>
              </w:numPr>
              <w:overflowPunct/>
              <w:autoSpaceDE/>
              <w:autoSpaceDN/>
              <w:adjustRightInd/>
              <w:spacing w:after="120"/>
              <w:ind w:right="0"/>
              <w:textAlignment w:val="auto"/>
              <w:rPr>
                <w:rFonts w:cs="Arial"/>
              </w:rPr>
            </w:pPr>
            <w:r>
              <w:rPr>
                <w:rFonts w:cs="Arial"/>
              </w:rPr>
              <w:t xml:space="preserve">Deploying </w:t>
            </w:r>
            <w:r w:rsidR="00E93B2B">
              <w:rPr>
                <w:rFonts w:cs="Arial"/>
              </w:rPr>
              <w:t>application and publishing it to user.</w:t>
            </w:r>
          </w:p>
          <w:p w14:paraId="4F0E974F" w14:textId="4DE7F69D" w:rsidR="00E93B2B" w:rsidRPr="005C2DF6" w:rsidRDefault="00696FBD" w:rsidP="005C2DF6">
            <w:pPr>
              <w:numPr>
                <w:ilvl w:val="0"/>
                <w:numId w:val="11"/>
              </w:numPr>
              <w:overflowPunct/>
              <w:autoSpaceDE/>
              <w:autoSpaceDN/>
              <w:adjustRightInd/>
              <w:spacing w:after="120"/>
              <w:ind w:right="0"/>
              <w:textAlignment w:val="auto"/>
              <w:rPr>
                <w:rFonts w:cs="Arial"/>
              </w:rPr>
            </w:pPr>
            <w:r>
              <w:rPr>
                <w:rFonts w:cs="Arial"/>
              </w:rPr>
              <w:t xml:space="preserve">Maintaining </w:t>
            </w:r>
            <w:r w:rsidR="0019306C">
              <w:rPr>
                <w:rFonts w:cs="Arial"/>
              </w:rPr>
              <w:t xml:space="preserve">CLRS </w:t>
            </w:r>
            <w:r w:rsidR="00E93B2B">
              <w:rPr>
                <w:rFonts w:cs="Arial"/>
              </w:rPr>
              <w:t>application second level support</w:t>
            </w:r>
          </w:p>
        </w:tc>
      </w:tr>
      <w:tr w:rsidR="00960C69" w14:paraId="22E2336C" w14:textId="77777777" w:rsidTr="00472C78">
        <w:tc>
          <w:tcPr>
            <w:tcW w:w="3173" w:type="dxa"/>
            <w:vAlign w:val="center"/>
          </w:tcPr>
          <w:p w14:paraId="2073646D" w14:textId="77777777" w:rsidR="00960C69" w:rsidRPr="001A5AB8" w:rsidRDefault="002463A0" w:rsidP="00960C69">
            <w:pPr>
              <w:spacing w:after="120"/>
              <w:ind w:left="0"/>
              <w:rPr>
                <w:rFonts w:cs="Arial"/>
              </w:rPr>
            </w:pPr>
            <w:r>
              <w:rPr>
                <w:rFonts w:cs="Arial"/>
              </w:rPr>
              <w:t>MAB</w:t>
            </w:r>
            <w:r w:rsidR="00960C69" w:rsidRPr="001A5AB8">
              <w:rPr>
                <w:rFonts w:cs="Arial"/>
              </w:rPr>
              <w:t xml:space="preserve"> Helpdesk </w:t>
            </w:r>
          </w:p>
        </w:tc>
        <w:tc>
          <w:tcPr>
            <w:tcW w:w="6210" w:type="dxa"/>
          </w:tcPr>
          <w:p w14:paraId="05E06013" w14:textId="77777777" w:rsidR="00960C69" w:rsidRDefault="00960C69" w:rsidP="00A7412C">
            <w:pPr>
              <w:numPr>
                <w:ilvl w:val="0"/>
                <w:numId w:val="11"/>
              </w:numPr>
              <w:overflowPunct/>
              <w:autoSpaceDE/>
              <w:autoSpaceDN/>
              <w:adjustRightInd/>
              <w:spacing w:after="120"/>
              <w:ind w:right="0"/>
              <w:textAlignment w:val="auto"/>
              <w:rPr>
                <w:rFonts w:cs="Arial"/>
              </w:rPr>
            </w:pPr>
            <w:r>
              <w:rPr>
                <w:rFonts w:cs="Arial"/>
              </w:rPr>
              <w:t>As single point o</w:t>
            </w:r>
            <w:r w:rsidR="00BE6398">
              <w:rPr>
                <w:rFonts w:cs="Arial"/>
              </w:rPr>
              <w:t>f con</w:t>
            </w:r>
            <w:r w:rsidR="0019306C">
              <w:rPr>
                <w:rFonts w:cs="Arial"/>
              </w:rPr>
              <w:t>tact to coordinate when CLRS</w:t>
            </w:r>
            <w:r>
              <w:rPr>
                <w:rFonts w:cs="Arial"/>
              </w:rPr>
              <w:t xml:space="preserve"> problems occurred.</w:t>
            </w:r>
          </w:p>
          <w:p w14:paraId="0BD26E68" w14:textId="56154A02" w:rsidR="00960C69" w:rsidRDefault="00696FBD" w:rsidP="00A7412C">
            <w:pPr>
              <w:numPr>
                <w:ilvl w:val="0"/>
                <w:numId w:val="11"/>
              </w:numPr>
              <w:overflowPunct/>
              <w:autoSpaceDE/>
              <w:autoSpaceDN/>
              <w:adjustRightInd/>
              <w:spacing w:after="120"/>
              <w:ind w:right="0"/>
              <w:textAlignment w:val="auto"/>
              <w:rPr>
                <w:rFonts w:cs="Arial"/>
              </w:rPr>
            </w:pPr>
            <w:r>
              <w:rPr>
                <w:rFonts w:cs="Arial"/>
              </w:rPr>
              <w:t xml:space="preserve">Coordinating </w:t>
            </w:r>
            <w:r w:rsidR="00960C69">
              <w:rPr>
                <w:rFonts w:cs="Arial"/>
              </w:rPr>
              <w:t>problem reporting to the respective supporting team.</w:t>
            </w:r>
          </w:p>
        </w:tc>
      </w:tr>
    </w:tbl>
    <w:p w14:paraId="3AC940A9" w14:textId="77777777" w:rsidR="00980812" w:rsidRDefault="00980812" w:rsidP="00980812">
      <w:pPr>
        <w:pStyle w:val="Caption"/>
        <w:spacing w:after="0"/>
        <w:rPr>
          <w:rFonts w:ascii="Book Antiqua" w:hAnsi="Book Antiqua"/>
          <w:b w:val="0"/>
          <w:i/>
        </w:rPr>
      </w:pPr>
    </w:p>
    <w:p w14:paraId="2EF496F9" w14:textId="6E756602" w:rsidR="00EC5248" w:rsidRDefault="00654572" w:rsidP="00980812">
      <w:pPr>
        <w:pStyle w:val="Caption"/>
        <w:spacing w:after="0"/>
        <w:rPr>
          <w:rFonts w:ascii="Book Antiqua" w:hAnsi="Book Antiqua"/>
          <w:b w:val="0"/>
          <w:i/>
        </w:rPr>
      </w:pPr>
      <w:r w:rsidRPr="00980812">
        <w:rPr>
          <w:rFonts w:ascii="Book Antiqua" w:hAnsi="Book Antiqua"/>
          <w:b w:val="0"/>
          <w:i/>
        </w:rPr>
        <w:t xml:space="preserve">Table </w:t>
      </w:r>
      <w:r w:rsidR="000B615D" w:rsidRPr="00980812">
        <w:rPr>
          <w:rFonts w:ascii="Book Antiqua" w:hAnsi="Book Antiqua"/>
          <w:b w:val="0"/>
          <w:i/>
        </w:rPr>
        <w:fldChar w:fldCharType="begin"/>
      </w:r>
      <w:r w:rsidR="000B615D" w:rsidRPr="00980812">
        <w:rPr>
          <w:rFonts w:ascii="Book Antiqua" w:hAnsi="Book Antiqua"/>
          <w:b w:val="0"/>
          <w:i/>
        </w:rPr>
        <w:instrText xml:space="preserve"> SEQ Table \* ARABIC </w:instrText>
      </w:r>
      <w:r w:rsidR="000B615D" w:rsidRPr="00980812">
        <w:rPr>
          <w:rFonts w:ascii="Book Antiqua" w:hAnsi="Book Antiqua"/>
          <w:b w:val="0"/>
          <w:i/>
        </w:rPr>
        <w:fldChar w:fldCharType="separate"/>
      </w:r>
      <w:r w:rsidR="00D37640" w:rsidRPr="00980812">
        <w:rPr>
          <w:rFonts w:ascii="Book Antiqua" w:hAnsi="Book Antiqua"/>
          <w:b w:val="0"/>
          <w:i/>
        </w:rPr>
        <w:t>4</w:t>
      </w:r>
      <w:r w:rsidR="000B615D" w:rsidRPr="00980812">
        <w:rPr>
          <w:rFonts w:ascii="Book Antiqua" w:hAnsi="Book Antiqua"/>
          <w:b w:val="0"/>
          <w:i/>
        </w:rPr>
        <w:fldChar w:fldCharType="end"/>
      </w:r>
      <w:r w:rsidRPr="00980812">
        <w:rPr>
          <w:rFonts w:ascii="Book Antiqua" w:hAnsi="Book Antiqua"/>
          <w:b w:val="0"/>
          <w:i/>
        </w:rPr>
        <w:t xml:space="preserve"> </w:t>
      </w:r>
      <w:r w:rsidR="001428F1">
        <w:rPr>
          <w:rFonts w:ascii="Book Antiqua" w:hAnsi="Book Antiqua"/>
          <w:b w:val="0"/>
          <w:i/>
        </w:rPr>
        <w:t xml:space="preserve">–Roles </w:t>
      </w:r>
      <w:r w:rsidR="009B340C">
        <w:rPr>
          <w:rFonts w:ascii="Book Antiqua" w:hAnsi="Book Antiqua"/>
          <w:b w:val="0"/>
          <w:i/>
        </w:rPr>
        <w:t>and R</w:t>
      </w:r>
      <w:r w:rsidR="001428F1">
        <w:rPr>
          <w:rFonts w:ascii="Book Antiqua" w:hAnsi="Book Antiqua"/>
          <w:b w:val="0"/>
          <w:i/>
        </w:rPr>
        <w:t>esponsibilities</w:t>
      </w:r>
    </w:p>
    <w:p w14:paraId="493BAF6F" w14:textId="77777777" w:rsidR="003B395E" w:rsidRPr="003B395E" w:rsidRDefault="003B395E" w:rsidP="003B395E"/>
    <w:p w14:paraId="785087D9" w14:textId="2E44779F" w:rsidR="00E606A3" w:rsidRDefault="00BA6AE4" w:rsidP="00815B26">
      <w:pPr>
        <w:pStyle w:val="Heading1"/>
        <w:numPr>
          <w:ilvl w:val="1"/>
          <w:numId w:val="5"/>
        </w:numPr>
        <w:rPr>
          <w:rFonts w:cs="Arial"/>
          <w:caps/>
        </w:rPr>
      </w:pPr>
      <w:bookmarkStart w:id="340" w:name="_Toc449860834"/>
      <w:bookmarkStart w:id="341" w:name="_Toc449860928"/>
      <w:bookmarkStart w:id="342" w:name="_Toc523822063"/>
      <w:r w:rsidRPr="00AB079A">
        <w:rPr>
          <w:rFonts w:cs="Arial"/>
          <w:caps/>
        </w:rPr>
        <w:t>TECHNICAL SPECIFICATIONS</w:t>
      </w:r>
      <w:bookmarkEnd w:id="340"/>
      <w:bookmarkEnd w:id="341"/>
      <w:bookmarkEnd w:id="342"/>
    </w:p>
    <w:p w14:paraId="646E68EA" w14:textId="77777777" w:rsidR="00472C78" w:rsidRPr="00472C78" w:rsidRDefault="00472C78" w:rsidP="00472C78">
      <w:pPr>
        <w:rPr>
          <w:lang w:val="en-GB"/>
        </w:rPr>
      </w:pPr>
    </w:p>
    <w:p w14:paraId="44789548" w14:textId="77777777" w:rsidR="006579D2" w:rsidRDefault="00E97F6B" w:rsidP="00472C78">
      <w:pPr>
        <w:pStyle w:val="Heading3"/>
        <w:keepNext w:val="0"/>
        <w:tabs>
          <w:tab w:val="left" w:pos="1440"/>
        </w:tabs>
        <w:overflowPunct/>
        <w:autoSpaceDE/>
        <w:autoSpaceDN/>
        <w:adjustRightInd/>
        <w:spacing w:before="0"/>
        <w:ind w:left="450" w:right="0" w:firstLine="360"/>
        <w:jc w:val="left"/>
        <w:textAlignment w:val="auto"/>
        <w:rPr>
          <w:rFonts w:cs="Arial"/>
          <w:caps/>
          <w:sz w:val="20"/>
        </w:rPr>
      </w:pPr>
      <w:bookmarkStart w:id="343" w:name="_Toc416862009"/>
      <w:bookmarkStart w:id="344" w:name="_Toc355105711"/>
      <w:bookmarkStart w:id="345" w:name="_Toc355103941"/>
      <w:bookmarkStart w:id="346" w:name="_Toc71962063"/>
      <w:bookmarkStart w:id="347" w:name="_Toc449860835"/>
      <w:bookmarkStart w:id="348" w:name="_Toc449860929"/>
      <w:r>
        <w:rPr>
          <w:rFonts w:cs="Arial"/>
          <w:caps/>
          <w:sz w:val="20"/>
        </w:rPr>
        <w:t xml:space="preserve"> </w:t>
      </w:r>
      <w:bookmarkStart w:id="349" w:name="_Toc523822064"/>
      <w:r w:rsidR="00BA6AE4">
        <w:rPr>
          <w:rFonts w:cs="Arial"/>
          <w:caps/>
          <w:sz w:val="20"/>
        </w:rPr>
        <w:t>4.6.1. Hardware S</w:t>
      </w:r>
      <w:r w:rsidR="00BA6AE4" w:rsidRPr="00651A39">
        <w:rPr>
          <w:rFonts w:cs="Arial"/>
          <w:caps/>
          <w:sz w:val="20"/>
        </w:rPr>
        <w:t>pecifications</w:t>
      </w:r>
      <w:bookmarkEnd w:id="343"/>
      <w:bookmarkEnd w:id="344"/>
      <w:bookmarkEnd w:id="345"/>
      <w:bookmarkEnd w:id="346"/>
      <w:bookmarkEnd w:id="347"/>
      <w:bookmarkEnd w:id="348"/>
      <w:bookmarkEnd w:id="349"/>
    </w:p>
    <w:p w14:paraId="70BEFF2F" w14:textId="77777777" w:rsidR="00472C78" w:rsidRDefault="00472C78" w:rsidP="00472C78">
      <w:pPr>
        <w:pStyle w:val="Heading3"/>
        <w:keepNext w:val="0"/>
        <w:tabs>
          <w:tab w:val="left" w:pos="1440"/>
        </w:tabs>
        <w:overflowPunct/>
        <w:autoSpaceDE/>
        <w:autoSpaceDN/>
        <w:adjustRightInd/>
        <w:spacing w:before="0"/>
        <w:ind w:left="450" w:right="0" w:firstLine="360"/>
        <w:jc w:val="left"/>
        <w:textAlignment w:val="auto"/>
        <w:rPr>
          <w:rFonts w:cs="Arial"/>
          <w:caps/>
          <w:sz w:val="20"/>
        </w:rPr>
      </w:pPr>
    </w:p>
    <w:p w14:paraId="10F53EB8" w14:textId="77DD23D7" w:rsidR="007126F8" w:rsidRDefault="00696FBD" w:rsidP="00472C78">
      <w:pPr>
        <w:spacing w:before="0"/>
        <w:ind w:left="936" w:firstLine="144"/>
      </w:pPr>
      <w:r>
        <w:t xml:space="preserve">Following </w:t>
      </w:r>
      <w:r w:rsidR="00980812">
        <w:t>are the hardware specifications:</w:t>
      </w:r>
    </w:p>
    <w:p w14:paraId="039478BC" w14:textId="77777777" w:rsidR="00472C78" w:rsidRDefault="00472C78" w:rsidP="00980812">
      <w:pPr>
        <w:ind w:left="936" w:firstLine="144"/>
      </w:pPr>
    </w:p>
    <w:tbl>
      <w:tblPr>
        <w:tblW w:w="9450" w:type="dxa"/>
        <w:tblInd w:w="247" w:type="dxa"/>
        <w:tblLayout w:type="fixed"/>
        <w:tblLook w:val="04A0" w:firstRow="1" w:lastRow="0" w:firstColumn="1" w:lastColumn="0" w:noHBand="0" w:noVBand="1"/>
      </w:tblPr>
      <w:tblGrid>
        <w:gridCol w:w="1350"/>
        <w:gridCol w:w="1332"/>
        <w:gridCol w:w="18"/>
        <w:gridCol w:w="1188"/>
        <w:gridCol w:w="1260"/>
        <w:gridCol w:w="1602"/>
        <w:gridCol w:w="720"/>
        <w:gridCol w:w="720"/>
        <w:gridCol w:w="1260"/>
      </w:tblGrid>
      <w:tr w:rsidR="0019306C" w:rsidRPr="0019306C" w14:paraId="330D0C6F" w14:textId="77777777" w:rsidTr="003B395E">
        <w:trPr>
          <w:trHeight w:val="272"/>
        </w:trPr>
        <w:tc>
          <w:tcPr>
            <w:tcW w:w="1350"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bottom"/>
            <w:hideMark/>
          </w:tcPr>
          <w:p w14:paraId="65CF1D28" w14:textId="77777777" w:rsidR="002463A0" w:rsidRPr="0019306C" w:rsidRDefault="002463A0" w:rsidP="00C66047">
            <w:pPr>
              <w:overflowPunct/>
              <w:autoSpaceDE/>
              <w:autoSpaceDN/>
              <w:adjustRightInd/>
              <w:spacing w:before="0"/>
              <w:ind w:left="0" w:right="0"/>
              <w:textAlignment w:val="auto"/>
              <w:rPr>
                <w:rFonts w:cs="Arial"/>
                <w:b/>
                <w:bCs/>
              </w:rPr>
            </w:pPr>
            <w:r w:rsidRPr="0019306C">
              <w:rPr>
                <w:rFonts w:cs="Arial"/>
                <w:b/>
                <w:bCs/>
                <w:lang w:eastAsia="ar-SA"/>
              </w:rPr>
              <w:t>Hostname</w:t>
            </w:r>
          </w:p>
        </w:tc>
        <w:tc>
          <w:tcPr>
            <w:tcW w:w="1350" w:type="dxa"/>
            <w:gridSpan w:val="2"/>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559E6BDC" w14:textId="77777777" w:rsidR="002463A0" w:rsidRPr="0019306C" w:rsidRDefault="002463A0" w:rsidP="002463A0">
            <w:pPr>
              <w:overflowPunct/>
              <w:autoSpaceDE/>
              <w:autoSpaceDN/>
              <w:adjustRightInd/>
              <w:spacing w:before="0"/>
              <w:ind w:left="0" w:right="0"/>
              <w:textAlignment w:val="auto"/>
              <w:rPr>
                <w:rFonts w:cs="Arial"/>
                <w:b/>
                <w:bCs/>
              </w:rPr>
            </w:pPr>
            <w:r w:rsidRPr="0019306C">
              <w:rPr>
                <w:rFonts w:cs="Arial"/>
                <w:b/>
                <w:bCs/>
                <w:lang w:eastAsia="ar-SA"/>
              </w:rPr>
              <w:t>IP Address</w:t>
            </w:r>
          </w:p>
        </w:tc>
        <w:tc>
          <w:tcPr>
            <w:tcW w:w="1188"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399CB914" w14:textId="77777777" w:rsidR="002463A0" w:rsidRPr="0019306C" w:rsidRDefault="002463A0" w:rsidP="002463A0">
            <w:pPr>
              <w:overflowPunct/>
              <w:autoSpaceDE/>
              <w:autoSpaceDN/>
              <w:adjustRightInd/>
              <w:spacing w:before="0"/>
              <w:ind w:left="0" w:right="0"/>
              <w:textAlignment w:val="auto"/>
              <w:rPr>
                <w:rFonts w:cs="Arial"/>
                <w:b/>
                <w:bCs/>
              </w:rPr>
            </w:pPr>
            <w:r w:rsidRPr="0019306C">
              <w:rPr>
                <w:rFonts w:cs="Arial"/>
                <w:b/>
                <w:bCs/>
                <w:lang w:eastAsia="ar-SA"/>
              </w:rPr>
              <w:t>Environment</w:t>
            </w:r>
          </w:p>
        </w:tc>
        <w:tc>
          <w:tcPr>
            <w:tcW w:w="126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4C750C28" w14:textId="77777777" w:rsidR="002463A0" w:rsidRPr="0019306C" w:rsidRDefault="002463A0" w:rsidP="002463A0">
            <w:pPr>
              <w:overflowPunct/>
              <w:autoSpaceDE/>
              <w:autoSpaceDN/>
              <w:adjustRightInd/>
              <w:spacing w:before="0"/>
              <w:ind w:left="0" w:right="0"/>
              <w:textAlignment w:val="auto"/>
              <w:rPr>
                <w:rFonts w:cs="Arial"/>
                <w:b/>
                <w:bCs/>
              </w:rPr>
            </w:pPr>
            <w:r w:rsidRPr="0019306C">
              <w:rPr>
                <w:rFonts w:cs="Arial"/>
                <w:b/>
                <w:bCs/>
                <w:lang w:eastAsia="ar-SA"/>
              </w:rPr>
              <w:t>Server Function</w:t>
            </w:r>
          </w:p>
        </w:tc>
        <w:tc>
          <w:tcPr>
            <w:tcW w:w="1602"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416036D8" w14:textId="77777777" w:rsidR="002463A0" w:rsidRPr="0019306C" w:rsidRDefault="002463A0" w:rsidP="002463A0">
            <w:pPr>
              <w:overflowPunct/>
              <w:autoSpaceDE/>
              <w:autoSpaceDN/>
              <w:adjustRightInd/>
              <w:spacing w:before="0"/>
              <w:ind w:left="0" w:right="0"/>
              <w:textAlignment w:val="auto"/>
              <w:rPr>
                <w:rFonts w:cs="Arial"/>
                <w:b/>
                <w:bCs/>
              </w:rPr>
            </w:pPr>
            <w:r w:rsidRPr="0019306C">
              <w:rPr>
                <w:rFonts w:cs="Arial"/>
                <w:b/>
                <w:bCs/>
                <w:lang w:eastAsia="ar-SA"/>
              </w:rPr>
              <w:t>Location</w:t>
            </w:r>
          </w:p>
        </w:tc>
        <w:tc>
          <w:tcPr>
            <w:tcW w:w="72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2324CDEB" w14:textId="77777777" w:rsidR="002463A0" w:rsidRPr="0019306C" w:rsidRDefault="002463A0" w:rsidP="002463A0">
            <w:pPr>
              <w:overflowPunct/>
              <w:autoSpaceDE/>
              <w:autoSpaceDN/>
              <w:adjustRightInd/>
              <w:spacing w:before="0"/>
              <w:ind w:left="0" w:right="0"/>
              <w:textAlignment w:val="auto"/>
              <w:rPr>
                <w:rFonts w:cs="Arial"/>
                <w:b/>
                <w:bCs/>
              </w:rPr>
            </w:pPr>
            <w:r w:rsidRPr="0019306C">
              <w:rPr>
                <w:rFonts w:cs="Arial"/>
                <w:b/>
                <w:bCs/>
                <w:lang w:eastAsia="ar-SA"/>
              </w:rPr>
              <w:t>CPU</w:t>
            </w:r>
          </w:p>
        </w:tc>
        <w:tc>
          <w:tcPr>
            <w:tcW w:w="72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55FC74DB" w14:textId="77777777" w:rsidR="002463A0" w:rsidRPr="0019306C" w:rsidRDefault="002463A0" w:rsidP="002463A0">
            <w:pPr>
              <w:overflowPunct/>
              <w:autoSpaceDE/>
              <w:autoSpaceDN/>
              <w:adjustRightInd/>
              <w:spacing w:before="0"/>
              <w:ind w:left="0" w:right="0"/>
              <w:textAlignment w:val="auto"/>
              <w:rPr>
                <w:rFonts w:cs="Arial"/>
                <w:b/>
                <w:bCs/>
              </w:rPr>
            </w:pPr>
            <w:r w:rsidRPr="0019306C">
              <w:rPr>
                <w:rFonts w:cs="Arial"/>
                <w:b/>
                <w:bCs/>
                <w:lang w:eastAsia="ar-SA"/>
              </w:rPr>
              <w:t>RAM</w:t>
            </w:r>
            <w:r w:rsidR="00656B20">
              <w:rPr>
                <w:rFonts w:cs="Arial"/>
                <w:b/>
                <w:bCs/>
                <w:lang w:eastAsia="ar-SA"/>
              </w:rPr>
              <w:t xml:space="preserve"> </w:t>
            </w:r>
            <w:r w:rsidRPr="0019306C">
              <w:rPr>
                <w:rFonts w:cs="Arial"/>
                <w:b/>
                <w:bCs/>
                <w:lang w:eastAsia="ar-SA"/>
              </w:rPr>
              <w:t>(GB)</w:t>
            </w:r>
          </w:p>
        </w:tc>
        <w:tc>
          <w:tcPr>
            <w:tcW w:w="1260" w:type="dxa"/>
            <w:tcBorders>
              <w:top w:val="single" w:sz="4" w:space="0" w:color="auto"/>
              <w:left w:val="nil"/>
              <w:bottom w:val="single" w:sz="4" w:space="0" w:color="auto"/>
              <w:right w:val="single" w:sz="4" w:space="0" w:color="auto"/>
            </w:tcBorders>
            <w:shd w:val="clear" w:color="auto" w:fill="8DB3E2" w:themeFill="text2" w:themeFillTint="66"/>
            <w:vAlign w:val="bottom"/>
            <w:hideMark/>
          </w:tcPr>
          <w:p w14:paraId="511BD025" w14:textId="77777777" w:rsidR="002463A0" w:rsidRPr="0019306C" w:rsidRDefault="002463A0" w:rsidP="002463A0">
            <w:pPr>
              <w:overflowPunct/>
              <w:autoSpaceDE/>
              <w:autoSpaceDN/>
              <w:adjustRightInd/>
              <w:spacing w:before="0"/>
              <w:ind w:left="0" w:right="0"/>
              <w:textAlignment w:val="auto"/>
              <w:rPr>
                <w:rFonts w:cs="Arial"/>
                <w:b/>
                <w:bCs/>
              </w:rPr>
            </w:pPr>
            <w:r w:rsidRPr="0019306C">
              <w:rPr>
                <w:rFonts w:cs="Arial"/>
                <w:b/>
                <w:bCs/>
              </w:rPr>
              <w:t>Processor Speed</w:t>
            </w:r>
          </w:p>
        </w:tc>
      </w:tr>
      <w:tr w:rsidR="0019306C" w:rsidRPr="0019306C" w14:paraId="37431938" w14:textId="77777777" w:rsidTr="003B395E">
        <w:trPr>
          <w:trHeight w:val="475"/>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16A2D4DF" w14:textId="77777777" w:rsidR="002463A0" w:rsidRPr="00656B20" w:rsidRDefault="0019306C" w:rsidP="00C66047">
            <w:pPr>
              <w:overflowPunct/>
              <w:autoSpaceDE/>
              <w:autoSpaceDN/>
              <w:adjustRightInd/>
              <w:spacing w:before="0"/>
              <w:ind w:left="0" w:right="0"/>
              <w:textAlignment w:val="auto"/>
              <w:rPr>
                <w:rFonts w:cs="Arial"/>
              </w:rPr>
            </w:pPr>
            <w:r w:rsidRPr="00656B20">
              <w:rPr>
                <w:szCs w:val="22"/>
              </w:rPr>
              <w:t>MASG-1SRASJAVAAPP1</w:t>
            </w:r>
          </w:p>
        </w:tc>
        <w:tc>
          <w:tcPr>
            <w:tcW w:w="1332" w:type="dxa"/>
            <w:tcBorders>
              <w:top w:val="nil"/>
              <w:left w:val="nil"/>
              <w:bottom w:val="single" w:sz="4" w:space="0" w:color="auto"/>
              <w:right w:val="single" w:sz="4" w:space="0" w:color="auto"/>
            </w:tcBorders>
            <w:shd w:val="clear" w:color="auto" w:fill="auto"/>
            <w:vAlign w:val="bottom"/>
            <w:hideMark/>
          </w:tcPr>
          <w:p w14:paraId="7FCD1A9E" w14:textId="77777777" w:rsidR="002463A0" w:rsidRPr="0019306C" w:rsidRDefault="00E606A3" w:rsidP="002463A0">
            <w:pPr>
              <w:overflowPunct/>
              <w:autoSpaceDE/>
              <w:autoSpaceDN/>
              <w:adjustRightInd/>
              <w:spacing w:before="0"/>
              <w:ind w:left="0" w:right="0"/>
              <w:textAlignment w:val="auto"/>
              <w:rPr>
                <w:rFonts w:cs="Arial"/>
              </w:rPr>
            </w:pPr>
            <w:r w:rsidRPr="0019306C">
              <w:t>10.221.4.2</w:t>
            </w:r>
            <w:r w:rsidR="00C66047">
              <w:t>9</w:t>
            </w:r>
          </w:p>
        </w:tc>
        <w:tc>
          <w:tcPr>
            <w:tcW w:w="1206" w:type="dxa"/>
            <w:gridSpan w:val="2"/>
            <w:tcBorders>
              <w:top w:val="nil"/>
              <w:left w:val="nil"/>
              <w:bottom w:val="single" w:sz="4" w:space="0" w:color="auto"/>
              <w:right w:val="single" w:sz="4" w:space="0" w:color="auto"/>
            </w:tcBorders>
            <w:shd w:val="clear" w:color="auto" w:fill="auto"/>
            <w:vAlign w:val="bottom"/>
            <w:hideMark/>
          </w:tcPr>
          <w:p w14:paraId="7A8314A8" w14:textId="1A5EA246" w:rsidR="002463A0" w:rsidRPr="0019306C" w:rsidRDefault="00633F20" w:rsidP="002463A0">
            <w:pPr>
              <w:overflowPunct/>
              <w:autoSpaceDE/>
              <w:autoSpaceDN/>
              <w:adjustRightInd/>
              <w:spacing w:before="0"/>
              <w:ind w:left="0" w:right="0"/>
              <w:textAlignment w:val="auto"/>
              <w:rPr>
                <w:rFonts w:cs="Arial"/>
              </w:rPr>
            </w:pPr>
            <w:r>
              <w:rPr>
                <w:rFonts w:cs="Arial"/>
              </w:rPr>
              <w:t>PROD</w:t>
            </w:r>
          </w:p>
        </w:tc>
        <w:tc>
          <w:tcPr>
            <w:tcW w:w="1260" w:type="dxa"/>
            <w:tcBorders>
              <w:top w:val="nil"/>
              <w:left w:val="nil"/>
              <w:bottom w:val="single" w:sz="4" w:space="0" w:color="auto"/>
              <w:right w:val="single" w:sz="4" w:space="0" w:color="auto"/>
            </w:tcBorders>
            <w:shd w:val="clear" w:color="auto" w:fill="auto"/>
            <w:vAlign w:val="bottom"/>
            <w:hideMark/>
          </w:tcPr>
          <w:p w14:paraId="11BC7B94" w14:textId="77777777" w:rsidR="002463A0" w:rsidRPr="0019306C" w:rsidRDefault="002463A0" w:rsidP="002463A0">
            <w:pPr>
              <w:overflowPunct/>
              <w:autoSpaceDE/>
              <w:autoSpaceDN/>
              <w:adjustRightInd/>
              <w:spacing w:before="0"/>
              <w:ind w:left="0" w:right="0"/>
              <w:textAlignment w:val="auto"/>
              <w:rPr>
                <w:rFonts w:cs="Arial"/>
              </w:rPr>
            </w:pPr>
            <w:r w:rsidRPr="0019306C">
              <w:rPr>
                <w:rFonts w:cs="Arial"/>
              </w:rPr>
              <w:t>Application</w:t>
            </w:r>
          </w:p>
        </w:tc>
        <w:tc>
          <w:tcPr>
            <w:tcW w:w="1602" w:type="dxa"/>
            <w:tcBorders>
              <w:top w:val="nil"/>
              <w:left w:val="nil"/>
              <w:bottom w:val="single" w:sz="4" w:space="0" w:color="auto"/>
              <w:right w:val="single" w:sz="4" w:space="0" w:color="auto"/>
            </w:tcBorders>
            <w:shd w:val="clear" w:color="auto" w:fill="auto"/>
            <w:vAlign w:val="bottom"/>
            <w:hideMark/>
          </w:tcPr>
          <w:p w14:paraId="06DD8AB3" w14:textId="7FC2E38C" w:rsidR="002463A0" w:rsidRPr="005C2DF6" w:rsidRDefault="002463A0" w:rsidP="002463A0">
            <w:pPr>
              <w:overflowPunct/>
              <w:autoSpaceDE/>
              <w:autoSpaceDN/>
              <w:adjustRightInd/>
              <w:spacing w:before="0"/>
              <w:ind w:left="0" w:right="0"/>
              <w:textAlignment w:val="auto"/>
              <w:rPr>
                <w:rFonts w:cs="Arial"/>
              </w:rPr>
            </w:pPr>
            <w:r w:rsidRPr="005C2DF6">
              <w:rPr>
                <w:rFonts w:cs="Arial"/>
                <w:lang w:eastAsia="ar-SA"/>
              </w:rPr>
              <w:t>Azure VM</w:t>
            </w:r>
            <w:r w:rsidR="00675184" w:rsidRPr="005C2DF6">
              <w:rPr>
                <w:rFonts w:cs="Arial"/>
                <w:lang w:eastAsia="ar-SA"/>
              </w:rPr>
              <w:t xml:space="preserve"> : </w:t>
            </w:r>
            <w:r w:rsidR="001420C1">
              <w:rPr>
                <w:rFonts w:cs="Arial"/>
                <w:lang w:eastAsia="ar-SA"/>
              </w:rPr>
              <w:t>(</w:t>
            </w:r>
            <w:r w:rsidR="00675184" w:rsidRPr="005C2DF6">
              <w:rPr>
                <w:rFonts w:cs="Arial"/>
                <w:lang w:eastAsia="ar-SA"/>
              </w:rPr>
              <w:t>Public cloud</w:t>
            </w:r>
            <w:r w:rsidR="001420C1">
              <w:rPr>
                <w:rFonts w:cs="Arial"/>
                <w:lang w:eastAsia="ar-SA"/>
              </w:rPr>
              <w:t>-Singapore)</w:t>
            </w:r>
          </w:p>
        </w:tc>
        <w:tc>
          <w:tcPr>
            <w:tcW w:w="720" w:type="dxa"/>
            <w:tcBorders>
              <w:top w:val="nil"/>
              <w:left w:val="nil"/>
              <w:bottom w:val="single" w:sz="4" w:space="0" w:color="auto"/>
              <w:right w:val="single" w:sz="4" w:space="0" w:color="auto"/>
            </w:tcBorders>
            <w:shd w:val="clear" w:color="auto" w:fill="auto"/>
            <w:vAlign w:val="bottom"/>
            <w:hideMark/>
          </w:tcPr>
          <w:p w14:paraId="7C1EB5C3" w14:textId="77777777" w:rsidR="002463A0" w:rsidRPr="004C31E9" w:rsidRDefault="00DD76CF" w:rsidP="0019306C">
            <w:pPr>
              <w:overflowPunct/>
              <w:autoSpaceDE/>
              <w:autoSpaceDN/>
              <w:adjustRightInd/>
              <w:spacing w:before="0"/>
              <w:ind w:left="0" w:right="0"/>
              <w:jc w:val="center"/>
              <w:textAlignment w:val="auto"/>
              <w:rPr>
                <w:rFonts w:cs="Arial"/>
              </w:rPr>
            </w:pPr>
            <w:r w:rsidRPr="004C31E9">
              <w:rPr>
                <w:rFonts w:cs="Arial"/>
              </w:rPr>
              <w:t>2</w:t>
            </w:r>
          </w:p>
        </w:tc>
        <w:tc>
          <w:tcPr>
            <w:tcW w:w="720" w:type="dxa"/>
            <w:tcBorders>
              <w:top w:val="nil"/>
              <w:left w:val="nil"/>
              <w:bottom w:val="single" w:sz="4" w:space="0" w:color="auto"/>
              <w:right w:val="single" w:sz="4" w:space="0" w:color="auto"/>
            </w:tcBorders>
            <w:shd w:val="clear" w:color="auto" w:fill="auto"/>
            <w:vAlign w:val="bottom"/>
            <w:hideMark/>
          </w:tcPr>
          <w:p w14:paraId="412FF7A5" w14:textId="77777777" w:rsidR="002463A0" w:rsidRPr="004C31E9" w:rsidRDefault="00DD76CF" w:rsidP="00DD76CF">
            <w:pPr>
              <w:overflowPunct/>
              <w:autoSpaceDE/>
              <w:autoSpaceDN/>
              <w:adjustRightInd/>
              <w:spacing w:before="0"/>
              <w:ind w:left="0" w:right="0"/>
              <w:jc w:val="center"/>
              <w:textAlignment w:val="auto"/>
              <w:rPr>
                <w:rFonts w:cs="Arial"/>
              </w:rPr>
            </w:pPr>
            <w:r w:rsidRPr="004C31E9">
              <w:rPr>
                <w:rFonts w:cs="Arial"/>
              </w:rPr>
              <w:t>4</w:t>
            </w:r>
          </w:p>
        </w:tc>
        <w:tc>
          <w:tcPr>
            <w:tcW w:w="1260" w:type="dxa"/>
            <w:vMerge w:val="restart"/>
            <w:tcBorders>
              <w:top w:val="nil"/>
              <w:left w:val="single" w:sz="4" w:space="0" w:color="auto"/>
              <w:bottom w:val="single" w:sz="4" w:space="0" w:color="000000"/>
              <w:right w:val="single" w:sz="4" w:space="0" w:color="auto"/>
            </w:tcBorders>
            <w:shd w:val="clear" w:color="auto" w:fill="auto"/>
            <w:vAlign w:val="center"/>
            <w:hideMark/>
          </w:tcPr>
          <w:p w14:paraId="683C4DE1" w14:textId="77777777" w:rsidR="002463A0" w:rsidRPr="004C31E9" w:rsidRDefault="002463A0" w:rsidP="002463A0">
            <w:pPr>
              <w:overflowPunct/>
              <w:autoSpaceDE/>
              <w:autoSpaceDN/>
              <w:adjustRightInd/>
              <w:spacing w:before="0"/>
              <w:ind w:left="0" w:right="0"/>
              <w:jc w:val="center"/>
              <w:textAlignment w:val="auto"/>
              <w:rPr>
                <w:rFonts w:cs="Arial"/>
              </w:rPr>
            </w:pPr>
            <w:r w:rsidRPr="004C31E9">
              <w:rPr>
                <w:rFonts w:cs="Arial"/>
              </w:rPr>
              <w:t>E5-2673 v3 @ 2.40GHz</w:t>
            </w:r>
          </w:p>
          <w:p w14:paraId="6C84A1E1" w14:textId="77777777" w:rsidR="00DD76CF" w:rsidRPr="004C31E9" w:rsidRDefault="00DD76CF" w:rsidP="002463A0">
            <w:pPr>
              <w:overflowPunct/>
              <w:autoSpaceDE/>
              <w:autoSpaceDN/>
              <w:adjustRightInd/>
              <w:spacing w:before="0"/>
              <w:ind w:left="0" w:right="0"/>
              <w:jc w:val="center"/>
              <w:textAlignment w:val="auto"/>
              <w:rPr>
                <w:rFonts w:cs="Arial"/>
              </w:rPr>
            </w:pPr>
          </w:p>
        </w:tc>
      </w:tr>
      <w:tr w:rsidR="0019306C" w:rsidRPr="0019306C" w14:paraId="7A28A43F" w14:textId="77777777" w:rsidTr="003B395E">
        <w:trPr>
          <w:trHeight w:val="475"/>
        </w:trPr>
        <w:tc>
          <w:tcPr>
            <w:tcW w:w="1350" w:type="dxa"/>
            <w:tcBorders>
              <w:top w:val="nil"/>
              <w:left w:val="single" w:sz="4" w:space="0" w:color="auto"/>
              <w:bottom w:val="single" w:sz="4" w:space="0" w:color="auto"/>
              <w:right w:val="single" w:sz="4" w:space="0" w:color="auto"/>
            </w:tcBorders>
            <w:shd w:val="clear" w:color="auto" w:fill="auto"/>
            <w:vAlign w:val="bottom"/>
          </w:tcPr>
          <w:p w14:paraId="242B4326" w14:textId="77777777" w:rsidR="00E606A3" w:rsidRPr="00656B20" w:rsidRDefault="0019306C" w:rsidP="00C66047">
            <w:pPr>
              <w:overflowPunct/>
              <w:autoSpaceDE/>
              <w:autoSpaceDN/>
              <w:adjustRightInd/>
              <w:spacing w:before="0"/>
              <w:ind w:left="0" w:right="0"/>
              <w:textAlignment w:val="auto"/>
              <w:rPr>
                <w:rFonts w:cs="Arial"/>
              </w:rPr>
            </w:pPr>
            <w:r w:rsidRPr="00656B20">
              <w:rPr>
                <w:szCs w:val="22"/>
              </w:rPr>
              <w:t>MASG-1SRASJAVA</w:t>
            </w:r>
            <w:r w:rsidR="00E606A3" w:rsidRPr="00656B20">
              <w:rPr>
                <w:szCs w:val="22"/>
              </w:rPr>
              <w:t>DB1</w:t>
            </w:r>
          </w:p>
        </w:tc>
        <w:tc>
          <w:tcPr>
            <w:tcW w:w="1332" w:type="dxa"/>
            <w:tcBorders>
              <w:top w:val="nil"/>
              <w:left w:val="nil"/>
              <w:bottom w:val="single" w:sz="4" w:space="0" w:color="auto"/>
              <w:right w:val="single" w:sz="4" w:space="0" w:color="auto"/>
            </w:tcBorders>
            <w:shd w:val="clear" w:color="auto" w:fill="auto"/>
            <w:vAlign w:val="bottom"/>
          </w:tcPr>
          <w:p w14:paraId="2ABBDF6C" w14:textId="77777777" w:rsidR="00E606A3" w:rsidRPr="0019306C" w:rsidRDefault="00E606A3" w:rsidP="002463A0">
            <w:pPr>
              <w:overflowPunct/>
              <w:autoSpaceDE/>
              <w:autoSpaceDN/>
              <w:adjustRightInd/>
              <w:spacing w:before="0"/>
              <w:ind w:left="0" w:right="0"/>
              <w:textAlignment w:val="auto"/>
              <w:rPr>
                <w:rFonts w:cs="Arial"/>
              </w:rPr>
            </w:pPr>
            <w:r w:rsidRPr="0019306C">
              <w:t>10.221.6.2</w:t>
            </w:r>
            <w:r w:rsidR="00C66047">
              <w:t>8</w:t>
            </w:r>
          </w:p>
        </w:tc>
        <w:tc>
          <w:tcPr>
            <w:tcW w:w="1206" w:type="dxa"/>
            <w:gridSpan w:val="2"/>
            <w:tcBorders>
              <w:top w:val="nil"/>
              <w:left w:val="nil"/>
              <w:bottom w:val="single" w:sz="4" w:space="0" w:color="auto"/>
              <w:right w:val="single" w:sz="4" w:space="0" w:color="auto"/>
            </w:tcBorders>
            <w:shd w:val="clear" w:color="auto" w:fill="auto"/>
            <w:vAlign w:val="bottom"/>
          </w:tcPr>
          <w:p w14:paraId="04770B2E" w14:textId="5030B313" w:rsidR="00E606A3" w:rsidRPr="0019306C" w:rsidRDefault="00E606A3" w:rsidP="00633F20">
            <w:pPr>
              <w:overflowPunct/>
              <w:autoSpaceDE/>
              <w:autoSpaceDN/>
              <w:adjustRightInd/>
              <w:spacing w:before="0"/>
              <w:ind w:left="0" w:right="0"/>
              <w:textAlignment w:val="auto"/>
              <w:rPr>
                <w:rFonts w:cs="Arial"/>
              </w:rPr>
            </w:pPr>
            <w:r w:rsidRPr="0019306C">
              <w:rPr>
                <w:rFonts w:cs="Arial"/>
              </w:rPr>
              <w:t>PROD</w:t>
            </w:r>
          </w:p>
        </w:tc>
        <w:tc>
          <w:tcPr>
            <w:tcW w:w="1260" w:type="dxa"/>
            <w:tcBorders>
              <w:top w:val="nil"/>
              <w:left w:val="nil"/>
              <w:bottom w:val="single" w:sz="4" w:space="0" w:color="auto"/>
              <w:right w:val="single" w:sz="4" w:space="0" w:color="auto"/>
            </w:tcBorders>
            <w:shd w:val="clear" w:color="auto" w:fill="auto"/>
            <w:vAlign w:val="bottom"/>
          </w:tcPr>
          <w:p w14:paraId="65F48820" w14:textId="77777777" w:rsidR="00E606A3" w:rsidRPr="0019306C" w:rsidRDefault="00E606A3" w:rsidP="002463A0">
            <w:pPr>
              <w:overflowPunct/>
              <w:autoSpaceDE/>
              <w:autoSpaceDN/>
              <w:adjustRightInd/>
              <w:spacing w:before="0"/>
              <w:ind w:left="0" w:right="0"/>
              <w:textAlignment w:val="auto"/>
              <w:rPr>
                <w:rFonts w:cs="Arial"/>
              </w:rPr>
            </w:pPr>
            <w:r w:rsidRPr="0019306C">
              <w:rPr>
                <w:rFonts w:cs="Arial"/>
              </w:rPr>
              <w:t>Database</w:t>
            </w:r>
          </w:p>
        </w:tc>
        <w:tc>
          <w:tcPr>
            <w:tcW w:w="1602" w:type="dxa"/>
            <w:tcBorders>
              <w:top w:val="nil"/>
              <w:left w:val="nil"/>
              <w:bottom w:val="single" w:sz="4" w:space="0" w:color="auto"/>
              <w:right w:val="single" w:sz="4" w:space="0" w:color="auto"/>
            </w:tcBorders>
            <w:shd w:val="clear" w:color="auto" w:fill="auto"/>
            <w:vAlign w:val="bottom"/>
          </w:tcPr>
          <w:p w14:paraId="7117181A" w14:textId="495F0C83" w:rsidR="00E606A3" w:rsidRPr="005C2DF6" w:rsidRDefault="00C8364C" w:rsidP="002463A0">
            <w:pPr>
              <w:overflowPunct/>
              <w:autoSpaceDE/>
              <w:autoSpaceDN/>
              <w:adjustRightInd/>
              <w:spacing w:before="0"/>
              <w:ind w:left="0" w:right="0"/>
              <w:textAlignment w:val="auto"/>
              <w:rPr>
                <w:rFonts w:cs="Arial"/>
                <w:lang w:eastAsia="ar-SA"/>
              </w:rPr>
            </w:pPr>
            <w:r w:rsidRPr="005C2DF6">
              <w:rPr>
                <w:rFonts w:cs="Arial"/>
                <w:lang w:eastAsia="ar-SA"/>
              </w:rPr>
              <w:t xml:space="preserve">Azure VM : </w:t>
            </w:r>
            <w:r w:rsidR="001420C1">
              <w:rPr>
                <w:rFonts w:cs="Arial"/>
                <w:lang w:eastAsia="ar-SA"/>
              </w:rPr>
              <w:t>(</w:t>
            </w:r>
            <w:r w:rsidR="001420C1" w:rsidRPr="005C2DF6">
              <w:rPr>
                <w:rFonts w:cs="Arial"/>
                <w:lang w:eastAsia="ar-SA"/>
              </w:rPr>
              <w:t>Public cloud</w:t>
            </w:r>
            <w:r w:rsidR="001420C1">
              <w:rPr>
                <w:rFonts w:cs="Arial"/>
                <w:lang w:eastAsia="ar-SA"/>
              </w:rPr>
              <w:t>-Singapore)</w:t>
            </w:r>
          </w:p>
        </w:tc>
        <w:tc>
          <w:tcPr>
            <w:tcW w:w="720" w:type="dxa"/>
            <w:tcBorders>
              <w:top w:val="nil"/>
              <w:left w:val="nil"/>
              <w:bottom w:val="single" w:sz="4" w:space="0" w:color="auto"/>
              <w:right w:val="single" w:sz="4" w:space="0" w:color="auto"/>
            </w:tcBorders>
            <w:shd w:val="clear" w:color="auto" w:fill="auto"/>
            <w:vAlign w:val="bottom"/>
          </w:tcPr>
          <w:p w14:paraId="1E048D8A" w14:textId="77777777" w:rsidR="00E606A3" w:rsidRPr="004C31E9" w:rsidRDefault="00DD76CF" w:rsidP="00DD76CF">
            <w:pPr>
              <w:overflowPunct/>
              <w:autoSpaceDE/>
              <w:autoSpaceDN/>
              <w:adjustRightInd/>
              <w:spacing w:before="0"/>
              <w:ind w:left="0" w:right="0"/>
              <w:jc w:val="center"/>
              <w:textAlignment w:val="auto"/>
              <w:rPr>
                <w:rFonts w:cs="Arial"/>
              </w:rPr>
            </w:pPr>
            <w:r w:rsidRPr="004C31E9">
              <w:rPr>
                <w:rFonts w:cs="Arial"/>
              </w:rPr>
              <w:t>2</w:t>
            </w:r>
          </w:p>
        </w:tc>
        <w:tc>
          <w:tcPr>
            <w:tcW w:w="720" w:type="dxa"/>
            <w:tcBorders>
              <w:top w:val="nil"/>
              <w:left w:val="nil"/>
              <w:bottom w:val="single" w:sz="4" w:space="0" w:color="auto"/>
              <w:right w:val="single" w:sz="4" w:space="0" w:color="auto"/>
            </w:tcBorders>
            <w:shd w:val="clear" w:color="auto" w:fill="auto"/>
            <w:vAlign w:val="bottom"/>
          </w:tcPr>
          <w:p w14:paraId="2FB6B6C8" w14:textId="77777777" w:rsidR="00E606A3" w:rsidRPr="004C31E9" w:rsidRDefault="00DD76CF" w:rsidP="00DD76CF">
            <w:pPr>
              <w:overflowPunct/>
              <w:autoSpaceDE/>
              <w:autoSpaceDN/>
              <w:adjustRightInd/>
              <w:spacing w:before="0"/>
              <w:ind w:left="0" w:right="0"/>
              <w:jc w:val="center"/>
              <w:textAlignment w:val="auto"/>
              <w:rPr>
                <w:rFonts w:cs="Arial"/>
              </w:rPr>
            </w:pPr>
            <w:r w:rsidRPr="004C31E9">
              <w:rPr>
                <w:rFonts w:cs="Arial"/>
              </w:rPr>
              <w:t>4</w:t>
            </w:r>
          </w:p>
        </w:tc>
        <w:tc>
          <w:tcPr>
            <w:tcW w:w="1260" w:type="dxa"/>
            <w:vMerge/>
            <w:tcBorders>
              <w:top w:val="nil"/>
              <w:left w:val="single" w:sz="4" w:space="0" w:color="auto"/>
              <w:bottom w:val="single" w:sz="4" w:space="0" w:color="000000"/>
              <w:right w:val="single" w:sz="4" w:space="0" w:color="auto"/>
            </w:tcBorders>
            <w:vAlign w:val="center"/>
          </w:tcPr>
          <w:p w14:paraId="0F8EF3B8" w14:textId="77777777" w:rsidR="00E606A3" w:rsidRPr="0019306C" w:rsidRDefault="00E606A3" w:rsidP="002463A0">
            <w:pPr>
              <w:overflowPunct/>
              <w:autoSpaceDE/>
              <w:autoSpaceDN/>
              <w:adjustRightInd/>
              <w:spacing w:before="0"/>
              <w:ind w:left="0" w:right="0"/>
              <w:textAlignment w:val="auto"/>
              <w:rPr>
                <w:rFonts w:cs="Arial"/>
              </w:rPr>
            </w:pPr>
          </w:p>
        </w:tc>
      </w:tr>
      <w:tr w:rsidR="001420C1" w:rsidRPr="0019306C" w14:paraId="169A2EEF" w14:textId="77777777" w:rsidTr="003B395E">
        <w:trPr>
          <w:trHeight w:val="485"/>
        </w:trPr>
        <w:tc>
          <w:tcPr>
            <w:tcW w:w="1350" w:type="dxa"/>
            <w:tcBorders>
              <w:top w:val="nil"/>
              <w:left w:val="single" w:sz="4" w:space="0" w:color="auto"/>
              <w:bottom w:val="single" w:sz="4" w:space="0" w:color="auto"/>
              <w:right w:val="single" w:sz="4" w:space="0" w:color="auto"/>
            </w:tcBorders>
            <w:shd w:val="clear" w:color="auto" w:fill="auto"/>
            <w:vAlign w:val="bottom"/>
          </w:tcPr>
          <w:p w14:paraId="0431ECE4" w14:textId="77777777" w:rsidR="001420C1" w:rsidRPr="00656B20" w:rsidRDefault="001420C1" w:rsidP="001420C1">
            <w:pPr>
              <w:overflowPunct/>
              <w:autoSpaceDE/>
              <w:autoSpaceDN/>
              <w:adjustRightInd/>
              <w:spacing w:before="0"/>
              <w:ind w:left="0" w:right="0"/>
              <w:textAlignment w:val="auto"/>
              <w:rPr>
                <w:rFonts w:cs="Arial"/>
              </w:rPr>
            </w:pPr>
            <w:r w:rsidRPr="00656B20">
              <w:rPr>
                <w:szCs w:val="22"/>
              </w:rPr>
              <w:t>MASG-3SRASJAVAAPP1</w:t>
            </w:r>
          </w:p>
        </w:tc>
        <w:tc>
          <w:tcPr>
            <w:tcW w:w="1332" w:type="dxa"/>
            <w:tcBorders>
              <w:top w:val="nil"/>
              <w:left w:val="nil"/>
              <w:bottom w:val="single" w:sz="4" w:space="0" w:color="auto"/>
              <w:right w:val="single" w:sz="4" w:space="0" w:color="auto"/>
            </w:tcBorders>
            <w:shd w:val="clear" w:color="auto" w:fill="auto"/>
            <w:vAlign w:val="bottom"/>
          </w:tcPr>
          <w:p w14:paraId="0A599ECE" w14:textId="77777777" w:rsidR="001420C1" w:rsidRPr="0019306C" w:rsidRDefault="001420C1" w:rsidP="001420C1">
            <w:pPr>
              <w:overflowPunct/>
              <w:autoSpaceDE/>
              <w:autoSpaceDN/>
              <w:adjustRightInd/>
              <w:spacing w:before="0"/>
              <w:ind w:left="0" w:right="0"/>
              <w:textAlignment w:val="auto"/>
              <w:rPr>
                <w:rFonts w:cs="Arial"/>
              </w:rPr>
            </w:pPr>
            <w:r w:rsidRPr="0019306C">
              <w:t>10.221.12.2</w:t>
            </w:r>
            <w:r>
              <w:t>9</w:t>
            </w:r>
          </w:p>
        </w:tc>
        <w:tc>
          <w:tcPr>
            <w:tcW w:w="1206" w:type="dxa"/>
            <w:gridSpan w:val="2"/>
            <w:tcBorders>
              <w:top w:val="nil"/>
              <w:left w:val="nil"/>
              <w:bottom w:val="single" w:sz="4" w:space="0" w:color="auto"/>
              <w:right w:val="single" w:sz="4" w:space="0" w:color="auto"/>
            </w:tcBorders>
            <w:shd w:val="clear" w:color="auto" w:fill="auto"/>
            <w:vAlign w:val="bottom"/>
          </w:tcPr>
          <w:p w14:paraId="2B2DEC40" w14:textId="77777777" w:rsidR="001420C1" w:rsidRPr="0019306C" w:rsidRDefault="001420C1" w:rsidP="001420C1">
            <w:pPr>
              <w:overflowPunct/>
              <w:autoSpaceDE/>
              <w:autoSpaceDN/>
              <w:adjustRightInd/>
              <w:spacing w:before="0"/>
              <w:ind w:left="0" w:right="0"/>
              <w:textAlignment w:val="auto"/>
              <w:rPr>
                <w:rFonts w:cs="Arial"/>
              </w:rPr>
            </w:pPr>
            <w:r>
              <w:rPr>
                <w:rFonts w:cs="Arial"/>
              </w:rPr>
              <w:t>DEV/TEST</w:t>
            </w:r>
          </w:p>
        </w:tc>
        <w:tc>
          <w:tcPr>
            <w:tcW w:w="1260" w:type="dxa"/>
            <w:tcBorders>
              <w:top w:val="nil"/>
              <w:left w:val="nil"/>
              <w:bottom w:val="single" w:sz="4" w:space="0" w:color="auto"/>
              <w:right w:val="single" w:sz="4" w:space="0" w:color="auto"/>
            </w:tcBorders>
            <w:shd w:val="clear" w:color="auto" w:fill="auto"/>
            <w:vAlign w:val="bottom"/>
          </w:tcPr>
          <w:p w14:paraId="1BCD1B8F" w14:textId="77777777" w:rsidR="001420C1" w:rsidRPr="0019306C" w:rsidRDefault="001420C1" w:rsidP="001420C1">
            <w:pPr>
              <w:overflowPunct/>
              <w:autoSpaceDE/>
              <w:autoSpaceDN/>
              <w:adjustRightInd/>
              <w:spacing w:before="0"/>
              <w:ind w:left="0" w:right="0"/>
              <w:textAlignment w:val="auto"/>
              <w:rPr>
                <w:rFonts w:cs="Arial"/>
              </w:rPr>
            </w:pPr>
            <w:r w:rsidRPr="0019306C">
              <w:rPr>
                <w:rFonts w:cs="Arial"/>
              </w:rPr>
              <w:t>Application</w:t>
            </w:r>
          </w:p>
        </w:tc>
        <w:tc>
          <w:tcPr>
            <w:tcW w:w="1602" w:type="dxa"/>
            <w:tcBorders>
              <w:top w:val="nil"/>
              <w:left w:val="nil"/>
              <w:bottom w:val="single" w:sz="4" w:space="0" w:color="auto"/>
              <w:right w:val="single" w:sz="4" w:space="0" w:color="auto"/>
            </w:tcBorders>
            <w:shd w:val="clear" w:color="auto" w:fill="auto"/>
            <w:vAlign w:val="bottom"/>
          </w:tcPr>
          <w:p w14:paraId="26A6FB4B" w14:textId="5858258C" w:rsidR="001420C1" w:rsidRPr="005C2DF6" w:rsidRDefault="001420C1" w:rsidP="001420C1">
            <w:pPr>
              <w:overflowPunct/>
              <w:autoSpaceDE/>
              <w:autoSpaceDN/>
              <w:adjustRightInd/>
              <w:spacing w:before="0"/>
              <w:ind w:left="0" w:right="0"/>
              <w:textAlignment w:val="auto"/>
              <w:rPr>
                <w:rFonts w:cs="Arial"/>
              </w:rPr>
            </w:pPr>
            <w:r w:rsidRPr="005C2DF6">
              <w:rPr>
                <w:rFonts w:cs="Arial"/>
                <w:lang w:eastAsia="ar-SA"/>
              </w:rPr>
              <w:t xml:space="preserve">Azure VM : </w:t>
            </w:r>
            <w:r>
              <w:rPr>
                <w:rFonts w:cs="Arial"/>
                <w:lang w:eastAsia="ar-SA"/>
              </w:rPr>
              <w:t>(</w:t>
            </w:r>
            <w:r w:rsidRPr="005C2DF6">
              <w:rPr>
                <w:rFonts w:cs="Arial"/>
                <w:lang w:eastAsia="ar-SA"/>
              </w:rPr>
              <w:t>Public cloud</w:t>
            </w:r>
            <w:r>
              <w:rPr>
                <w:rFonts w:cs="Arial"/>
                <w:lang w:eastAsia="ar-SA"/>
              </w:rPr>
              <w:t>-Singapore)</w:t>
            </w:r>
          </w:p>
        </w:tc>
        <w:tc>
          <w:tcPr>
            <w:tcW w:w="720" w:type="dxa"/>
            <w:tcBorders>
              <w:top w:val="nil"/>
              <w:left w:val="nil"/>
              <w:bottom w:val="single" w:sz="4" w:space="0" w:color="auto"/>
              <w:right w:val="single" w:sz="4" w:space="0" w:color="auto"/>
            </w:tcBorders>
            <w:shd w:val="clear" w:color="auto" w:fill="auto"/>
            <w:vAlign w:val="bottom"/>
          </w:tcPr>
          <w:p w14:paraId="6F032484" w14:textId="77777777" w:rsidR="001420C1" w:rsidRPr="004C31E9" w:rsidRDefault="001420C1" w:rsidP="001420C1">
            <w:pPr>
              <w:overflowPunct/>
              <w:autoSpaceDE/>
              <w:autoSpaceDN/>
              <w:adjustRightInd/>
              <w:spacing w:before="0"/>
              <w:ind w:left="0" w:right="0"/>
              <w:jc w:val="center"/>
              <w:textAlignment w:val="auto"/>
              <w:rPr>
                <w:rFonts w:cs="Arial"/>
              </w:rPr>
            </w:pPr>
            <w:r w:rsidRPr="004C31E9">
              <w:rPr>
                <w:rFonts w:cs="Arial"/>
              </w:rPr>
              <w:t>2</w:t>
            </w:r>
          </w:p>
        </w:tc>
        <w:tc>
          <w:tcPr>
            <w:tcW w:w="720" w:type="dxa"/>
            <w:tcBorders>
              <w:top w:val="nil"/>
              <w:left w:val="nil"/>
              <w:bottom w:val="single" w:sz="4" w:space="0" w:color="auto"/>
              <w:right w:val="single" w:sz="4" w:space="0" w:color="auto"/>
            </w:tcBorders>
            <w:shd w:val="clear" w:color="auto" w:fill="auto"/>
            <w:vAlign w:val="bottom"/>
          </w:tcPr>
          <w:p w14:paraId="669CC59A" w14:textId="77777777" w:rsidR="001420C1" w:rsidRPr="004C31E9" w:rsidRDefault="001420C1" w:rsidP="001420C1">
            <w:pPr>
              <w:overflowPunct/>
              <w:autoSpaceDE/>
              <w:autoSpaceDN/>
              <w:adjustRightInd/>
              <w:spacing w:before="0"/>
              <w:ind w:left="0" w:right="0"/>
              <w:jc w:val="center"/>
              <w:textAlignment w:val="auto"/>
              <w:rPr>
                <w:rFonts w:cs="Arial"/>
              </w:rPr>
            </w:pPr>
            <w:r w:rsidRPr="004C31E9">
              <w:rPr>
                <w:rFonts w:cs="Arial"/>
              </w:rPr>
              <w:t>4</w:t>
            </w:r>
          </w:p>
        </w:tc>
        <w:tc>
          <w:tcPr>
            <w:tcW w:w="1260" w:type="dxa"/>
            <w:vMerge/>
            <w:tcBorders>
              <w:top w:val="nil"/>
              <w:left w:val="single" w:sz="4" w:space="0" w:color="auto"/>
              <w:bottom w:val="single" w:sz="4" w:space="0" w:color="000000"/>
              <w:right w:val="single" w:sz="4" w:space="0" w:color="auto"/>
            </w:tcBorders>
            <w:vAlign w:val="center"/>
          </w:tcPr>
          <w:p w14:paraId="27558348" w14:textId="77777777" w:rsidR="001420C1" w:rsidRPr="0019306C" w:rsidRDefault="001420C1" w:rsidP="001420C1">
            <w:pPr>
              <w:overflowPunct/>
              <w:autoSpaceDE/>
              <w:autoSpaceDN/>
              <w:adjustRightInd/>
              <w:spacing w:before="0"/>
              <w:ind w:left="0" w:right="0"/>
              <w:textAlignment w:val="auto"/>
              <w:rPr>
                <w:rFonts w:cs="Arial"/>
              </w:rPr>
            </w:pPr>
          </w:p>
        </w:tc>
      </w:tr>
      <w:tr w:rsidR="001420C1" w:rsidRPr="0019306C" w14:paraId="4C6DF2CC" w14:textId="77777777" w:rsidTr="003B395E">
        <w:trPr>
          <w:trHeight w:val="557"/>
        </w:trPr>
        <w:tc>
          <w:tcPr>
            <w:tcW w:w="1350" w:type="dxa"/>
            <w:tcBorders>
              <w:top w:val="nil"/>
              <w:left w:val="single" w:sz="4" w:space="0" w:color="auto"/>
              <w:bottom w:val="single" w:sz="4" w:space="0" w:color="auto"/>
              <w:right w:val="single" w:sz="4" w:space="0" w:color="auto"/>
            </w:tcBorders>
            <w:shd w:val="clear" w:color="auto" w:fill="auto"/>
            <w:vAlign w:val="bottom"/>
          </w:tcPr>
          <w:p w14:paraId="34074F22" w14:textId="77777777" w:rsidR="001420C1" w:rsidRPr="00656B20" w:rsidRDefault="001420C1" w:rsidP="001420C1">
            <w:pPr>
              <w:overflowPunct/>
              <w:autoSpaceDE/>
              <w:autoSpaceDN/>
              <w:adjustRightInd/>
              <w:spacing w:before="0"/>
              <w:ind w:left="0" w:right="0"/>
              <w:textAlignment w:val="auto"/>
              <w:rPr>
                <w:rFonts w:cs="Arial"/>
              </w:rPr>
            </w:pPr>
            <w:r w:rsidRPr="00656B20">
              <w:rPr>
                <w:szCs w:val="22"/>
              </w:rPr>
              <w:t>MASG-3SRASJAVADB1</w:t>
            </w:r>
          </w:p>
        </w:tc>
        <w:tc>
          <w:tcPr>
            <w:tcW w:w="1332" w:type="dxa"/>
            <w:tcBorders>
              <w:top w:val="nil"/>
              <w:left w:val="nil"/>
              <w:bottom w:val="single" w:sz="4" w:space="0" w:color="auto"/>
              <w:right w:val="single" w:sz="4" w:space="0" w:color="auto"/>
            </w:tcBorders>
            <w:shd w:val="clear" w:color="auto" w:fill="auto"/>
            <w:vAlign w:val="bottom"/>
          </w:tcPr>
          <w:p w14:paraId="177389B2" w14:textId="77777777" w:rsidR="001420C1" w:rsidRPr="0019306C" w:rsidRDefault="001420C1" w:rsidP="001420C1">
            <w:pPr>
              <w:overflowPunct/>
              <w:autoSpaceDE/>
              <w:autoSpaceDN/>
              <w:adjustRightInd/>
              <w:spacing w:before="0"/>
              <w:ind w:left="0" w:right="0"/>
              <w:textAlignment w:val="auto"/>
              <w:rPr>
                <w:rFonts w:cs="Arial"/>
              </w:rPr>
            </w:pPr>
            <w:r w:rsidRPr="0019306C">
              <w:t>10.221.14.2</w:t>
            </w:r>
            <w:r>
              <w:t>6</w:t>
            </w:r>
          </w:p>
        </w:tc>
        <w:tc>
          <w:tcPr>
            <w:tcW w:w="1206" w:type="dxa"/>
            <w:gridSpan w:val="2"/>
            <w:tcBorders>
              <w:top w:val="nil"/>
              <w:left w:val="nil"/>
              <w:bottom w:val="single" w:sz="4" w:space="0" w:color="auto"/>
              <w:right w:val="single" w:sz="4" w:space="0" w:color="auto"/>
            </w:tcBorders>
            <w:shd w:val="clear" w:color="auto" w:fill="auto"/>
            <w:vAlign w:val="bottom"/>
          </w:tcPr>
          <w:p w14:paraId="467629EF" w14:textId="77777777" w:rsidR="001420C1" w:rsidRPr="0019306C" w:rsidRDefault="001420C1" w:rsidP="001420C1">
            <w:pPr>
              <w:overflowPunct/>
              <w:autoSpaceDE/>
              <w:autoSpaceDN/>
              <w:adjustRightInd/>
              <w:spacing w:before="0"/>
              <w:ind w:left="0" w:right="0"/>
              <w:textAlignment w:val="auto"/>
              <w:rPr>
                <w:rFonts w:cs="Arial"/>
              </w:rPr>
            </w:pPr>
            <w:r>
              <w:rPr>
                <w:rFonts w:cs="Arial"/>
              </w:rPr>
              <w:t>DEV/TEST</w:t>
            </w:r>
          </w:p>
        </w:tc>
        <w:tc>
          <w:tcPr>
            <w:tcW w:w="1260" w:type="dxa"/>
            <w:tcBorders>
              <w:top w:val="nil"/>
              <w:left w:val="nil"/>
              <w:bottom w:val="single" w:sz="4" w:space="0" w:color="auto"/>
              <w:right w:val="single" w:sz="4" w:space="0" w:color="auto"/>
            </w:tcBorders>
            <w:shd w:val="clear" w:color="auto" w:fill="auto"/>
            <w:vAlign w:val="bottom"/>
          </w:tcPr>
          <w:p w14:paraId="3E339F79" w14:textId="77777777" w:rsidR="001420C1" w:rsidRPr="0019306C" w:rsidRDefault="001420C1" w:rsidP="001420C1">
            <w:pPr>
              <w:overflowPunct/>
              <w:autoSpaceDE/>
              <w:autoSpaceDN/>
              <w:adjustRightInd/>
              <w:spacing w:before="0"/>
              <w:ind w:left="0" w:right="0"/>
              <w:textAlignment w:val="auto"/>
              <w:rPr>
                <w:rFonts w:cs="Arial"/>
              </w:rPr>
            </w:pPr>
            <w:r w:rsidRPr="0019306C">
              <w:rPr>
                <w:rFonts w:cs="Arial"/>
              </w:rPr>
              <w:t>Database</w:t>
            </w:r>
          </w:p>
        </w:tc>
        <w:tc>
          <w:tcPr>
            <w:tcW w:w="1602" w:type="dxa"/>
            <w:tcBorders>
              <w:top w:val="nil"/>
              <w:left w:val="nil"/>
              <w:bottom w:val="single" w:sz="4" w:space="0" w:color="auto"/>
              <w:right w:val="single" w:sz="4" w:space="0" w:color="auto"/>
            </w:tcBorders>
            <w:shd w:val="clear" w:color="auto" w:fill="auto"/>
            <w:vAlign w:val="bottom"/>
          </w:tcPr>
          <w:p w14:paraId="5D79C324" w14:textId="092A78CA" w:rsidR="001420C1" w:rsidRPr="005C2DF6" w:rsidRDefault="001420C1" w:rsidP="001420C1">
            <w:pPr>
              <w:overflowPunct/>
              <w:autoSpaceDE/>
              <w:autoSpaceDN/>
              <w:adjustRightInd/>
              <w:spacing w:before="0"/>
              <w:ind w:left="0" w:right="0"/>
              <w:textAlignment w:val="auto"/>
              <w:rPr>
                <w:rFonts w:cs="Arial"/>
              </w:rPr>
            </w:pPr>
            <w:r w:rsidRPr="005C2DF6">
              <w:rPr>
                <w:rFonts w:cs="Arial"/>
                <w:lang w:eastAsia="ar-SA"/>
              </w:rPr>
              <w:t xml:space="preserve">Azure VM : </w:t>
            </w:r>
            <w:r>
              <w:rPr>
                <w:rFonts w:cs="Arial"/>
                <w:lang w:eastAsia="ar-SA"/>
              </w:rPr>
              <w:t>(</w:t>
            </w:r>
            <w:r w:rsidRPr="005C2DF6">
              <w:rPr>
                <w:rFonts w:cs="Arial"/>
                <w:lang w:eastAsia="ar-SA"/>
              </w:rPr>
              <w:t>Public cloud</w:t>
            </w:r>
            <w:r>
              <w:rPr>
                <w:rFonts w:cs="Arial"/>
                <w:lang w:eastAsia="ar-SA"/>
              </w:rPr>
              <w:t>-Singapore)</w:t>
            </w:r>
          </w:p>
        </w:tc>
        <w:tc>
          <w:tcPr>
            <w:tcW w:w="720" w:type="dxa"/>
            <w:tcBorders>
              <w:top w:val="nil"/>
              <w:left w:val="nil"/>
              <w:bottom w:val="single" w:sz="4" w:space="0" w:color="auto"/>
              <w:right w:val="single" w:sz="4" w:space="0" w:color="auto"/>
            </w:tcBorders>
            <w:shd w:val="clear" w:color="auto" w:fill="auto"/>
            <w:vAlign w:val="bottom"/>
          </w:tcPr>
          <w:p w14:paraId="23402248" w14:textId="77777777" w:rsidR="001420C1" w:rsidRPr="004C31E9" w:rsidRDefault="001420C1" w:rsidP="001420C1">
            <w:pPr>
              <w:overflowPunct/>
              <w:autoSpaceDE/>
              <w:autoSpaceDN/>
              <w:adjustRightInd/>
              <w:spacing w:before="0"/>
              <w:ind w:left="0" w:right="0"/>
              <w:jc w:val="center"/>
              <w:textAlignment w:val="auto"/>
              <w:rPr>
                <w:rFonts w:cs="Arial"/>
              </w:rPr>
            </w:pPr>
            <w:r w:rsidRPr="004C31E9">
              <w:rPr>
                <w:rFonts w:cs="Arial"/>
              </w:rPr>
              <w:t>2</w:t>
            </w:r>
          </w:p>
        </w:tc>
        <w:tc>
          <w:tcPr>
            <w:tcW w:w="720" w:type="dxa"/>
            <w:tcBorders>
              <w:top w:val="nil"/>
              <w:left w:val="nil"/>
              <w:bottom w:val="single" w:sz="4" w:space="0" w:color="auto"/>
              <w:right w:val="single" w:sz="4" w:space="0" w:color="auto"/>
            </w:tcBorders>
            <w:shd w:val="clear" w:color="auto" w:fill="auto"/>
            <w:vAlign w:val="bottom"/>
          </w:tcPr>
          <w:p w14:paraId="6E6FF4B4" w14:textId="77777777" w:rsidR="001420C1" w:rsidRPr="004C31E9" w:rsidRDefault="001420C1" w:rsidP="001420C1">
            <w:pPr>
              <w:overflowPunct/>
              <w:autoSpaceDE/>
              <w:autoSpaceDN/>
              <w:adjustRightInd/>
              <w:spacing w:before="0"/>
              <w:ind w:left="0" w:right="0"/>
              <w:jc w:val="center"/>
              <w:textAlignment w:val="auto"/>
              <w:rPr>
                <w:rFonts w:cs="Arial"/>
              </w:rPr>
            </w:pPr>
            <w:r w:rsidRPr="004C31E9">
              <w:rPr>
                <w:rFonts w:cs="Arial"/>
              </w:rPr>
              <w:t>4</w:t>
            </w:r>
          </w:p>
        </w:tc>
        <w:tc>
          <w:tcPr>
            <w:tcW w:w="1260" w:type="dxa"/>
            <w:vMerge/>
            <w:tcBorders>
              <w:top w:val="nil"/>
              <w:left w:val="single" w:sz="4" w:space="0" w:color="auto"/>
              <w:bottom w:val="single" w:sz="4" w:space="0" w:color="000000"/>
              <w:right w:val="single" w:sz="4" w:space="0" w:color="auto"/>
            </w:tcBorders>
            <w:vAlign w:val="center"/>
            <w:hideMark/>
          </w:tcPr>
          <w:p w14:paraId="580B8158" w14:textId="77777777" w:rsidR="001420C1" w:rsidRPr="0019306C" w:rsidRDefault="001420C1" w:rsidP="001420C1">
            <w:pPr>
              <w:keepNext/>
              <w:overflowPunct/>
              <w:autoSpaceDE/>
              <w:autoSpaceDN/>
              <w:adjustRightInd/>
              <w:spacing w:before="0"/>
              <w:ind w:left="0" w:right="0"/>
              <w:textAlignment w:val="auto"/>
              <w:rPr>
                <w:rFonts w:cs="Arial"/>
              </w:rPr>
            </w:pPr>
          </w:p>
        </w:tc>
      </w:tr>
    </w:tbl>
    <w:p w14:paraId="3BA76E93" w14:textId="77777777" w:rsidR="00980812" w:rsidRDefault="00980812" w:rsidP="00980812">
      <w:pPr>
        <w:pStyle w:val="Caption"/>
        <w:spacing w:after="0"/>
        <w:ind w:left="0"/>
        <w:jc w:val="left"/>
        <w:rPr>
          <w:rFonts w:ascii="Book Antiqua" w:hAnsi="Book Antiqua"/>
          <w:b w:val="0"/>
          <w:i/>
        </w:rPr>
      </w:pPr>
      <w:bookmarkStart w:id="350" w:name="_Toc449860836"/>
      <w:bookmarkStart w:id="351" w:name="_Toc449860930"/>
    </w:p>
    <w:p w14:paraId="67F64AD6" w14:textId="29F221B2" w:rsidR="00980812" w:rsidRDefault="00654572" w:rsidP="003B395E">
      <w:pPr>
        <w:pStyle w:val="Caption"/>
        <w:spacing w:after="0"/>
      </w:pPr>
      <w:r w:rsidRPr="00980812">
        <w:rPr>
          <w:rFonts w:ascii="Book Antiqua" w:hAnsi="Book Antiqua"/>
          <w:b w:val="0"/>
          <w:i/>
        </w:rPr>
        <w:t xml:space="preserve">Table </w:t>
      </w:r>
      <w:r w:rsidR="000B615D" w:rsidRPr="00980812">
        <w:rPr>
          <w:rFonts w:ascii="Book Antiqua" w:hAnsi="Book Antiqua"/>
          <w:b w:val="0"/>
          <w:i/>
        </w:rPr>
        <w:fldChar w:fldCharType="begin"/>
      </w:r>
      <w:r w:rsidR="000B615D" w:rsidRPr="00980812">
        <w:rPr>
          <w:rFonts w:ascii="Book Antiqua" w:hAnsi="Book Antiqua"/>
          <w:b w:val="0"/>
          <w:i/>
        </w:rPr>
        <w:instrText xml:space="preserve"> SEQ Table \* ARABIC </w:instrText>
      </w:r>
      <w:r w:rsidR="000B615D" w:rsidRPr="00980812">
        <w:rPr>
          <w:rFonts w:ascii="Book Antiqua" w:hAnsi="Book Antiqua"/>
          <w:b w:val="0"/>
          <w:i/>
        </w:rPr>
        <w:fldChar w:fldCharType="separate"/>
      </w:r>
      <w:r w:rsidR="00D37640" w:rsidRPr="00980812">
        <w:rPr>
          <w:rFonts w:ascii="Book Antiqua" w:hAnsi="Book Antiqua"/>
          <w:b w:val="0"/>
          <w:i/>
        </w:rPr>
        <w:t>5</w:t>
      </w:r>
      <w:r w:rsidR="000B615D" w:rsidRPr="00980812">
        <w:rPr>
          <w:rFonts w:ascii="Book Antiqua" w:hAnsi="Book Antiqua"/>
          <w:b w:val="0"/>
          <w:i/>
        </w:rPr>
        <w:fldChar w:fldCharType="end"/>
      </w:r>
      <w:r>
        <w:t xml:space="preserve"> </w:t>
      </w:r>
      <w:r w:rsidR="001428F1">
        <w:t>–</w:t>
      </w:r>
      <w:r w:rsidR="009B340C">
        <w:rPr>
          <w:rFonts w:ascii="Book Antiqua" w:hAnsi="Book Antiqua"/>
          <w:b w:val="0"/>
          <w:i/>
        </w:rPr>
        <w:t>Hardware Specifications</w:t>
      </w:r>
    </w:p>
    <w:p w14:paraId="26F8C6E9" w14:textId="5173C806" w:rsidR="00BA6AE4" w:rsidRPr="00B43832" w:rsidRDefault="00BA6AE4" w:rsidP="00B43832">
      <w:pPr>
        <w:pStyle w:val="Heading3"/>
        <w:keepNext w:val="0"/>
        <w:tabs>
          <w:tab w:val="left" w:pos="1440"/>
        </w:tabs>
        <w:overflowPunct/>
        <w:autoSpaceDE/>
        <w:autoSpaceDN/>
        <w:adjustRightInd/>
        <w:spacing w:before="240"/>
        <w:ind w:left="1440" w:right="0"/>
        <w:jc w:val="left"/>
        <w:textAlignment w:val="auto"/>
        <w:rPr>
          <w:rFonts w:cs="Arial"/>
          <w:caps/>
          <w:sz w:val="20"/>
        </w:rPr>
      </w:pPr>
      <w:bookmarkStart w:id="352" w:name="_Toc523822065"/>
      <w:r w:rsidRPr="00B43832">
        <w:rPr>
          <w:rFonts w:cs="Arial"/>
          <w:caps/>
          <w:sz w:val="20"/>
        </w:rPr>
        <w:lastRenderedPageBreak/>
        <w:t>4.6.2. Software Specifications</w:t>
      </w:r>
      <w:bookmarkEnd w:id="350"/>
      <w:bookmarkEnd w:id="351"/>
      <w:bookmarkEnd w:id="352"/>
      <w:r w:rsidRPr="00B43832">
        <w:rPr>
          <w:rFonts w:cs="Arial"/>
          <w:caps/>
          <w:sz w:val="20"/>
        </w:rPr>
        <w:tab/>
      </w:r>
    </w:p>
    <w:p w14:paraId="59CFD854" w14:textId="47624368" w:rsidR="00980812" w:rsidRDefault="00696FBD" w:rsidP="00980812">
      <w:pPr>
        <w:ind w:left="1296" w:firstLine="144"/>
        <w:rPr>
          <w:lang w:val="en-GB"/>
        </w:rPr>
      </w:pPr>
      <w:r>
        <w:rPr>
          <w:lang w:val="en-GB"/>
        </w:rPr>
        <w:t xml:space="preserve">Following </w:t>
      </w:r>
      <w:r w:rsidR="00980812">
        <w:rPr>
          <w:lang w:val="en-GB"/>
        </w:rPr>
        <w:t>are the software specifications</w:t>
      </w:r>
    </w:p>
    <w:p w14:paraId="57B070F7" w14:textId="77777777" w:rsidR="00472C78" w:rsidRPr="0013114C" w:rsidRDefault="00472C78" w:rsidP="00980812">
      <w:pPr>
        <w:ind w:left="1296" w:firstLine="144"/>
        <w:rPr>
          <w:lang w:val="en-GB"/>
        </w:rPr>
      </w:pPr>
    </w:p>
    <w:tbl>
      <w:tblPr>
        <w:tblW w:w="4746" w:type="pct"/>
        <w:tblInd w:w="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182"/>
        <w:gridCol w:w="6342"/>
      </w:tblGrid>
      <w:tr w:rsidR="00BA6AE4" w14:paraId="017A1116" w14:textId="77777777" w:rsidTr="00472C78">
        <w:trPr>
          <w:cantSplit/>
          <w:trHeight w:val="315"/>
        </w:trPr>
        <w:tc>
          <w:tcPr>
            <w:tcW w:w="590" w:type="pct"/>
            <w:tcBorders>
              <w:top w:val="single" w:sz="4" w:space="0" w:color="auto"/>
              <w:left w:val="single" w:sz="4" w:space="0" w:color="auto"/>
              <w:bottom w:val="single" w:sz="4" w:space="0" w:color="auto"/>
              <w:right w:val="single" w:sz="4" w:space="0" w:color="auto"/>
            </w:tcBorders>
            <w:shd w:val="clear" w:color="auto" w:fill="8DB3E2" w:themeFill="text2" w:themeFillTint="66"/>
          </w:tcPr>
          <w:p w14:paraId="0BD1A1BD" w14:textId="77777777" w:rsidR="00BA6AE4" w:rsidRPr="008B6D61" w:rsidRDefault="00A712C2" w:rsidP="004B7E53">
            <w:pPr>
              <w:pStyle w:val="BodyText"/>
              <w:spacing w:before="60" w:after="60"/>
              <w:ind w:left="0"/>
              <w:rPr>
                <w:rFonts w:cs="Arial"/>
                <w:b/>
                <w:bCs/>
                <w:sz w:val="20"/>
                <w:lang w:eastAsia="ar-SA"/>
              </w:rPr>
            </w:pPr>
            <w:r w:rsidRPr="008B6D61">
              <w:rPr>
                <w:rFonts w:cs="Arial"/>
                <w:b/>
                <w:bCs/>
                <w:sz w:val="20"/>
                <w:lang w:eastAsia="ar-SA"/>
              </w:rPr>
              <w:t>No.</w:t>
            </w:r>
          </w:p>
        </w:tc>
        <w:tc>
          <w:tcPr>
            <w:tcW w:w="112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43677AD" w14:textId="77777777" w:rsidR="00BA6AE4" w:rsidRPr="008B6D61" w:rsidRDefault="00BA6AE4" w:rsidP="004B7E53">
            <w:pPr>
              <w:pStyle w:val="BodyText"/>
              <w:spacing w:before="60" w:after="60"/>
              <w:ind w:left="0"/>
              <w:rPr>
                <w:rFonts w:cs="Arial"/>
                <w:b/>
                <w:bCs/>
                <w:sz w:val="20"/>
                <w:lang w:eastAsia="ar-SA"/>
              </w:rPr>
            </w:pPr>
            <w:r w:rsidRPr="008B6D61">
              <w:rPr>
                <w:rFonts w:cs="Arial"/>
                <w:b/>
                <w:bCs/>
                <w:sz w:val="20"/>
                <w:lang w:eastAsia="ar-SA"/>
              </w:rPr>
              <w:t>Software</w:t>
            </w:r>
          </w:p>
        </w:tc>
        <w:tc>
          <w:tcPr>
            <w:tcW w:w="328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899DB2D" w14:textId="77777777" w:rsidR="00BA6AE4" w:rsidRPr="008B6D61" w:rsidRDefault="00BA6AE4" w:rsidP="004B7E53">
            <w:pPr>
              <w:pStyle w:val="BodyText"/>
              <w:spacing w:before="60" w:after="60"/>
              <w:ind w:left="0"/>
              <w:rPr>
                <w:rFonts w:cs="Arial"/>
                <w:b/>
                <w:bCs/>
                <w:sz w:val="20"/>
                <w:lang w:eastAsia="ar-SA"/>
              </w:rPr>
            </w:pPr>
            <w:r w:rsidRPr="008B6D61">
              <w:rPr>
                <w:rFonts w:cs="Arial"/>
                <w:b/>
                <w:bCs/>
                <w:sz w:val="20"/>
                <w:lang w:eastAsia="ar-SA"/>
              </w:rPr>
              <w:t>Specification</w:t>
            </w:r>
          </w:p>
        </w:tc>
      </w:tr>
      <w:tr w:rsidR="005C2DF6" w14:paraId="57323B3E" w14:textId="77777777" w:rsidTr="00472C78">
        <w:trPr>
          <w:cantSplit/>
          <w:trHeight w:val="315"/>
        </w:trPr>
        <w:tc>
          <w:tcPr>
            <w:tcW w:w="590" w:type="pct"/>
            <w:tcBorders>
              <w:top w:val="single" w:sz="4" w:space="0" w:color="auto"/>
              <w:left w:val="single" w:sz="4" w:space="0" w:color="auto"/>
              <w:bottom w:val="single" w:sz="4" w:space="0" w:color="auto"/>
              <w:right w:val="single" w:sz="4" w:space="0" w:color="auto"/>
            </w:tcBorders>
          </w:tcPr>
          <w:p w14:paraId="42EE3443" w14:textId="77777777" w:rsidR="005C2DF6" w:rsidRDefault="005C2DF6" w:rsidP="005C2DF6">
            <w:pPr>
              <w:pStyle w:val="BodyText"/>
              <w:numPr>
                <w:ilvl w:val="0"/>
                <w:numId w:val="12"/>
              </w:numPr>
              <w:tabs>
                <w:tab w:val="left" w:pos="720"/>
              </w:tabs>
              <w:overflowPunct/>
              <w:autoSpaceDE/>
              <w:adjustRightInd/>
              <w:spacing w:before="60" w:after="60"/>
              <w:ind w:right="0"/>
              <w:jc w:val="both"/>
              <w:textAlignment w:val="auto"/>
              <w:rPr>
                <w:sz w:val="20"/>
              </w:rPr>
            </w:pPr>
          </w:p>
        </w:tc>
        <w:tc>
          <w:tcPr>
            <w:tcW w:w="1129" w:type="pct"/>
            <w:tcBorders>
              <w:top w:val="single" w:sz="4" w:space="0" w:color="auto"/>
              <w:left w:val="single" w:sz="4" w:space="0" w:color="auto"/>
              <w:bottom w:val="single" w:sz="4" w:space="0" w:color="auto"/>
              <w:right w:val="single" w:sz="4" w:space="0" w:color="auto"/>
            </w:tcBorders>
            <w:hideMark/>
          </w:tcPr>
          <w:p w14:paraId="4757BBD1" w14:textId="64AB981B" w:rsidR="005C2DF6" w:rsidRDefault="005C2DF6" w:rsidP="00C9409D">
            <w:pPr>
              <w:pStyle w:val="BodyText"/>
              <w:spacing w:before="60" w:after="60"/>
              <w:ind w:left="0" w:right="72"/>
              <w:rPr>
                <w:sz w:val="20"/>
              </w:rPr>
            </w:pPr>
            <w:r>
              <w:rPr>
                <w:sz w:val="20"/>
              </w:rPr>
              <w:t xml:space="preserve">Application </w:t>
            </w:r>
            <w:r w:rsidR="00C9409D">
              <w:rPr>
                <w:sz w:val="20"/>
              </w:rPr>
              <w:t>S</w:t>
            </w:r>
            <w:r>
              <w:rPr>
                <w:sz w:val="20"/>
              </w:rPr>
              <w:t xml:space="preserve">erver </w:t>
            </w:r>
          </w:p>
        </w:tc>
        <w:tc>
          <w:tcPr>
            <w:tcW w:w="3281" w:type="pct"/>
            <w:tcBorders>
              <w:top w:val="single" w:sz="4" w:space="0" w:color="auto"/>
              <w:left w:val="single" w:sz="4" w:space="0" w:color="auto"/>
              <w:bottom w:val="single" w:sz="4" w:space="0" w:color="auto"/>
              <w:right w:val="single" w:sz="4" w:space="0" w:color="auto"/>
            </w:tcBorders>
            <w:hideMark/>
          </w:tcPr>
          <w:p w14:paraId="0BCD1F30" w14:textId="6E4270F6" w:rsidR="005C2DF6" w:rsidRPr="007115A7" w:rsidRDefault="00333CEA" w:rsidP="005C2DF6">
            <w:pPr>
              <w:pStyle w:val="BodyText"/>
              <w:spacing w:before="60" w:after="60"/>
              <w:ind w:left="0"/>
              <w:rPr>
                <w:sz w:val="20"/>
              </w:rPr>
            </w:pPr>
            <w:ins w:id="353" w:author="Prashant Chauhan" w:date="2020-08-07T20:30:00Z">
              <w:r w:rsidRPr="00333CEA">
                <w:rPr>
                  <w:sz w:val="20"/>
                </w:rPr>
                <w:t>apache-tomcat-9.0.</w:t>
              </w:r>
              <w:commentRangeStart w:id="354"/>
              <w:r w:rsidRPr="00333CEA">
                <w:rPr>
                  <w:sz w:val="20"/>
                </w:rPr>
                <w:t>36</w:t>
              </w:r>
              <w:commentRangeEnd w:id="354"/>
              <w:r w:rsidR="003F4E97">
                <w:rPr>
                  <w:rStyle w:val="CommentReference"/>
                </w:rPr>
                <w:commentReference w:id="354"/>
              </w:r>
            </w:ins>
            <w:del w:id="355" w:author="Prashant Chauhan" w:date="2020-08-07T20:30:00Z">
              <w:r w:rsidR="005C2DF6" w:rsidRPr="007115A7" w:rsidDel="00333CEA">
                <w:rPr>
                  <w:sz w:val="20"/>
                </w:rPr>
                <w:delText xml:space="preserve">Apache Tomcat – </w:delText>
              </w:r>
              <w:r w:rsidR="007115A7" w:rsidRPr="007115A7" w:rsidDel="00333CEA">
                <w:rPr>
                  <w:sz w:val="20"/>
                </w:rPr>
                <w:delText>9.0.0.M11</w:delText>
              </w:r>
            </w:del>
          </w:p>
        </w:tc>
      </w:tr>
      <w:tr w:rsidR="001F109F" w14:paraId="0EAF17F1" w14:textId="77777777" w:rsidTr="00472C78">
        <w:trPr>
          <w:cantSplit/>
          <w:trHeight w:val="315"/>
        </w:trPr>
        <w:tc>
          <w:tcPr>
            <w:tcW w:w="590" w:type="pct"/>
            <w:tcBorders>
              <w:top w:val="single" w:sz="4" w:space="0" w:color="auto"/>
              <w:left w:val="single" w:sz="4" w:space="0" w:color="auto"/>
              <w:bottom w:val="single" w:sz="4" w:space="0" w:color="auto"/>
              <w:right w:val="single" w:sz="4" w:space="0" w:color="auto"/>
            </w:tcBorders>
          </w:tcPr>
          <w:p w14:paraId="3D17AC50" w14:textId="77777777" w:rsidR="001F109F" w:rsidRDefault="001F109F" w:rsidP="005C2DF6">
            <w:pPr>
              <w:pStyle w:val="BodyText"/>
              <w:numPr>
                <w:ilvl w:val="0"/>
                <w:numId w:val="12"/>
              </w:numPr>
              <w:tabs>
                <w:tab w:val="left" w:pos="720"/>
              </w:tabs>
              <w:overflowPunct/>
              <w:autoSpaceDE/>
              <w:adjustRightInd/>
              <w:spacing w:before="60" w:after="60"/>
              <w:ind w:right="0"/>
              <w:jc w:val="both"/>
              <w:textAlignment w:val="auto"/>
              <w:rPr>
                <w:sz w:val="20"/>
              </w:rPr>
            </w:pPr>
          </w:p>
        </w:tc>
        <w:tc>
          <w:tcPr>
            <w:tcW w:w="1129" w:type="pct"/>
            <w:tcBorders>
              <w:top w:val="single" w:sz="4" w:space="0" w:color="auto"/>
              <w:left w:val="single" w:sz="4" w:space="0" w:color="auto"/>
              <w:bottom w:val="single" w:sz="4" w:space="0" w:color="auto"/>
              <w:right w:val="single" w:sz="4" w:space="0" w:color="auto"/>
            </w:tcBorders>
          </w:tcPr>
          <w:p w14:paraId="503A5D64" w14:textId="77777777" w:rsidR="001F109F" w:rsidRPr="004C31E9" w:rsidRDefault="000513DB" w:rsidP="000513DB">
            <w:pPr>
              <w:pStyle w:val="BodyText"/>
              <w:spacing w:before="60" w:after="60"/>
              <w:ind w:left="0"/>
              <w:rPr>
                <w:sz w:val="20"/>
              </w:rPr>
            </w:pPr>
            <w:r w:rsidRPr="004C31E9">
              <w:rPr>
                <w:sz w:val="20"/>
              </w:rPr>
              <w:t xml:space="preserve">Web </w:t>
            </w:r>
            <w:r w:rsidR="001F109F" w:rsidRPr="004C31E9">
              <w:rPr>
                <w:sz w:val="20"/>
              </w:rPr>
              <w:t>Server</w:t>
            </w:r>
          </w:p>
        </w:tc>
        <w:tc>
          <w:tcPr>
            <w:tcW w:w="3281" w:type="pct"/>
            <w:tcBorders>
              <w:top w:val="single" w:sz="4" w:space="0" w:color="auto"/>
              <w:left w:val="single" w:sz="4" w:space="0" w:color="auto"/>
              <w:bottom w:val="single" w:sz="4" w:space="0" w:color="auto"/>
              <w:right w:val="single" w:sz="4" w:space="0" w:color="auto"/>
            </w:tcBorders>
          </w:tcPr>
          <w:p w14:paraId="6A1DA77B" w14:textId="77777777" w:rsidR="001F109F" w:rsidRPr="004C31E9" w:rsidRDefault="001F109F" w:rsidP="005C2DF6">
            <w:pPr>
              <w:pStyle w:val="BodyText"/>
              <w:spacing w:before="60" w:after="60"/>
              <w:ind w:left="0"/>
              <w:rPr>
                <w:sz w:val="20"/>
              </w:rPr>
            </w:pPr>
            <w:r w:rsidRPr="004C31E9">
              <w:rPr>
                <w:sz w:val="20"/>
              </w:rPr>
              <w:t>Apache - 2.4.23</w:t>
            </w:r>
          </w:p>
        </w:tc>
      </w:tr>
      <w:tr w:rsidR="005C2DF6" w14:paraId="5A3FC64C" w14:textId="77777777" w:rsidTr="00472C78">
        <w:trPr>
          <w:cantSplit/>
          <w:trHeight w:val="315"/>
        </w:trPr>
        <w:tc>
          <w:tcPr>
            <w:tcW w:w="590" w:type="pct"/>
            <w:tcBorders>
              <w:top w:val="single" w:sz="4" w:space="0" w:color="auto"/>
              <w:left w:val="single" w:sz="4" w:space="0" w:color="auto"/>
              <w:bottom w:val="single" w:sz="4" w:space="0" w:color="auto"/>
              <w:right w:val="single" w:sz="4" w:space="0" w:color="auto"/>
            </w:tcBorders>
          </w:tcPr>
          <w:p w14:paraId="6E362E7F" w14:textId="77777777" w:rsidR="005C2DF6" w:rsidRDefault="005C2DF6" w:rsidP="005C2DF6">
            <w:pPr>
              <w:pStyle w:val="BodyText"/>
              <w:numPr>
                <w:ilvl w:val="0"/>
                <w:numId w:val="12"/>
              </w:numPr>
              <w:tabs>
                <w:tab w:val="left" w:pos="720"/>
              </w:tabs>
              <w:overflowPunct/>
              <w:autoSpaceDE/>
              <w:adjustRightInd/>
              <w:spacing w:before="60" w:after="60"/>
              <w:ind w:right="0"/>
              <w:jc w:val="both"/>
              <w:textAlignment w:val="auto"/>
              <w:rPr>
                <w:sz w:val="20"/>
              </w:rPr>
            </w:pPr>
          </w:p>
        </w:tc>
        <w:tc>
          <w:tcPr>
            <w:tcW w:w="1129" w:type="pct"/>
            <w:tcBorders>
              <w:top w:val="single" w:sz="4" w:space="0" w:color="auto"/>
              <w:left w:val="single" w:sz="4" w:space="0" w:color="auto"/>
              <w:bottom w:val="single" w:sz="4" w:space="0" w:color="auto"/>
              <w:right w:val="single" w:sz="4" w:space="0" w:color="auto"/>
            </w:tcBorders>
          </w:tcPr>
          <w:p w14:paraId="2FA2B5F3" w14:textId="77777777" w:rsidR="005C2DF6" w:rsidRPr="004C31E9" w:rsidRDefault="005C2DF6" w:rsidP="005C2DF6">
            <w:pPr>
              <w:pStyle w:val="BodyText"/>
              <w:spacing w:before="60" w:after="60"/>
              <w:ind w:left="0"/>
              <w:rPr>
                <w:sz w:val="20"/>
              </w:rPr>
            </w:pPr>
            <w:r w:rsidRPr="004C31E9">
              <w:rPr>
                <w:sz w:val="20"/>
              </w:rPr>
              <w:t>Database</w:t>
            </w:r>
          </w:p>
        </w:tc>
        <w:tc>
          <w:tcPr>
            <w:tcW w:w="3281" w:type="pct"/>
            <w:tcBorders>
              <w:top w:val="single" w:sz="4" w:space="0" w:color="auto"/>
              <w:left w:val="single" w:sz="4" w:space="0" w:color="auto"/>
              <w:bottom w:val="single" w:sz="4" w:space="0" w:color="auto"/>
              <w:right w:val="single" w:sz="4" w:space="0" w:color="auto"/>
            </w:tcBorders>
          </w:tcPr>
          <w:p w14:paraId="102AEFD7" w14:textId="331B2712" w:rsidR="005C2DF6" w:rsidRPr="004C31E9" w:rsidRDefault="005C2DF6" w:rsidP="005C2DF6">
            <w:pPr>
              <w:pStyle w:val="BodyText"/>
              <w:spacing w:before="60" w:after="60"/>
              <w:ind w:left="0"/>
              <w:rPr>
                <w:sz w:val="20"/>
              </w:rPr>
            </w:pPr>
            <w:r w:rsidRPr="004C31E9">
              <w:rPr>
                <w:sz w:val="20"/>
              </w:rPr>
              <w:t>MySQL</w:t>
            </w:r>
            <w:r w:rsidR="00223DD3" w:rsidRPr="004C31E9">
              <w:rPr>
                <w:sz w:val="20"/>
              </w:rPr>
              <w:t xml:space="preserve"> – </w:t>
            </w:r>
            <w:ins w:id="356" w:author="Prashant Chauhan" w:date="2020-08-07T20:02:00Z">
              <w:r w:rsidR="00046FD8">
                <w:rPr>
                  <w:sz w:val="20"/>
                </w:rPr>
                <w:t>8.0.</w:t>
              </w:r>
              <w:commentRangeStart w:id="357"/>
              <w:r w:rsidR="00046FD8">
                <w:rPr>
                  <w:sz w:val="20"/>
                </w:rPr>
                <w:t>20</w:t>
              </w:r>
              <w:commentRangeEnd w:id="357"/>
              <w:r w:rsidR="00046FD8">
                <w:rPr>
                  <w:rStyle w:val="CommentReference"/>
                </w:rPr>
                <w:commentReference w:id="357"/>
              </w:r>
            </w:ins>
            <w:del w:id="358" w:author="Prashant Chauhan" w:date="2020-08-07T20:02:00Z">
              <w:r w:rsidR="00223DD3" w:rsidRPr="004C31E9" w:rsidDel="00046FD8">
                <w:rPr>
                  <w:sz w:val="20"/>
                </w:rPr>
                <w:delText>5.7</w:delText>
              </w:r>
            </w:del>
          </w:p>
        </w:tc>
      </w:tr>
      <w:tr w:rsidR="005C2DF6" w14:paraId="33E3805A" w14:textId="77777777" w:rsidTr="00472C78">
        <w:trPr>
          <w:cantSplit/>
          <w:trHeight w:val="315"/>
        </w:trPr>
        <w:tc>
          <w:tcPr>
            <w:tcW w:w="590" w:type="pct"/>
            <w:tcBorders>
              <w:top w:val="single" w:sz="4" w:space="0" w:color="auto"/>
              <w:left w:val="single" w:sz="4" w:space="0" w:color="auto"/>
              <w:bottom w:val="single" w:sz="4" w:space="0" w:color="auto"/>
              <w:right w:val="single" w:sz="4" w:space="0" w:color="auto"/>
            </w:tcBorders>
          </w:tcPr>
          <w:p w14:paraId="5BA73E7B" w14:textId="77777777" w:rsidR="005C2DF6" w:rsidRDefault="005C2DF6" w:rsidP="005C2DF6">
            <w:pPr>
              <w:pStyle w:val="BodyText"/>
              <w:numPr>
                <w:ilvl w:val="0"/>
                <w:numId w:val="12"/>
              </w:numPr>
              <w:tabs>
                <w:tab w:val="left" w:pos="720"/>
              </w:tabs>
              <w:overflowPunct/>
              <w:autoSpaceDE/>
              <w:adjustRightInd/>
              <w:spacing w:before="60" w:after="60"/>
              <w:ind w:right="0"/>
              <w:jc w:val="both"/>
              <w:textAlignment w:val="auto"/>
              <w:rPr>
                <w:sz w:val="20"/>
              </w:rPr>
            </w:pPr>
          </w:p>
        </w:tc>
        <w:tc>
          <w:tcPr>
            <w:tcW w:w="1129" w:type="pct"/>
            <w:tcBorders>
              <w:top w:val="single" w:sz="4" w:space="0" w:color="auto"/>
              <w:left w:val="single" w:sz="4" w:space="0" w:color="auto"/>
              <w:bottom w:val="single" w:sz="4" w:space="0" w:color="auto"/>
              <w:right w:val="single" w:sz="4" w:space="0" w:color="auto"/>
            </w:tcBorders>
          </w:tcPr>
          <w:p w14:paraId="3A14CB9A" w14:textId="77777777" w:rsidR="005C2DF6" w:rsidRDefault="005C2DF6" w:rsidP="005C2DF6">
            <w:pPr>
              <w:pStyle w:val="BodyText"/>
              <w:spacing w:before="60" w:after="60"/>
              <w:ind w:left="0"/>
              <w:rPr>
                <w:sz w:val="20"/>
              </w:rPr>
            </w:pPr>
            <w:r>
              <w:rPr>
                <w:sz w:val="20"/>
              </w:rPr>
              <w:t>Front-end</w:t>
            </w:r>
          </w:p>
        </w:tc>
        <w:tc>
          <w:tcPr>
            <w:tcW w:w="3281" w:type="pct"/>
            <w:tcBorders>
              <w:top w:val="single" w:sz="4" w:space="0" w:color="auto"/>
              <w:left w:val="single" w:sz="4" w:space="0" w:color="auto"/>
              <w:bottom w:val="single" w:sz="4" w:space="0" w:color="auto"/>
              <w:right w:val="single" w:sz="4" w:space="0" w:color="auto"/>
            </w:tcBorders>
          </w:tcPr>
          <w:p w14:paraId="4AD3A165" w14:textId="77777777" w:rsidR="005C2DF6" w:rsidRDefault="005C2DF6" w:rsidP="005C2DF6">
            <w:pPr>
              <w:pStyle w:val="BodyText"/>
              <w:keepNext/>
              <w:spacing w:before="60" w:after="60"/>
              <w:ind w:left="0"/>
              <w:rPr>
                <w:sz w:val="20"/>
              </w:rPr>
            </w:pPr>
            <w:r>
              <w:rPr>
                <w:sz w:val="20"/>
              </w:rPr>
              <w:t>IE 8+, Firefox 5+, Chrome 18+, Safari 5+, Opera 9+</w:t>
            </w:r>
          </w:p>
        </w:tc>
      </w:tr>
    </w:tbl>
    <w:p w14:paraId="39801B70" w14:textId="77777777" w:rsidR="00980812" w:rsidRDefault="00980812" w:rsidP="00980812">
      <w:pPr>
        <w:pStyle w:val="Caption"/>
        <w:spacing w:after="0"/>
        <w:rPr>
          <w:rFonts w:ascii="Book Antiqua" w:hAnsi="Book Antiqua"/>
          <w:b w:val="0"/>
          <w:i/>
        </w:rPr>
      </w:pPr>
      <w:bookmarkStart w:id="359" w:name="_Toc449860837"/>
      <w:bookmarkStart w:id="360" w:name="_Toc449860931"/>
    </w:p>
    <w:p w14:paraId="3965C9A3" w14:textId="12E5BD13" w:rsidR="007126F8" w:rsidRPr="00B337C9" w:rsidRDefault="0013114C" w:rsidP="003B395E">
      <w:pPr>
        <w:pStyle w:val="Caption"/>
        <w:spacing w:after="0"/>
        <w:rPr>
          <w:rFonts w:ascii="Book Antiqua" w:hAnsi="Book Antiqua"/>
          <w:b w:val="0"/>
          <w:i/>
        </w:rPr>
      </w:pPr>
      <w:r w:rsidRPr="00980812">
        <w:rPr>
          <w:rFonts w:ascii="Book Antiqua" w:hAnsi="Book Antiqua"/>
          <w:b w:val="0"/>
          <w:i/>
        </w:rPr>
        <w:t xml:space="preserve">Table </w:t>
      </w:r>
      <w:r w:rsidR="000B615D" w:rsidRPr="00980812">
        <w:rPr>
          <w:rFonts w:ascii="Book Antiqua" w:hAnsi="Book Antiqua"/>
          <w:b w:val="0"/>
          <w:i/>
        </w:rPr>
        <w:fldChar w:fldCharType="begin"/>
      </w:r>
      <w:r w:rsidR="000B615D" w:rsidRPr="00980812">
        <w:rPr>
          <w:rFonts w:ascii="Book Antiqua" w:hAnsi="Book Antiqua"/>
          <w:b w:val="0"/>
          <w:i/>
        </w:rPr>
        <w:instrText xml:space="preserve"> SEQ Table \* ARABIC </w:instrText>
      </w:r>
      <w:r w:rsidR="000B615D" w:rsidRPr="00980812">
        <w:rPr>
          <w:rFonts w:ascii="Book Antiqua" w:hAnsi="Book Antiqua"/>
          <w:b w:val="0"/>
          <w:i/>
        </w:rPr>
        <w:fldChar w:fldCharType="separate"/>
      </w:r>
      <w:r w:rsidR="00D37640" w:rsidRPr="00980812">
        <w:rPr>
          <w:rFonts w:ascii="Book Antiqua" w:hAnsi="Book Antiqua"/>
          <w:b w:val="0"/>
          <w:i/>
        </w:rPr>
        <w:t>6</w:t>
      </w:r>
      <w:r w:rsidR="000B615D" w:rsidRPr="00980812">
        <w:rPr>
          <w:rFonts w:ascii="Book Antiqua" w:hAnsi="Book Antiqua"/>
          <w:b w:val="0"/>
          <w:i/>
        </w:rPr>
        <w:fldChar w:fldCharType="end"/>
      </w:r>
      <w:r w:rsidR="009B340C">
        <w:rPr>
          <w:rFonts w:ascii="Book Antiqua" w:hAnsi="Book Antiqua"/>
          <w:b w:val="0"/>
          <w:i/>
        </w:rPr>
        <w:t>-SoftwareSpecification</w:t>
      </w:r>
    </w:p>
    <w:p w14:paraId="0BA804B5" w14:textId="041C6D2E" w:rsidR="00E14575" w:rsidRPr="00B43832" w:rsidRDefault="00BA6AE4" w:rsidP="00472C78">
      <w:pPr>
        <w:pStyle w:val="Heading3"/>
        <w:keepNext w:val="0"/>
        <w:tabs>
          <w:tab w:val="left" w:pos="1440"/>
        </w:tabs>
        <w:overflowPunct/>
        <w:autoSpaceDE/>
        <w:autoSpaceDN/>
        <w:adjustRightInd/>
        <w:spacing w:before="240"/>
        <w:ind w:left="1440" w:right="0"/>
        <w:jc w:val="left"/>
        <w:textAlignment w:val="auto"/>
        <w:rPr>
          <w:rFonts w:cs="Arial"/>
          <w:caps/>
          <w:sz w:val="20"/>
        </w:rPr>
      </w:pPr>
      <w:bookmarkStart w:id="361" w:name="_Toc523822066"/>
      <w:r w:rsidRPr="00B43832">
        <w:rPr>
          <w:rFonts w:cs="Arial"/>
          <w:caps/>
          <w:sz w:val="20"/>
        </w:rPr>
        <w:t>4.6.3. Communication / Network Specification</w:t>
      </w:r>
      <w:bookmarkEnd w:id="359"/>
      <w:bookmarkEnd w:id="360"/>
      <w:bookmarkEnd w:id="361"/>
      <w:r w:rsidR="00E14575" w:rsidRPr="00B43832">
        <w:rPr>
          <w:rFonts w:cs="Arial"/>
          <w:caps/>
          <w:sz w:val="20"/>
        </w:rPr>
        <w:tab/>
      </w:r>
    </w:p>
    <w:p w14:paraId="234673F3" w14:textId="30E1C362" w:rsidR="00C17314" w:rsidRDefault="00696FBD" w:rsidP="00472C78">
      <w:pPr>
        <w:ind w:left="1440"/>
      </w:pPr>
      <w:r>
        <w:t>Following are the communication/ network specification:</w:t>
      </w:r>
    </w:p>
    <w:p w14:paraId="4332CFEB" w14:textId="77777777" w:rsidR="00472C78" w:rsidRDefault="00472C78" w:rsidP="00AB079A">
      <w:pPr>
        <w:ind w:left="1440"/>
      </w:pPr>
    </w:p>
    <w:tbl>
      <w:tblPr>
        <w:tblW w:w="9450" w:type="dxa"/>
        <w:tblInd w:w="967" w:type="dxa"/>
        <w:tblLayout w:type="fixed"/>
        <w:tblCellMar>
          <w:left w:w="10" w:type="dxa"/>
          <w:right w:w="10" w:type="dxa"/>
        </w:tblCellMar>
        <w:tblLook w:val="0000" w:firstRow="0" w:lastRow="0" w:firstColumn="0" w:lastColumn="0" w:noHBand="0" w:noVBand="0"/>
      </w:tblPr>
      <w:tblGrid>
        <w:gridCol w:w="2047"/>
        <w:gridCol w:w="7403"/>
      </w:tblGrid>
      <w:tr w:rsidR="00E14575" w:rsidRPr="00F87181" w14:paraId="53D0B495" w14:textId="77777777" w:rsidTr="00472C78">
        <w:tc>
          <w:tcPr>
            <w:tcW w:w="2047"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131CCD50" w14:textId="77777777" w:rsidR="00E14575" w:rsidRPr="008B6D61" w:rsidRDefault="00E14575" w:rsidP="008B6D61">
            <w:pPr>
              <w:pStyle w:val="BodyText"/>
              <w:spacing w:before="60" w:after="60"/>
              <w:ind w:left="0"/>
              <w:rPr>
                <w:rFonts w:cs="Arial"/>
                <w:b/>
                <w:bCs/>
                <w:sz w:val="20"/>
                <w:lang w:eastAsia="ar-SA"/>
              </w:rPr>
            </w:pPr>
            <w:r w:rsidRPr="008B6D61">
              <w:rPr>
                <w:rFonts w:cs="Arial"/>
                <w:b/>
                <w:bCs/>
                <w:sz w:val="20"/>
                <w:lang w:eastAsia="ar-SA"/>
              </w:rPr>
              <w:t>Category</w:t>
            </w:r>
          </w:p>
        </w:tc>
        <w:tc>
          <w:tcPr>
            <w:tcW w:w="7403" w:type="dxa"/>
            <w:tcBorders>
              <w:top w:val="single" w:sz="4" w:space="0" w:color="000001"/>
              <w:left w:val="single" w:sz="4" w:space="0" w:color="000001"/>
              <w:bottom w:val="single" w:sz="4" w:space="0" w:color="000001"/>
              <w:right w:val="single" w:sz="4" w:space="0" w:color="000001"/>
            </w:tcBorders>
            <w:shd w:val="clear" w:color="auto" w:fill="8DB3E2" w:themeFill="text2" w:themeFillTint="66"/>
            <w:tcMar>
              <w:top w:w="0" w:type="dxa"/>
              <w:left w:w="108" w:type="dxa"/>
              <w:bottom w:w="0" w:type="dxa"/>
              <w:right w:w="108" w:type="dxa"/>
            </w:tcMar>
          </w:tcPr>
          <w:p w14:paraId="52FD2065" w14:textId="77777777" w:rsidR="00E14575" w:rsidRPr="008B6D61" w:rsidRDefault="00E14575" w:rsidP="008B6D61">
            <w:pPr>
              <w:pStyle w:val="BodyText"/>
              <w:spacing w:before="60" w:after="60"/>
              <w:ind w:left="0"/>
              <w:rPr>
                <w:rFonts w:cs="Arial"/>
                <w:b/>
                <w:bCs/>
                <w:sz w:val="20"/>
                <w:lang w:eastAsia="ar-SA"/>
              </w:rPr>
            </w:pPr>
            <w:r w:rsidRPr="008B6D61">
              <w:rPr>
                <w:rFonts w:cs="Arial"/>
                <w:b/>
                <w:bCs/>
                <w:sz w:val="20"/>
                <w:lang w:eastAsia="ar-SA"/>
              </w:rPr>
              <w:t>Configuration</w:t>
            </w:r>
          </w:p>
        </w:tc>
      </w:tr>
      <w:tr w:rsidR="00E14575" w:rsidRPr="00F87181" w14:paraId="5D1AA3E0" w14:textId="77777777" w:rsidTr="00472C78">
        <w:tc>
          <w:tcPr>
            <w:tcW w:w="204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08AC9591" w14:textId="77777777" w:rsidR="00E14575" w:rsidRPr="00C66047" w:rsidRDefault="00E14575" w:rsidP="00B550BE">
            <w:pPr>
              <w:pStyle w:val="Textbody"/>
              <w:spacing w:before="60" w:after="60"/>
              <w:ind w:left="0"/>
              <w:rPr>
                <w:rFonts w:cs="Arial"/>
                <w:iCs/>
                <w:sz w:val="20"/>
                <w:szCs w:val="20"/>
              </w:rPr>
            </w:pPr>
            <w:r w:rsidRPr="00C66047">
              <w:rPr>
                <w:rFonts w:cs="Arial"/>
                <w:iCs/>
                <w:sz w:val="20"/>
                <w:szCs w:val="20"/>
              </w:rPr>
              <w:t>Protocol</w:t>
            </w:r>
          </w:p>
        </w:tc>
        <w:tc>
          <w:tcPr>
            <w:tcW w:w="74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5FF2A28E" w14:textId="77777777" w:rsidR="005C2DF6" w:rsidRDefault="00E14575" w:rsidP="005C2DF6">
            <w:pPr>
              <w:pStyle w:val="western"/>
              <w:spacing w:before="58" w:after="58"/>
              <w:ind w:left="0"/>
              <w:rPr>
                <w:rFonts w:ascii="Arial" w:hAnsi="Arial" w:cs="Arial"/>
                <w:sz w:val="20"/>
                <w:szCs w:val="20"/>
              </w:rPr>
            </w:pPr>
            <w:r w:rsidRPr="00C66047">
              <w:rPr>
                <w:rFonts w:ascii="Arial" w:hAnsi="Arial" w:cs="Arial"/>
                <w:sz w:val="20"/>
                <w:szCs w:val="20"/>
              </w:rPr>
              <w:t>Server</w:t>
            </w:r>
            <w:r w:rsidR="005C2DF6">
              <w:rPr>
                <w:rFonts w:ascii="Arial" w:hAnsi="Arial" w:cs="Arial"/>
                <w:sz w:val="20"/>
                <w:szCs w:val="20"/>
              </w:rPr>
              <w:tab/>
            </w:r>
            <w:r w:rsidRPr="00C66047">
              <w:rPr>
                <w:rFonts w:ascii="Arial" w:hAnsi="Arial" w:cs="Arial"/>
                <w:sz w:val="20"/>
                <w:szCs w:val="20"/>
              </w:rPr>
              <w:t>:</w:t>
            </w:r>
            <w:r w:rsidR="005C2DF6">
              <w:rPr>
                <w:rFonts w:ascii="Arial" w:hAnsi="Arial" w:cs="Arial"/>
                <w:sz w:val="20"/>
                <w:szCs w:val="20"/>
              </w:rPr>
              <w:t xml:space="preserve"> HTTP</w:t>
            </w:r>
          </w:p>
          <w:p w14:paraId="7A531B57" w14:textId="77777777" w:rsidR="00E14575" w:rsidRPr="00C66047" w:rsidRDefault="00E14575" w:rsidP="005C2DF6">
            <w:pPr>
              <w:pStyle w:val="western"/>
              <w:spacing w:before="58" w:after="58"/>
              <w:ind w:left="0"/>
              <w:rPr>
                <w:rFonts w:ascii="Arial" w:hAnsi="Arial" w:cs="Arial"/>
                <w:sz w:val="20"/>
                <w:szCs w:val="20"/>
              </w:rPr>
            </w:pPr>
            <w:r w:rsidRPr="00C66047">
              <w:rPr>
                <w:rFonts w:ascii="Arial" w:hAnsi="Arial" w:cs="Arial"/>
                <w:sz w:val="20"/>
                <w:szCs w:val="20"/>
              </w:rPr>
              <w:t>Client</w:t>
            </w:r>
            <w:r w:rsidR="005C2DF6">
              <w:rPr>
                <w:rFonts w:ascii="Arial" w:hAnsi="Arial" w:cs="Arial"/>
                <w:sz w:val="20"/>
                <w:szCs w:val="20"/>
              </w:rPr>
              <w:tab/>
            </w:r>
            <w:r w:rsidRPr="00C66047">
              <w:rPr>
                <w:rFonts w:ascii="Arial" w:hAnsi="Arial" w:cs="Arial"/>
                <w:sz w:val="20"/>
                <w:szCs w:val="20"/>
              </w:rPr>
              <w:t>: HTTP</w:t>
            </w:r>
          </w:p>
          <w:p w14:paraId="614CDF2D" w14:textId="77777777" w:rsidR="00E14575" w:rsidRPr="00F87181" w:rsidRDefault="00E14575" w:rsidP="005C2DF6">
            <w:pPr>
              <w:pStyle w:val="western"/>
              <w:keepNext/>
              <w:spacing w:before="58"/>
              <w:ind w:left="0"/>
              <w:rPr>
                <w:iCs/>
                <w:sz w:val="20"/>
                <w:szCs w:val="20"/>
              </w:rPr>
            </w:pPr>
            <w:r w:rsidRPr="00C66047">
              <w:rPr>
                <w:rFonts w:ascii="Arial" w:hAnsi="Arial" w:cs="Arial"/>
                <w:iCs/>
                <w:sz w:val="20"/>
                <w:szCs w:val="20"/>
              </w:rPr>
              <w:t>Mail</w:t>
            </w:r>
            <w:r w:rsidR="005C2DF6">
              <w:rPr>
                <w:rFonts w:ascii="Arial" w:hAnsi="Arial" w:cs="Arial"/>
                <w:iCs/>
                <w:sz w:val="20"/>
                <w:szCs w:val="20"/>
              </w:rPr>
              <w:tab/>
            </w:r>
            <w:r w:rsidRPr="00C66047">
              <w:rPr>
                <w:rFonts w:ascii="Arial" w:hAnsi="Arial" w:cs="Arial"/>
                <w:iCs/>
                <w:sz w:val="20"/>
                <w:szCs w:val="20"/>
              </w:rPr>
              <w:t>: SMTP</w:t>
            </w:r>
          </w:p>
        </w:tc>
      </w:tr>
    </w:tbl>
    <w:p w14:paraId="43501A88" w14:textId="77777777" w:rsidR="00B337C9" w:rsidRDefault="00B337C9" w:rsidP="00B337C9">
      <w:pPr>
        <w:pStyle w:val="Caption"/>
        <w:spacing w:after="0"/>
        <w:ind w:left="0"/>
        <w:jc w:val="left"/>
        <w:rPr>
          <w:rFonts w:ascii="Book Antiqua" w:hAnsi="Book Antiqua"/>
          <w:b w:val="0"/>
          <w:i/>
        </w:rPr>
      </w:pPr>
      <w:bookmarkStart w:id="362" w:name="_Toc449860838"/>
      <w:bookmarkStart w:id="363" w:name="_Toc449860932"/>
    </w:p>
    <w:p w14:paraId="6A7F4A72" w14:textId="62269984" w:rsidR="00815B26" w:rsidRPr="00B337C9" w:rsidRDefault="0013114C" w:rsidP="003B395E">
      <w:pPr>
        <w:pStyle w:val="Caption"/>
        <w:spacing w:after="0"/>
        <w:rPr>
          <w:rFonts w:ascii="Book Antiqua" w:hAnsi="Book Antiqua"/>
          <w:b w:val="0"/>
          <w:i/>
        </w:rPr>
      </w:pPr>
      <w:r w:rsidRPr="00B337C9">
        <w:rPr>
          <w:rFonts w:ascii="Book Antiqua" w:hAnsi="Book Antiqua"/>
          <w:b w:val="0"/>
          <w:i/>
        </w:rPr>
        <w:t xml:space="preserve">Table </w:t>
      </w:r>
      <w:r w:rsidR="000B615D" w:rsidRPr="00B337C9">
        <w:rPr>
          <w:rFonts w:ascii="Book Antiqua" w:hAnsi="Book Antiqua"/>
          <w:b w:val="0"/>
          <w:i/>
        </w:rPr>
        <w:fldChar w:fldCharType="begin"/>
      </w:r>
      <w:r w:rsidR="000B615D" w:rsidRPr="00B337C9">
        <w:rPr>
          <w:rFonts w:ascii="Book Antiqua" w:hAnsi="Book Antiqua"/>
          <w:b w:val="0"/>
          <w:i/>
        </w:rPr>
        <w:instrText xml:space="preserve"> SEQ Table \* ARABIC </w:instrText>
      </w:r>
      <w:r w:rsidR="000B615D" w:rsidRPr="00B337C9">
        <w:rPr>
          <w:rFonts w:ascii="Book Antiqua" w:hAnsi="Book Antiqua"/>
          <w:b w:val="0"/>
          <w:i/>
        </w:rPr>
        <w:fldChar w:fldCharType="separate"/>
      </w:r>
      <w:r w:rsidR="00D37640" w:rsidRPr="00B337C9">
        <w:rPr>
          <w:rFonts w:ascii="Book Antiqua" w:hAnsi="Book Antiqua"/>
          <w:b w:val="0"/>
          <w:i/>
        </w:rPr>
        <w:t>7</w:t>
      </w:r>
      <w:r w:rsidR="000B615D" w:rsidRPr="00B337C9">
        <w:rPr>
          <w:rFonts w:ascii="Book Antiqua" w:hAnsi="Book Antiqua"/>
          <w:b w:val="0"/>
          <w:i/>
        </w:rPr>
        <w:fldChar w:fldCharType="end"/>
      </w:r>
      <w:r w:rsidR="009B340C">
        <w:rPr>
          <w:rFonts w:ascii="Book Antiqua" w:hAnsi="Book Antiqua"/>
          <w:b w:val="0"/>
          <w:i/>
        </w:rPr>
        <w:t>–Communication and network specification</w:t>
      </w:r>
    </w:p>
    <w:p w14:paraId="4502D0E1" w14:textId="51952FD6" w:rsidR="00800B08" w:rsidRPr="0013114C" w:rsidRDefault="00BA6AE4" w:rsidP="00B337C9">
      <w:pPr>
        <w:pStyle w:val="Heading3"/>
        <w:keepNext w:val="0"/>
        <w:tabs>
          <w:tab w:val="left" w:pos="1440"/>
        </w:tabs>
        <w:overflowPunct/>
        <w:autoSpaceDE/>
        <w:autoSpaceDN/>
        <w:adjustRightInd/>
        <w:spacing w:before="240"/>
        <w:ind w:left="1440" w:right="0"/>
        <w:jc w:val="left"/>
        <w:textAlignment w:val="auto"/>
        <w:rPr>
          <w:rFonts w:cs="Arial"/>
          <w:caps/>
          <w:sz w:val="20"/>
        </w:rPr>
      </w:pPr>
      <w:bookmarkStart w:id="364" w:name="_Toc523822067"/>
      <w:r w:rsidRPr="0013114C">
        <w:rPr>
          <w:rFonts w:cs="Arial"/>
          <w:caps/>
          <w:sz w:val="20"/>
        </w:rPr>
        <w:t>4.6.4. User And Equipment Locations</w:t>
      </w:r>
      <w:bookmarkEnd w:id="362"/>
      <w:bookmarkEnd w:id="363"/>
      <w:bookmarkEnd w:id="364"/>
      <w:r w:rsidR="00800B08" w:rsidRPr="0013114C">
        <w:rPr>
          <w:rFonts w:cs="Arial"/>
          <w:caps/>
          <w:sz w:val="20"/>
        </w:rPr>
        <w:tab/>
      </w:r>
    </w:p>
    <w:p w14:paraId="1F72D1FE" w14:textId="4C6E03F3" w:rsidR="00C17314" w:rsidRDefault="00B337C9" w:rsidP="0013114C">
      <w:r>
        <w:tab/>
      </w:r>
      <w:r>
        <w:tab/>
      </w:r>
      <w:r>
        <w:tab/>
      </w:r>
      <w:r w:rsidR="00C17314">
        <w:t>Following are the user and equipment locations.</w:t>
      </w:r>
    </w:p>
    <w:p w14:paraId="23236F67" w14:textId="77777777" w:rsidR="00472C78" w:rsidRDefault="00472C78" w:rsidP="0013114C"/>
    <w:tbl>
      <w:tblPr>
        <w:tblW w:w="9108" w:type="dxa"/>
        <w:tblInd w:w="967" w:type="dxa"/>
        <w:tblLook w:val="04A0" w:firstRow="1" w:lastRow="0" w:firstColumn="1" w:lastColumn="0" w:noHBand="0" w:noVBand="1"/>
      </w:tblPr>
      <w:tblGrid>
        <w:gridCol w:w="3036"/>
        <w:gridCol w:w="1626"/>
        <w:gridCol w:w="2160"/>
        <w:gridCol w:w="2286"/>
      </w:tblGrid>
      <w:tr w:rsidR="00C5160B" w:rsidRPr="00D744C1" w14:paraId="7E1D136B" w14:textId="77777777" w:rsidTr="003B395E">
        <w:trPr>
          <w:trHeight w:val="299"/>
        </w:trPr>
        <w:tc>
          <w:tcPr>
            <w:tcW w:w="3036"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18141B10" w14:textId="77777777" w:rsidR="00800B08" w:rsidRPr="00DC5F69" w:rsidRDefault="00800B08" w:rsidP="008B6D61">
            <w:pPr>
              <w:pStyle w:val="BodyText"/>
              <w:spacing w:before="60" w:after="60"/>
              <w:ind w:left="0"/>
              <w:rPr>
                <w:rFonts w:cs="Arial"/>
                <w:b/>
                <w:bCs/>
                <w:sz w:val="20"/>
                <w:lang w:eastAsia="ar-SA"/>
              </w:rPr>
            </w:pPr>
            <w:r w:rsidRPr="00DC5F69">
              <w:rPr>
                <w:rFonts w:cs="Arial"/>
                <w:b/>
                <w:bCs/>
                <w:sz w:val="20"/>
                <w:lang w:eastAsia="ar-SA"/>
              </w:rPr>
              <w:t>Hostname</w:t>
            </w:r>
          </w:p>
        </w:tc>
        <w:tc>
          <w:tcPr>
            <w:tcW w:w="1626"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565EE7B0" w14:textId="77777777" w:rsidR="00800B08" w:rsidRPr="00DC5F69" w:rsidRDefault="00800B08" w:rsidP="008B6D61">
            <w:pPr>
              <w:pStyle w:val="BodyText"/>
              <w:spacing w:before="60" w:after="60"/>
              <w:ind w:left="0"/>
              <w:rPr>
                <w:rFonts w:cs="Arial"/>
                <w:b/>
                <w:bCs/>
                <w:sz w:val="20"/>
                <w:lang w:eastAsia="ar-SA"/>
              </w:rPr>
            </w:pPr>
            <w:r w:rsidRPr="00DC5F69">
              <w:rPr>
                <w:rFonts w:cs="Arial"/>
                <w:b/>
                <w:bCs/>
                <w:sz w:val="20"/>
                <w:lang w:eastAsia="ar-SA"/>
              </w:rPr>
              <w:t>Location</w:t>
            </w:r>
          </w:p>
        </w:tc>
        <w:tc>
          <w:tcPr>
            <w:tcW w:w="2160"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11EB3198" w14:textId="77777777" w:rsidR="00800B08" w:rsidRPr="00DC5F69" w:rsidRDefault="00800B08" w:rsidP="008B6D61">
            <w:pPr>
              <w:pStyle w:val="BodyText"/>
              <w:spacing w:before="60" w:after="60"/>
              <w:ind w:left="0"/>
              <w:rPr>
                <w:rFonts w:cs="Arial"/>
                <w:b/>
                <w:bCs/>
                <w:sz w:val="20"/>
                <w:lang w:eastAsia="ar-SA"/>
              </w:rPr>
            </w:pPr>
            <w:r w:rsidRPr="00DC5F69">
              <w:rPr>
                <w:rFonts w:cs="Arial"/>
                <w:b/>
                <w:bCs/>
                <w:sz w:val="20"/>
                <w:lang w:eastAsia="ar-SA"/>
              </w:rPr>
              <w:t>Contact Name</w:t>
            </w:r>
          </w:p>
        </w:tc>
        <w:tc>
          <w:tcPr>
            <w:tcW w:w="2286"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06DA41DB" w14:textId="77777777" w:rsidR="00800B08" w:rsidRPr="00DC5F69" w:rsidRDefault="00800B08" w:rsidP="008B6D61">
            <w:pPr>
              <w:pStyle w:val="BodyText"/>
              <w:spacing w:before="60" w:after="60"/>
              <w:ind w:left="0"/>
              <w:rPr>
                <w:rFonts w:cs="Arial"/>
                <w:b/>
                <w:bCs/>
                <w:sz w:val="20"/>
                <w:lang w:eastAsia="ar-SA"/>
              </w:rPr>
            </w:pPr>
            <w:r w:rsidRPr="00DC5F69">
              <w:rPr>
                <w:rFonts w:cs="Arial"/>
                <w:b/>
                <w:bCs/>
                <w:sz w:val="20"/>
                <w:lang w:eastAsia="ar-SA"/>
              </w:rPr>
              <w:t xml:space="preserve">Contact </w:t>
            </w:r>
            <w:r w:rsidR="00107D56" w:rsidRPr="00DC5F69">
              <w:rPr>
                <w:rFonts w:cs="Arial"/>
                <w:b/>
                <w:bCs/>
                <w:sz w:val="20"/>
                <w:lang w:eastAsia="ar-SA"/>
              </w:rPr>
              <w:t>N</w:t>
            </w:r>
            <w:r w:rsidRPr="00DC5F69">
              <w:rPr>
                <w:rFonts w:cs="Arial"/>
                <w:b/>
                <w:bCs/>
                <w:sz w:val="20"/>
                <w:lang w:eastAsia="ar-SA"/>
              </w:rPr>
              <w:t>umber</w:t>
            </w:r>
          </w:p>
        </w:tc>
      </w:tr>
      <w:tr w:rsidR="00800B08" w:rsidRPr="00D744C1" w14:paraId="4BDE2C86" w14:textId="77777777" w:rsidTr="003B395E">
        <w:trPr>
          <w:trHeight w:val="299"/>
        </w:trPr>
        <w:tc>
          <w:tcPr>
            <w:tcW w:w="3036" w:type="dxa"/>
            <w:tcBorders>
              <w:top w:val="nil"/>
              <w:left w:val="single" w:sz="4" w:space="0" w:color="auto"/>
              <w:bottom w:val="single" w:sz="4" w:space="0" w:color="auto"/>
              <w:right w:val="single" w:sz="4" w:space="0" w:color="auto"/>
            </w:tcBorders>
            <w:shd w:val="clear" w:color="auto" w:fill="auto"/>
            <w:vAlign w:val="center"/>
            <w:hideMark/>
          </w:tcPr>
          <w:p w14:paraId="3C7EFE29" w14:textId="77777777" w:rsidR="00800B08" w:rsidRPr="00F37EFB" w:rsidRDefault="00C66047" w:rsidP="00CA252B">
            <w:pPr>
              <w:overflowPunct/>
              <w:autoSpaceDE/>
              <w:autoSpaceDN/>
              <w:adjustRightInd/>
              <w:spacing w:before="0"/>
              <w:ind w:left="0" w:right="0"/>
              <w:textAlignment w:val="auto"/>
              <w:rPr>
                <w:rFonts w:cs="Arial"/>
                <w:color w:val="000000"/>
                <w:szCs w:val="22"/>
              </w:rPr>
            </w:pPr>
            <w:r w:rsidRPr="00F37EFB">
              <w:rPr>
                <w:rFonts w:cs="Arial"/>
                <w:color w:val="000000"/>
                <w:szCs w:val="22"/>
              </w:rPr>
              <w:t>MASG</w:t>
            </w:r>
            <w:r w:rsidR="00800B08" w:rsidRPr="00F37EFB">
              <w:rPr>
                <w:rFonts w:cs="Arial"/>
                <w:color w:val="000000"/>
                <w:szCs w:val="22"/>
              </w:rPr>
              <w:t xml:space="preserve">- </w:t>
            </w:r>
            <w:r w:rsidR="00CA252B" w:rsidRPr="00F37EFB">
              <w:rPr>
                <w:rFonts w:cs="Arial"/>
                <w:color w:val="000000"/>
                <w:szCs w:val="22"/>
              </w:rPr>
              <w:t>1SRASJAVAAP</w:t>
            </w:r>
            <w:r w:rsidR="004D01AA" w:rsidRPr="00F37EFB">
              <w:rPr>
                <w:rFonts w:cs="Arial"/>
                <w:color w:val="000000"/>
                <w:szCs w:val="22"/>
              </w:rPr>
              <w:t>P</w:t>
            </w:r>
            <w:r w:rsidR="00CA252B" w:rsidRPr="00F37EFB">
              <w:rPr>
                <w:rFonts w:cs="Arial"/>
                <w:color w:val="000000"/>
                <w:szCs w:val="22"/>
              </w:rPr>
              <w:t>1</w:t>
            </w:r>
          </w:p>
        </w:tc>
        <w:tc>
          <w:tcPr>
            <w:tcW w:w="1626" w:type="dxa"/>
            <w:tcBorders>
              <w:top w:val="nil"/>
              <w:left w:val="nil"/>
              <w:bottom w:val="single" w:sz="4" w:space="0" w:color="auto"/>
              <w:right w:val="single" w:sz="4" w:space="0" w:color="auto"/>
            </w:tcBorders>
            <w:shd w:val="clear" w:color="auto" w:fill="auto"/>
            <w:vAlign w:val="center"/>
            <w:hideMark/>
          </w:tcPr>
          <w:p w14:paraId="6EE94255" w14:textId="77777777" w:rsidR="00800B08" w:rsidRPr="00F37EFB" w:rsidRDefault="005C2DF6" w:rsidP="00107D56">
            <w:pPr>
              <w:overflowPunct/>
              <w:autoSpaceDE/>
              <w:autoSpaceDN/>
              <w:adjustRightInd/>
              <w:spacing w:before="0"/>
              <w:ind w:left="0" w:right="0"/>
              <w:textAlignment w:val="auto"/>
              <w:rPr>
                <w:rFonts w:cs="Arial"/>
                <w:color w:val="000000"/>
                <w:szCs w:val="22"/>
                <w:highlight w:val="yellow"/>
              </w:rPr>
            </w:pPr>
            <w:r w:rsidRPr="00F37EFB">
              <w:rPr>
                <w:rFonts w:cs="Arial"/>
                <w:color w:val="000000"/>
                <w:szCs w:val="22"/>
              </w:rPr>
              <w:t xml:space="preserve">MASG </w:t>
            </w:r>
            <w:r w:rsidR="00800B08" w:rsidRPr="00F37EFB">
              <w:rPr>
                <w:rFonts w:cs="Arial"/>
                <w:color w:val="000000"/>
                <w:szCs w:val="22"/>
              </w:rPr>
              <w:t>Azure</w:t>
            </w:r>
          </w:p>
        </w:tc>
        <w:tc>
          <w:tcPr>
            <w:tcW w:w="2160" w:type="dxa"/>
            <w:tcBorders>
              <w:top w:val="nil"/>
              <w:left w:val="nil"/>
              <w:bottom w:val="single" w:sz="4" w:space="0" w:color="auto"/>
              <w:right w:val="single" w:sz="4" w:space="0" w:color="auto"/>
            </w:tcBorders>
            <w:shd w:val="clear" w:color="auto" w:fill="auto"/>
            <w:vAlign w:val="center"/>
            <w:hideMark/>
          </w:tcPr>
          <w:p w14:paraId="05A2B61C" w14:textId="77777777" w:rsidR="00800B08" w:rsidRPr="00F37EFB" w:rsidRDefault="00800B08" w:rsidP="00107D56">
            <w:pPr>
              <w:overflowPunct/>
              <w:autoSpaceDE/>
              <w:autoSpaceDN/>
              <w:adjustRightInd/>
              <w:spacing w:before="0"/>
              <w:ind w:left="0" w:right="0"/>
              <w:textAlignment w:val="auto"/>
              <w:rPr>
                <w:rFonts w:cs="Arial"/>
                <w:color w:val="000000"/>
                <w:szCs w:val="22"/>
              </w:rPr>
            </w:pPr>
            <w:r w:rsidRPr="00F37EFB">
              <w:rPr>
                <w:rFonts w:cs="Arial"/>
                <w:color w:val="000000"/>
                <w:szCs w:val="22"/>
              </w:rPr>
              <w:t>GD_TCSMidrange</w:t>
            </w:r>
          </w:p>
        </w:tc>
        <w:tc>
          <w:tcPr>
            <w:tcW w:w="2286" w:type="dxa"/>
            <w:tcBorders>
              <w:top w:val="nil"/>
              <w:left w:val="nil"/>
              <w:bottom w:val="single" w:sz="4" w:space="0" w:color="auto"/>
              <w:right w:val="single" w:sz="4" w:space="0" w:color="auto"/>
            </w:tcBorders>
            <w:shd w:val="clear" w:color="auto" w:fill="auto"/>
            <w:vAlign w:val="center"/>
            <w:hideMark/>
          </w:tcPr>
          <w:p w14:paraId="4E311422" w14:textId="77777777" w:rsidR="00800B08" w:rsidRPr="00F37EFB" w:rsidRDefault="00800B08" w:rsidP="00107D56">
            <w:pPr>
              <w:overflowPunct/>
              <w:autoSpaceDE/>
              <w:autoSpaceDN/>
              <w:adjustRightInd/>
              <w:spacing w:before="0"/>
              <w:ind w:left="0" w:right="0"/>
              <w:textAlignment w:val="auto"/>
              <w:rPr>
                <w:rFonts w:cs="Arial"/>
                <w:color w:val="000000"/>
                <w:szCs w:val="22"/>
              </w:rPr>
            </w:pPr>
            <w:r w:rsidRPr="00F37EFB">
              <w:rPr>
                <w:rFonts w:cs="Arial"/>
                <w:color w:val="000000"/>
                <w:szCs w:val="22"/>
              </w:rPr>
              <w:t>1800817802 - Option 3</w:t>
            </w:r>
          </w:p>
        </w:tc>
      </w:tr>
      <w:tr w:rsidR="005C2DF6" w:rsidRPr="00D744C1" w14:paraId="14A66571" w14:textId="77777777" w:rsidTr="003B395E">
        <w:trPr>
          <w:trHeight w:val="299"/>
        </w:trPr>
        <w:tc>
          <w:tcPr>
            <w:tcW w:w="3036" w:type="dxa"/>
            <w:tcBorders>
              <w:top w:val="nil"/>
              <w:left w:val="single" w:sz="4" w:space="0" w:color="auto"/>
              <w:bottom w:val="single" w:sz="4" w:space="0" w:color="auto"/>
              <w:right w:val="single" w:sz="4" w:space="0" w:color="auto"/>
            </w:tcBorders>
            <w:shd w:val="clear" w:color="auto" w:fill="auto"/>
            <w:vAlign w:val="center"/>
            <w:hideMark/>
          </w:tcPr>
          <w:p w14:paraId="255EF828"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MASG-1SRASJAVADB1</w:t>
            </w:r>
          </w:p>
        </w:tc>
        <w:tc>
          <w:tcPr>
            <w:tcW w:w="1626" w:type="dxa"/>
            <w:tcBorders>
              <w:top w:val="nil"/>
              <w:left w:val="nil"/>
              <w:bottom w:val="single" w:sz="4" w:space="0" w:color="auto"/>
              <w:right w:val="single" w:sz="4" w:space="0" w:color="auto"/>
            </w:tcBorders>
            <w:shd w:val="clear" w:color="auto" w:fill="auto"/>
            <w:hideMark/>
          </w:tcPr>
          <w:p w14:paraId="4762EA73"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MASG Azure</w:t>
            </w:r>
          </w:p>
        </w:tc>
        <w:tc>
          <w:tcPr>
            <w:tcW w:w="2160" w:type="dxa"/>
            <w:tcBorders>
              <w:top w:val="nil"/>
              <w:left w:val="nil"/>
              <w:bottom w:val="single" w:sz="4" w:space="0" w:color="auto"/>
              <w:right w:val="single" w:sz="4" w:space="0" w:color="auto"/>
            </w:tcBorders>
            <w:shd w:val="clear" w:color="auto" w:fill="auto"/>
            <w:vAlign w:val="center"/>
            <w:hideMark/>
          </w:tcPr>
          <w:p w14:paraId="38C92867"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GD_TCSDatabase</w:t>
            </w:r>
          </w:p>
        </w:tc>
        <w:tc>
          <w:tcPr>
            <w:tcW w:w="2286" w:type="dxa"/>
            <w:tcBorders>
              <w:top w:val="nil"/>
              <w:left w:val="nil"/>
              <w:bottom w:val="single" w:sz="4" w:space="0" w:color="auto"/>
              <w:right w:val="single" w:sz="4" w:space="0" w:color="auto"/>
            </w:tcBorders>
            <w:shd w:val="clear" w:color="auto" w:fill="auto"/>
            <w:vAlign w:val="center"/>
            <w:hideMark/>
          </w:tcPr>
          <w:p w14:paraId="181FBD1B"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1800817802 - Option 4</w:t>
            </w:r>
          </w:p>
        </w:tc>
      </w:tr>
      <w:tr w:rsidR="005C2DF6" w:rsidRPr="00D744C1" w14:paraId="5B702E24" w14:textId="77777777" w:rsidTr="003B395E">
        <w:trPr>
          <w:trHeight w:val="299"/>
        </w:trPr>
        <w:tc>
          <w:tcPr>
            <w:tcW w:w="3036" w:type="dxa"/>
            <w:tcBorders>
              <w:top w:val="nil"/>
              <w:left w:val="single" w:sz="4" w:space="0" w:color="auto"/>
              <w:bottom w:val="single" w:sz="4" w:space="0" w:color="auto"/>
              <w:right w:val="single" w:sz="4" w:space="0" w:color="auto"/>
            </w:tcBorders>
            <w:shd w:val="clear" w:color="auto" w:fill="auto"/>
            <w:vAlign w:val="center"/>
            <w:hideMark/>
          </w:tcPr>
          <w:p w14:paraId="4E8E4F1B"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MASG-3SRASJAVAAPP1</w:t>
            </w:r>
          </w:p>
        </w:tc>
        <w:tc>
          <w:tcPr>
            <w:tcW w:w="1626" w:type="dxa"/>
            <w:tcBorders>
              <w:top w:val="nil"/>
              <w:left w:val="nil"/>
              <w:bottom w:val="single" w:sz="4" w:space="0" w:color="auto"/>
              <w:right w:val="single" w:sz="4" w:space="0" w:color="auto"/>
            </w:tcBorders>
            <w:shd w:val="clear" w:color="auto" w:fill="auto"/>
            <w:hideMark/>
          </w:tcPr>
          <w:p w14:paraId="447D9B58"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MASG Azure</w:t>
            </w:r>
          </w:p>
        </w:tc>
        <w:tc>
          <w:tcPr>
            <w:tcW w:w="2160" w:type="dxa"/>
            <w:tcBorders>
              <w:top w:val="nil"/>
              <w:left w:val="nil"/>
              <w:bottom w:val="single" w:sz="4" w:space="0" w:color="auto"/>
              <w:right w:val="single" w:sz="4" w:space="0" w:color="auto"/>
            </w:tcBorders>
            <w:shd w:val="clear" w:color="auto" w:fill="auto"/>
            <w:vAlign w:val="center"/>
            <w:hideMark/>
          </w:tcPr>
          <w:p w14:paraId="21BD6553"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GD_TCSMidrange</w:t>
            </w:r>
          </w:p>
        </w:tc>
        <w:tc>
          <w:tcPr>
            <w:tcW w:w="2286" w:type="dxa"/>
            <w:tcBorders>
              <w:top w:val="nil"/>
              <w:left w:val="nil"/>
              <w:bottom w:val="single" w:sz="4" w:space="0" w:color="auto"/>
              <w:right w:val="single" w:sz="4" w:space="0" w:color="auto"/>
            </w:tcBorders>
            <w:shd w:val="clear" w:color="auto" w:fill="auto"/>
            <w:vAlign w:val="center"/>
            <w:hideMark/>
          </w:tcPr>
          <w:p w14:paraId="79E4D945"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1800817802 - Option 3</w:t>
            </w:r>
          </w:p>
        </w:tc>
      </w:tr>
      <w:tr w:rsidR="005C2DF6" w:rsidRPr="00D744C1" w14:paraId="6F26F953" w14:textId="77777777" w:rsidTr="003B395E">
        <w:trPr>
          <w:trHeight w:val="299"/>
        </w:trPr>
        <w:tc>
          <w:tcPr>
            <w:tcW w:w="3036" w:type="dxa"/>
            <w:tcBorders>
              <w:top w:val="nil"/>
              <w:left w:val="single" w:sz="4" w:space="0" w:color="auto"/>
              <w:bottom w:val="single" w:sz="4" w:space="0" w:color="auto"/>
              <w:right w:val="single" w:sz="4" w:space="0" w:color="auto"/>
            </w:tcBorders>
            <w:shd w:val="clear" w:color="auto" w:fill="auto"/>
            <w:vAlign w:val="center"/>
            <w:hideMark/>
          </w:tcPr>
          <w:p w14:paraId="79A70180"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MASG-3SRASJAVADB1</w:t>
            </w:r>
          </w:p>
        </w:tc>
        <w:tc>
          <w:tcPr>
            <w:tcW w:w="1626" w:type="dxa"/>
            <w:tcBorders>
              <w:top w:val="nil"/>
              <w:left w:val="nil"/>
              <w:bottom w:val="single" w:sz="4" w:space="0" w:color="auto"/>
              <w:right w:val="single" w:sz="4" w:space="0" w:color="auto"/>
            </w:tcBorders>
            <w:shd w:val="clear" w:color="auto" w:fill="auto"/>
            <w:hideMark/>
          </w:tcPr>
          <w:p w14:paraId="16F19752"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MASG Azure</w:t>
            </w:r>
          </w:p>
        </w:tc>
        <w:tc>
          <w:tcPr>
            <w:tcW w:w="2160" w:type="dxa"/>
            <w:tcBorders>
              <w:top w:val="nil"/>
              <w:left w:val="nil"/>
              <w:bottom w:val="single" w:sz="4" w:space="0" w:color="auto"/>
              <w:right w:val="single" w:sz="4" w:space="0" w:color="auto"/>
            </w:tcBorders>
            <w:shd w:val="clear" w:color="auto" w:fill="auto"/>
            <w:vAlign w:val="center"/>
            <w:hideMark/>
          </w:tcPr>
          <w:p w14:paraId="4D46D62B"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GD_TCSDatabase</w:t>
            </w:r>
          </w:p>
        </w:tc>
        <w:tc>
          <w:tcPr>
            <w:tcW w:w="2286" w:type="dxa"/>
            <w:tcBorders>
              <w:top w:val="nil"/>
              <w:left w:val="nil"/>
              <w:bottom w:val="single" w:sz="4" w:space="0" w:color="auto"/>
              <w:right w:val="single" w:sz="4" w:space="0" w:color="auto"/>
            </w:tcBorders>
            <w:shd w:val="clear" w:color="auto" w:fill="auto"/>
            <w:vAlign w:val="center"/>
            <w:hideMark/>
          </w:tcPr>
          <w:p w14:paraId="3192FDFF" w14:textId="77777777" w:rsidR="005C2DF6" w:rsidRPr="00F37EFB" w:rsidRDefault="005C2DF6" w:rsidP="005C2DF6">
            <w:pPr>
              <w:overflowPunct/>
              <w:autoSpaceDE/>
              <w:autoSpaceDN/>
              <w:adjustRightInd/>
              <w:spacing w:before="0"/>
              <w:ind w:left="0" w:right="0"/>
              <w:textAlignment w:val="auto"/>
              <w:rPr>
                <w:rFonts w:cs="Arial"/>
                <w:color w:val="000000"/>
                <w:szCs w:val="22"/>
              </w:rPr>
            </w:pPr>
            <w:r w:rsidRPr="00F37EFB">
              <w:rPr>
                <w:rFonts w:cs="Arial"/>
                <w:color w:val="000000"/>
                <w:szCs w:val="22"/>
              </w:rPr>
              <w:t>1800817802 - Option 4</w:t>
            </w:r>
          </w:p>
        </w:tc>
      </w:tr>
    </w:tbl>
    <w:p w14:paraId="22EC2550" w14:textId="77777777" w:rsidR="00B337C9" w:rsidRDefault="00B337C9" w:rsidP="00B337C9">
      <w:pPr>
        <w:pStyle w:val="Caption"/>
        <w:spacing w:after="0"/>
        <w:ind w:left="0"/>
        <w:jc w:val="left"/>
      </w:pPr>
      <w:bookmarkStart w:id="365" w:name="_Toc449860839"/>
      <w:bookmarkStart w:id="366" w:name="_Toc449860933"/>
    </w:p>
    <w:p w14:paraId="2C3E02DB" w14:textId="250D5331" w:rsidR="0013114C" w:rsidRDefault="0013114C" w:rsidP="003B395E">
      <w:pPr>
        <w:pStyle w:val="Caption"/>
        <w:spacing w:after="0"/>
        <w:ind w:left="0"/>
        <w:rPr>
          <w:rFonts w:ascii="Book Antiqua" w:hAnsi="Book Antiqua"/>
          <w:b w:val="0"/>
          <w:i/>
        </w:rPr>
      </w:pPr>
      <w:r w:rsidRPr="00B337C9">
        <w:rPr>
          <w:rFonts w:ascii="Book Antiqua" w:hAnsi="Book Antiqua"/>
          <w:b w:val="0"/>
          <w:i/>
        </w:rPr>
        <w:t xml:space="preserve">Table </w:t>
      </w:r>
      <w:r w:rsidR="000B615D" w:rsidRPr="00B337C9">
        <w:rPr>
          <w:rFonts w:ascii="Book Antiqua" w:hAnsi="Book Antiqua"/>
          <w:b w:val="0"/>
          <w:i/>
        </w:rPr>
        <w:fldChar w:fldCharType="begin"/>
      </w:r>
      <w:r w:rsidR="000B615D" w:rsidRPr="00B337C9">
        <w:rPr>
          <w:rFonts w:ascii="Book Antiqua" w:hAnsi="Book Antiqua"/>
          <w:b w:val="0"/>
          <w:i/>
        </w:rPr>
        <w:instrText xml:space="preserve"> SEQ Table \* ARABIC </w:instrText>
      </w:r>
      <w:r w:rsidR="000B615D" w:rsidRPr="00B337C9">
        <w:rPr>
          <w:rFonts w:ascii="Book Antiqua" w:hAnsi="Book Antiqua"/>
          <w:b w:val="0"/>
          <w:i/>
        </w:rPr>
        <w:fldChar w:fldCharType="separate"/>
      </w:r>
      <w:r w:rsidR="00D37640" w:rsidRPr="00B337C9">
        <w:rPr>
          <w:rFonts w:ascii="Book Antiqua" w:hAnsi="Book Antiqua"/>
          <w:b w:val="0"/>
          <w:i/>
        </w:rPr>
        <w:t>8</w:t>
      </w:r>
      <w:r w:rsidR="000B615D" w:rsidRPr="00B337C9">
        <w:rPr>
          <w:rFonts w:ascii="Book Antiqua" w:hAnsi="Book Antiqua"/>
          <w:b w:val="0"/>
          <w:i/>
        </w:rPr>
        <w:fldChar w:fldCharType="end"/>
      </w:r>
      <w:r w:rsidR="009B340C">
        <w:rPr>
          <w:rFonts w:ascii="Book Antiqua" w:hAnsi="Book Antiqua"/>
          <w:b w:val="0"/>
          <w:i/>
        </w:rPr>
        <w:t>-User and Equipment locations</w:t>
      </w:r>
    </w:p>
    <w:p w14:paraId="5CF0219F" w14:textId="77777777" w:rsidR="003B395E" w:rsidRPr="003B395E" w:rsidRDefault="003B395E" w:rsidP="003B395E"/>
    <w:p w14:paraId="0916ABE3" w14:textId="76572400" w:rsidR="00656B20" w:rsidRDefault="00BA6AE4" w:rsidP="00472C78">
      <w:pPr>
        <w:pStyle w:val="Heading3"/>
        <w:keepNext w:val="0"/>
        <w:tabs>
          <w:tab w:val="left" w:pos="1440"/>
        </w:tabs>
        <w:overflowPunct/>
        <w:autoSpaceDE/>
        <w:autoSpaceDN/>
        <w:adjustRightInd/>
        <w:spacing w:before="0"/>
        <w:ind w:left="1440" w:right="0"/>
        <w:jc w:val="left"/>
        <w:textAlignment w:val="auto"/>
        <w:rPr>
          <w:rFonts w:cs="Arial"/>
          <w:caps/>
          <w:sz w:val="20"/>
        </w:rPr>
      </w:pPr>
      <w:bookmarkStart w:id="367" w:name="_Toc523822068"/>
      <w:r w:rsidRPr="0013114C">
        <w:rPr>
          <w:rFonts w:cs="Arial"/>
          <w:caps/>
          <w:sz w:val="20"/>
        </w:rPr>
        <w:t>4.6.5. File Managemen</w:t>
      </w:r>
      <w:bookmarkEnd w:id="365"/>
      <w:bookmarkEnd w:id="366"/>
      <w:r w:rsidR="00656B20" w:rsidRPr="0013114C">
        <w:rPr>
          <w:rFonts w:cs="Arial"/>
          <w:caps/>
          <w:sz w:val="20"/>
        </w:rPr>
        <w:t>T</w:t>
      </w:r>
      <w:bookmarkEnd w:id="367"/>
    </w:p>
    <w:p w14:paraId="14C56C0A" w14:textId="77777777" w:rsidR="00472C78" w:rsidRPr="0013114C" w:rsidRDefault="00472C78" w:rsidP="00472C78">
      <w:pPr>
        <w:pStyle w:val="Heading3"/>
        <w:keepNext w:val="0"/>
        <w:tabs>
          <w:tab w:val="left" w:pos="1440"/>
        </w:tabs>
        <w:overflowPunct/>
        <w:autoSpaceDE/>
        <w:autoSpaceDN/>
        <w:adjustRightInd/>
        <w:spacing w:before="0"/>
        <w:ind w:left="1440" w:right="0"/>
        <w:jc w:val="left"/>
        <w:textAlignment w:val="auto"/>
        <w:rPr>
          <w:rFonts w:cs="Arial"/>
          <w:caps/>
          <w:sz w:val="20"/>
        </w:rPr>
      </w:pPr>
    </w:p>
    <w:p w14:paraId="7A581A0E" w14:textId="618A73EA" w:rsidR="00C17314" w:rsidRDefault="003B395E" w:rsidP="00472C78">
      <w:pPr>
        <w:spacing w:before="0"/>
        <w:ind w:left="720"/>
      </w:pPr>
      <w:r>
        <w:tab/>
      </w:r>
      <w:r>
        <w:tab/>
      </w:r>
      <w:r w:rsidR="00C17314">
        <w:t>Following are the file management details.</w:t>
      </w:r>
    </w:p>
    <w:p w14:paraId="5D42DBC6" w14:textId="77777777" w:rsidR="00B337C9" w:rsidRDefault="00B337C9" w:rsidP="00472C78">
      <w:pPr>
        <w:spacing w:before="0"/>
        <w:ind w:left="720"/>
      </w:pPr>
    </w:p>
    <w:tbl>
      <w:tblPr>
        <w:tblW w:w="9108" w:type="dxa"/>
        <w:tblInd w:w="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680"/>
      </w:tblGrid>
      <w:tr w:rsidR="00C5160B" w:rsidRPr="00984F1F" w14:paraId="5DC5FD23" w14:textId="77777777" w:rsidTr="003B395E">
        <w:trPr>
          <w:trHeight w:val="311"/>
          <w:tblHeader/>
        </w:trPr>
        <w:tc>
          <w:tcPr>
            <w:tcW w:w="4428" w:type="dxa"/>
            <w:shd w:val="clear" w:color="auto" w:fill="8DB3E2" w:themeFill="text2" w:themeFillTint="66"/>
            <w:vAlign w:val="center"/>
          </w:tcPr>
          <w:p w14:paraId="45CCCA94" w14:textId="77777777" w:rsidR="00C5160B" w:rsidRPr="008B6D61" w:rsidRDefault="00C5160B" w:rsidP="00472C78">
            <w:pPr>
              <w:pStyle w:val="BodyText"/>
              <w:spacing w:before="0" w:after="60"/>
              <w:ind w:left="0"/>
              <w:rPr>
                <w:rFonts w:cs="Arial"/>
                <w:b/>
                <w:bCs/>
                <w:sz w:val="20"/>
                <w:lang w:eastAsia="ar-SA"/>
              </w:rPr>
            </w:pPr>
            <w:r w:rsidRPr="008B6D61">
              <w:rPr>
                <w:rFonts w:cs="Arial"/>
                <w:b/>
                <w:bCs/>
                <w:sz w:val="20"/>
                <w:lang w:eastAsia="ar-SA"/>
              </w:rPr>
              <w:t>LIBRARIES AND FILES</w:t>
            </w:r>
          </w:p>
        </w:tc>
        <w:tc>
          <w:tcPr>
            <w:tcW w:w="4680" w:type="dxa"/>
            <w:shd w:val="clear" w:color="auto" w:fill="8DB3E2" w:themeFill="text2" w:themeFillTint="66"/>
            <w:vAlign w:val="center"/>
          </w:tcPr>
          <w:p w14:paraId="5C84628F" w14:textId="77777777" w:rsidR="00C5160B" w:rsidRPr="008B6D61" w:rsidRDefault="00C5160B" w:rsidP="00472C78">
            <w:pPr>
              <w:pStyle w:val="BodyText"/>
              <w:spacing w:before="0" w:after="60"/>
              <w:ind w:left="0"/>
              <w:rPr>
                <w:rFonts w:cs="Arial"/>
                <w:b/>
                <w:bCs/>
                <w:sz w:val="20"/>
                <w:lang w:eastAsia="ar-SA"/>
              </w:rPr>
            </w:pPr>
            <w:r w:rsidRPr="008B6D61">
              <w:rPr>
                <w:rFonts w:cs="Arial"/>
                <w:b/>
                <w:bCs/>
                <w:sz w:val="20"/>
                <w:lang w:eastAsia="ar-SA"/>
              </w:rPr>
              <w:t>LOCATION (MOUNT POINT)</w:t>
            </w:r>
          </w:p>
        </w:tc>
      </w:tr>
      <w:tr w:rsidR="00C5160B" w:rsidRPr="00984F1F" w14:paraId="08BCCE8F" w14:textId="77777777" w:rsidTr="003B395E">
        <w:trPr>
          <w:trHeight w:val="311"/>
        </w:trPr>
        <w:tc>
          <w:tcPr>
            <w:tcW w:w="4428" w:type="dxa"/>
            <w:vAlign w:val="center"/>
          </w:tcPr>
          <w:p w14:paraId="0F8D04DB" w14:textId="77777777" w:rsidR="00C5160B" w:rsidRPr="003D6E49" w:rsidRDefault="00C5160B" w:rsidP="00B337C9">
            <w:pPr>
              <w:spacing w:before="0" w:after="60"/>
              <w:ind w:left="0"/>
              <w:rPr>
                <w:rFonts w:eastAsia="Calibri"/>
                <w:lang w:eastAsia="ar-SA"/>
              </w:rPr>
            </w:pPr>
            <w:r w:rsidRPr="003D6E49">
              <w:rPr>
                <w:rFonts w:eastAsia="Calibri"/>
                <w:lang w:eastAsia="ar-SA"/>
              </w:rPr>
              <w:t>Apache</w:t>
            </w:r>
          </w:p>
        </w:tc>
        <w:tc>
          <w:tcPr>
            <w:tcW w:w="4680" w:type="dxa"/>
            <w:vAlign w:val="center"/>
          </w:tcPr>
          <w:p w14:paraId="2FFFF092" w14:textId="77777777" w:rsidR="00C5160B" w:rsidRPr="004C31E9" w:rsidRDefault="00C5160B" w:rsidP="00B337C9">
            <w:pPr>
              <w:spacing w:before="0" w:after="60"/>
              <w:ind w:left="0"/>
              <w:rPr>
                <w:rFonts w:eastAsia="Calibri"/>
                <w:lang w:eastAsia="ar-SA"/>
              </w:rPr>
            </w:pPr>
            <w:r w:rsidRPr="004C31E9">
              <w:rPr>
                <w:rFonts w:eastAsia="Calibri"/>
                <w:lang w:eastAsia="ar-SA"/>
              </w:rPr>
              <w:t>/usr/local/apache</w:t>
            </w:r>
          </w:p>
        </w:tc>
      </w:tr>
      <w:tr w:rsidR="00C5160B" w:rsidRPr="00984F1F" w14:paraId="5E222D59" w14:textId="77777777" w:rsidTr="003B395E">
        <w:trPr>
          <w:trHeight w:val="70"/>
        </w:trPr>
        <w:tc>
          <w:tcPr>
            <w:tcW w:w="4428" w:type="dxa"/>
            <w:vAlign w:val="center"/>
          </w:tcPr>
          <w:p w14:paraId="4E4CFC4B" w14:textId="77777777" w:rsidR="00C5160B" w:rsidRPr="003D6E49" w:rsidRDefault="00C5160B" w:rsidP="00B337C9">
            <w:pPr>
              <w:spacing w:before="0"/>
              <w:ind w:left="0"/>
              <w:rPr>
                <w:rFonts w:eastAsia="Calibri"/>
                <w:lang w:eastAsia="ar-SA"/>
              </w:rPr>
            </w:pPr>
            <w:r w:rsidRPr="003D6E49">
              <w:rPr>
                <w:rFonts w:eastAsia="Calibri"/>
                <w:lang w:eastAsia="ar-SA"/>
              </w:rPr>
              <w:t>Tomcat</w:t>
            </w:r>
          </w:p>
        </w:tc>
        <w:tc>
          <w:tcPr>
            <w:tcW w:w="4680" w:type="dxa"/>
            <w:vAlign w:val="center"/>
          </w:tcPr>
          <w:p w14:paraId="7A77B9DC" w14:textId="77777777" w:rsidR="00C5160B" w:rsidRPr="004C31E9" w:rsidRDefault="00C5160B" w:rsidP="00B337C9">
            <w:pPr>
              <w:spacing w:before="0"/>
              <w:ind w:left="0"/>
              <w:rPr>
                <w:lang w:eastAsia="ar-SA"/>
              </w:rPr>
            </w:pPr>
            <w:r w:rsidRPr="004C31E9">
              <w:rPr>
                <w:rFonts w:eastAsia="Calibri"/>
                <w:lang w:eastAsia="ar-SA"/>
              </w:rPr>
              <w:t>/tomcat</w:t>
            </w:r>
          </w:p>
        </w:tc>
      </w:tr>
      <w:tr w:rsidR="000513DB" w:rsidRPr="00B43832" w14:paraId="77EAE19D" w14:textId="77777777" w:rsidTr="003B395E">
        <w:trPr>
          <w:trHeight w:val="215"/>
        </w:trPr>
        <w:tc>
          <w:tcPr>
            <w:tcW w:w="4428" w:type="dxa"/>
            <w:vAlign w:val="center"/>
          </w:tcPr>
          <w:p w14:paraId="6032960F" w14:textId="39AF081F" w:rsidR="000513DB" w:rsidRPr="003D6E49" w:rsidRDefault="002C398F" w:rsidP="00B337C9">
            <w:pPr>
              <w:spacing w:before="0"/>
              <w:ind w:left="0"/>
              <w:rPr>
                <w:rFonts w:eastAsia="Calibri"/>
                <w:lang w:eastAsia="ar-SA"/>
              </w:rPr>
            </w:pPr>
            <w:r>
              <w:rPr>
                <w:rFonts w:eastAsia="Calibri"/>
                <w:lang w:eastAsia="ar-SA"/>
              </w:rPr>
              <w:t>File Server</w:t>
            </w:r>
            <w:r w:rsidR="00B43832">
              <w:rPr>
                <w:rFonts w:eastAsia="Calibri"/>
                <w:lang w:eastAsia="ar-SA"/>
              </w:rPr>
              <w:t xml:space="preserve"> / Mount Point</w:t>
            </w:r>
          </w:p>
        </w:tc>
        <w:tc>
          <w:tcPr>
            <w:tcW w:w="4680" w:type="dxa"/>
            <w:vAlign w:val="center"/>
          </w:tcPr>
          <w:p w14:paraId="0FB3986A" w14:textId="77777777" w:rsidR="000513DB" w:rsidRPr="004C31E9" w:rsidRDefault="000513DB" w:rsidP="00B337C9">
            <w:pPr>
              <w:spacing w:before="0"/>
              <w:ind w:left="0"/>
              <w:rPr>
                <w:rFonts w:eastAsia="Calibri"/>
                <w:lang w:eastAsia="ar-SA"/>
              </w:rPr>
            </w:pPr>
            <w:r w:rsidRPr="004C31E9">
              <w:rPr>
                <w:rFonts w:eastAsia="Calibri"/>
                <w:lang w:eastAsia="ar-SA"/>
              </w:rPr>
              <w:t>/ftpdata</w:t>
            </w:r>
          </w:p>
        </w:tc>
      </w:tr>
      <w:tr w:rsidR="00C5160B" w:rsidRPr="00984F1F" w14:paraId="66F230C9" w14:textId="77777777" w:rsidTr="003B395E">
        <w:trPr>
          <w:trHeight w:val="826"/>
        </w:trPr>
        <w:tc>
          <w:tcPr>
            <w:tcW w:w="4428" w:type="dxa"/>
            <w:vAlign w:val="center"/>
          </w:tcPr>
          <w:p w14:paraId="08DE2C57" w14:textId="77777777" w:rsidR="00C5160B" w:rsidRPr="003D6E49" w:rsidRDefault="00C5160B" w:rsidP="00B337C9">
            <w:pPr>
              <w:spacing w:before="0"/>
              <w:ind w:left="0"/>
              <w:rPr>
                <w:rFonts w:eastAsia="Calibri"/>
                <w:lang w:eastAsia="ar-SA"/>
              </w:rPr>
            </w:pPr>
            <w:r w:rsidRPr="003D6E49">
              <w:rPr>
                <w:rFonts w:eastAsia="Calibri"/>
                <w:lang w:eastAsia="ar-SA"/>
              </w:rPr>
              <w:t>MySQL and Databases</w:t>
            </w:r>
          </w:p>
        </w:tc>
        <w:tc>
          <w:tcPr>
            <w:tcW w:w="4680" w:type="dxa"/>
            <w:vAlign w:val="center"/>
          </w:tcPr>
          <w:p w14:paraId="4E57B316" w14:textId="77777777" w:rsidR="00C5160B" w:rsidRPr="004C31E9" w:rsidRDefault="00C5160B" w:rsidP="00B337C9">
            <w:pPr>
              <w:spacing w:before="0"/>
              <w:ind w:left="0"/>
              <w:rPr>
                <w:rFonts w:eastAsia="Calibri"/>
                <w:lang w:eastAsia="ar-SA"/>
              </w:rPr>
            </w:pPr>
            <w:r w:rsidRPr="004C31E9">
              <w:rPr>
                <w:rFonts w:eastAsia="Calibri"/>
                <w:lang w:eastAsia="ar-SA"/>
              </w:rPr>
              <w:t>/mysql</w:t>
            </w:r>
          </w:p>
          <w:p w14:paraId="157E36A6" w14:textId="77777777" w:rsidR="00C5160B" w:rsidRPr="004C31E9" w:rsidRDefault="00C5160B" w:rsidP="00B337C9">
            <w:pPr>
              <w:spacing w:before="0"/>
              <w:ind w:left="0"/>
              <w:rPr>
                <w:rFonts w:eastAsia="Calibri"/>
                <w:lang w:eastAsia="ar-SA"/>
              </w:rPr>
            </w:pPr>
            <w:r w:rsidRPr="004C31E9">
              <w:rPr>
                <w:rFonts w:eastAsia="Calibri"/>
                <w:lang w:eastAsia="ar-SA"/>
              </w:rPr>
              <w:t>/mysqldata</w:t>
            </w:r>
          </w:p>
          <w:p w14:paraId="2603481C" w14:textId="77777777" w:rsidR="00223DD3" w:rsidRPr="004C31E9" w:rsidRDefault="00223DD3" w:rsidP="00B337C9">
            <w:pPr>
              <w:spacing w:before="0"/>
              <w:ind w:left="0"/>
              <w:rPr>
                <w:rFonts w:eastAsia="Calibri"/>
                <w:lang w:eastAsia="ar-SA"/>
              </w:rPr>
            </w:pPr>
            <w:r w:rsidRPr="004C31E9">
              <w:rPr>
                <w:rFonts w:eastAsia="Calibri"/>
                <w:lang w:eastAsia="ar-SA"/>
              </w:rPr>
              <w:t>/mysqlbackup</w:t>
            </w:r>
          </w:p>
        </w:tc>
      </w:tr>
    </w:tbl>
    <w:p w14:paraId="26F537C0" w14:textId="77777777" w:rsidR="00B337C9" w:rsidRDefault="00B337C9" w:rsidP="00B337C9">
      <w:pPr>
        <w:pStyle w:val="Caption"/>
        <w:spacing w:after="0"/>
        <w:rPr>
          <w:rFonts w:ascii="Book Antiqua" w:hAnsi="Book Antiqua"/>
          <w:b w:val="0"/>
          <w:i/>
        </w:rPr>
      </w:pPr>
    </w:p>
    <w:p w14:paraId="51CED0EE" w14:textId="2966A722" w:rsidR="000513DB" w:rsidRDefault="0013114C" w:rsidP="006551CE">
      <w:pPr>
        <w:pStyle w:val="Caption"/>
        <w:spacing w:after="0"/>
        <w:ind w:left="4896" w:firstLine="144"/>
        <w:jc w:val="both"/>
        <w:rPr>
          <w:rFonts w:ascii="Book Antiqua" w:hAnsi="Book Antiqua"/>
          <w:b w:val="0"/>
          <w:i/>
        </w:rPr>
      </w:pPr>
      <w:r w:rsidRPr="00B337C9">
        <w:rPr>
          <w:rFonts w:ascii="Book Antiqua" w:hAnsi="Book Antiqua"/>
          <w:b w:val="0"/>
          <w:i/>
        </w:rPr>
        <w:t xml:space="preserve">Table </w:t>
      </w:r>
      <w:r w:rsidR="000B615D" w:rsidRPr="00B337C9">
        <w:rPr>
          <w:rFonts w:ascii="Book Antiqua" w:hAnsi="Book Antiqua"/>
          <w:b w:val="0"/>
          <w:i/>
        </w:rPr>
        <w:fldChar w:fldCharType="begin"/>
      </w:r>
      <w:r w:rsidR="000B615D" w:rsidRPr="00B337C9">
        <w:rPr>
          <w:rFonts w:ascii="Book Antiqua" w:hAnsi="Book Antiqua"/>
          <w:b w:val="0"/>
          <w:i/>
        </w:rPr>
        <w:instrText xml:space="preserve"> SEQ Table \* ARABIC </w:instrText>
      </w:r>
      <w:r w:rsidR="000B615D" w:rsidRPr="00B337C9">
        <w:rPr>
          <w:rFonts w:ascii="Book Antiqua" w:hAnsi="Book Antiqua"/>
          <w:b w:val="0"/>
          <w:i/>
        </w:rPr>
        <w:fldChar w:fldCharType="separate"/>
      </w:r>
      <w:r w:rsidR="00D37640" w:rsidRPr="00B337C9">
        <w:rPr>
          <w:rFonts w:ascii="Book Antiqua" w:hAnsi="Book Antiqua"/>
          <w:b w:val="0"/>
          <w:i/>
        </w:rPr>
        <w:t>9</w:t>
      </w:r>
      <w:r w:rsidR="000B615D" w:rsidRPr="00B337C9">
        <w:rPr>
          <w:rFonts w:ascii="Book Antiqua" w:hAnsi="Book Antiqua"/>
          <w:b w:val="0"/>
          <w:i/>
        </w:rPr>
        <w:fldChar w:fldCharType="end"/>
      </w:r>
      <w:bookmarkStart w:id="368" w:name="_Toc416862014"/>
      <w:bookmarkStart w:id="369" w:name="_Toc355105716"/>
      <w:bookmarkStart w:id="370" w:name="_Toc355103946"/>
      <w:bookmarkStart w:id="371" w:name="_Toc71962068"/>
      <w:r w:rsidR="009B340C">
        <w:rPr>
          <w:rFonts w:ascii="Book Antiqua" w:hAnsi="Book Antiqua"/>
          <w:b w:val="0"/>
          <w:i/>
        </w:rPr>
        <w:t>–</w:t>
      </w:r>
      <w:r w:rsidR="003B395E">
        <w:rPr>
          <w:rFonts w:ascii="Book Antiqua" w:hAnsi="Book Antiqua"/>
          <w:b w:val="0"/>
          <w:i/>
        </w:rPr>
        <w:t>F</w:t>
      </w:r>
      <w:r w:rsidR="009B340C">
        <w:rPr>
          <w:rFonts w:ascii="Book Antiqua" w:hAnsi="Book Antiqua"/>
          <w:b w:val="0"/>
          <w:i/>
        </w:rPr>
        <w:t>ile management</w:t>
      </w:r>
    </w:p>
    <w:p w14:paraId="6DCC96F3" w14:textId="77777777" w:rsidR="003B395E" w:rsidRPr="003B395E" w:rsidRDefault="003B395E" w:rsidP="003B395E"/>
    <w:p w14:paraId="06321F18" w14:textId="77777777" w:rsidR="005356D5" w:rsidRPr="0010220C" w:rsidRDefault="0010220C" w:rsidP="00B337C9">
      <w:pPr>
        <w:pStyle w:val="Heading4"/>
        <w:spacing w:before="0"/>
        <w:ind w:left="1296" w:firstLine="144"/>
        <w:rPr>
          <w:sz w:val="20"/>
        </w:rPr>
      </w:pPr>
      <w:r>
        <w:rPr>
          <w:sz w:val="20"/>
        </w:rPr>
        <w:t xml:space="preserve"> </w:t>
      </w:r>
      <w:bookmarkStart w:id="372" w:name="_Toc523822069"/>
      <w:r w:rsidR="00656B20" w:rsidRPr="0010220C">
        <w:rPr>
          <w:sz w:val="20"/>
        </w:rPr>
        <w:t>4.6.5.1</w:t>
      </w:r>
      <w:r w:rsidR="00BA6AE4" w:rsidRPr="0010220C">
        <w:rPr>
          <w:sz w:val="20"/>
        </w:rPr>
        <w:t xml:space="preserve">. DBMS </w:t>
      </w:r>
      <w:r w:rsidR="007F3DDC">
        <w:rPr>
          <w:sz w:val="20"/>
        </w:rPr>
        <w:t>SETUP</w:t>
      </w:r>
      <w:bookmarkEnd w:id="372"/>
    </w:p>
    <w:p w14:paraId="4BDF8D05" w14:textId="708A96E1" w:rsidR="005356D5" w:rsidRDefault="00C17314" w:rsidP="00B337C9">
      <w:pPr>
        <w:ind w:left="1440"/>
      </w:pPr>
      <w:r>
        <w:t xml:space="preserve">A total of </w:t>
      </w:r>
      <w:r w:rsidR="00CA252B">
        <w:t>9</w:t>
      </w:r>
      <w:r w:rsidR="005356D5" w:rsidRPr="005356D5">
        <w:t xml:space="preserve"> tables exist in the dat</w:t>
      </w:r>
      <w:r w:rsidR="00B337C9">
        <w:t xml:space="preserve">abase instance. The database do </w:t>
      </w:r>
      <w:r w:rsidR="005356D5" w:rsidRPr="005356D5">
        <w:t>not use database speci</w:t>
      </w:r>
      <w:r w:rsidR="001210B6">
        <w:t xml:space="preserve">fic </w:t>
      </w:r>
      <w:r w:rsidR="005356D5" w:rsidRPr="005356D5">
        <w:t xml:space="preserve">features such as stored procedures.  </w:t>
      </w:r>
    </w:p>
    <w:p w14:paraId="5A31E696" w14:textId="77777777" w:rsidR="00E97F6B" w:rsidRPr="005356D5" w:rsidRDefault="00D1288B" w:rsidP="00B337C9">
      <w:pPr>
        <w:ind w:left="1771" w:firstLine="173"/>
      </w:pPr>
      <w:r>
        <w:lastRenderedPageBreak/>
        <w:t>DB instance: clrs</w:t>
      </w:r>
    </w:p>
    <w:p w14:paraId="4767E64D" w14:textId="77777777" w:rsidR="005356D5" w:rsidRPr="005356D5" w:rsidRDefault="005356D5" w:rsidP="00B337C9">
      <w:pPr>
        <w:ind w:left="2131" w:hanging="187"/>
      </w:pPr>
      <w:r w:rsidRPr="005356D5">
        <w:t>jdbc.driverClassName = com.mysql.jdbc.Driver</w:t>
      </w:r>
    </w:p>
    <w:p w14:paraId="77FB01B2" w14:textId="77777777" w:rsidR="00FF2C42" w:rsidRDefault="005356D5" w:rsidP="00B337C9">
      <w:pPr>
        <w:ind w:left="2131" w:hanging="187"/>
      </w:pPr>
      <w:r w:rsidRPr="005356D5">
        <w:t>jdbc.url = jdbc:mysql:</w:t>
      </w:r>
      <w:r w:rsidR="001210B6">
        <w:t>//1srasjavadb1.mas.net:3036</w:t>
      </w:r>
      <w:r w:rsidR="00CA252B">
        <w:t>/</w:t>
      </w:r>
      <w:r w:rsidR="00CA252B" w:rsidRPr="001210B6">
        <w:t>clrs</w:t>
      </w:r>
    </w:p>
    <w:p w14:paraId="7BDF4949" w14:textId="77777777" w:rsidR="006551CE" w:rsidRPr="00BC2229" w:rsidRDefault="006551CE" w:rsidP="00B337C9">
      <w:pPr>
        <w:ind w:left="2131" w:hanging="187"/>
      </w:pPr>
    </w:p>
    <w:p w14:paraId="737CEED1" w14:textId="77777777" w:rsidR="00EC5248" w:rsidRDefault="00F64E5F" w:rsidP="001420C1">
      <w:pPr>
        <w:pStyle w:val="Heading1"/>
        <w:numPr>
          <w:ilvl w:val="1"/>
          <w:numId w:val="5"/>
        </w:numPr>
        <w:tabs>
          <w:tab w:val="left" w:pos="540"/>
        </w:tabs>
        <w:ind w:hanging="540"/>
      </w:pPr>
      <w:bookmarkStart w:id="373" w:name="_Toc449860840"/>
      <w:bookmarkStart w:id="374" w:name="_Toc449860934"/>
      <w:bookmarkStart w:id="375" w:name="_Toc523822070"/>
      <w:bookmarkEnd w:id="368"/>
      <w:bookmarkEnd w:id="369"/>
      <w:bookmarkEnd w:id="370"/>
      <w:bookmarkEnd w:id="371"/>
      <w:r>
        <w:t>TECHNICAL OPERATIONS GUIDE</w:t>
      </w:r>
      <w:bookmarkEnd w:id="373"/>
      <w:bookmarkEnd w:id="374"/>
      <w:bookmarkEnd w:id="375"/>
    </w:p>
    <w:p w14:paraId="383B04D7" w14:textId="77777777" w:rsidR="00472C78" w:rsidRPr="00472C78" w:rsidRDefault="00472C78" w:rsidP="00472C78">
      <w:pPr>
        <w:rPr>
          <w:lang w:val="en-GB"/>
        </w:rPr>
      </w:pPr>
    </w:p>
    <w:p w14:paraId="1AE2AA29" w14:textId="77777777" w:rsidR="00F64E5F" w:rsidRPr="00295C78" w:rsidRDefault="00F64E5F" w:rsidP="00472C78">
      <w:pPr>
        <w:pStyle w:val="Heading3"/>
        <w:keepNext w:val="0"/>
        <w:tabs>
          <w:tab w:val="left" w:pos="1440"/>
        </w:tabs>
        <w:overflowPunct/>
        <w:autoSpaceDE/>
        <w:autoSpaceDN/>
        <w:adjustRightInd/>
        <w:spacing w:before="0"/>
        <w:ind w:left="360" w:right="0" w:firstLine="720"/>
        <w:jc w:val="left"/>
        <w:textAlignment w:val="auto"/>
        <w:rPr>
          <w:rFonts w:cs="Arial"/>
          <w:caps/>
          <w:sz w:val="20"/>
        </w:rPr>
      </w:pPr>
      <w:bookmarkStart w:id="376" w:name="_Toc449860841"/>
      <w:bookmarkStart w:id="377" w:name="_Toc449860935"/>
      <w:bookmarkStart w:id="378" w:name="_Toc523822071"/>
      <w:r w:rsidRPr="00295C78">
        <w:rPr>
          <w:rFonts w:cs="Arial"/>
          <w:caps/>
          <w:sz w:val="20"/>
        </w:rPr>
        <w:t xml:space="preserve">4.7.1. </w:t>
      </w:r>
      <w:r w:rsidR="000A668E" w:rsidRPr="00295C78">
        <w:rPr>
          <w:rFonts w:cs="Arial"/>
          <w:caps/>
          <w:sz w:val="20"/>
        </w:rPr>
        <w:t>Installation P</w:t>
      </w:r>
      <w:r w:rsidR="00A26CD8" w:rsidRPr="00295C78">
        <w:rPr>
          <w:rFonts w:cs="Arial"/>
          <w:caps/>
          <w:sz w:val="20"/>
        </w:rPr>
        <w:t>rocedures</w:t>
      </w:r>
      <w:bookmarkEnd w:id="376"/>
      <w:bookmarkEnd w:id="377"/>
      <w:bookmarkEnd w:id="378"/>
    </w:p>
    <w:p w14:paraId="04A69F78" w14:textId="5FFA415E" w:rsidR="00F64E5F" w:rsidRDefault="00057199" w:rsidP="00472C78">
      <w:pPr>
        <w:pStyle w:val="BodyText"/>
        <w:numPr>
          <w:ilvl w:val="0"/>
          <w:numId w:val="13"/>
        </w:numPr>
        <w:spacing w:before="0"/>
        <w:ind w:left="1656"/>
        <w:rPr>
          <w:sz w:val="20"/>
        </w:rPr>
      </w:pPr>
      <w:r>
        <w:rPr>
          <w:sz w:val="20"/>
        </w:rPr>
        <w:t xml:space="preserve">The application </w:t>
      </w:r>
      <w:r w:rsidR="00F64E5F">
        <w:rPr>
          <w:sz w:val="20"/>
        </w:rPr>
        <w:t xml:space="preserve">will be deployed in Tomcat Server </w:t>
      </w:r>
      <w:r w:rsidR="008B6D61">
        <w:rPr>
          <w:sz w:val="20"/>
        </w:rPr>
        <w:t>as</w:t>
      </w:r>
      <w:r w:rsidR="00F64E5F">
        <w:rPr>
          <w:sz w:val="20"/>
        </w:rPr>
        <w:t xml:space="preserve"> war file format by AMS</w:t>
      </w:r>
      <w:r w:rsidR="008B6D61">
        <w:rPr>
          <w:sz w:val="20"/>
        </w:rPr>
        <w:t xml:space="preserve"> Deployment</w:t>
      </w:r>
      <w:r w:rsidR="00F64E5F">
        <w:rPr>
          <w:sz w:val="20"/>
        </w:rPr>
        <w:t xml:space="preserve"> Team. The </w:t>
      </w:r>
      <w:r>
        <w:rPr>
          <w:sz w:val="20"/>
        </w:rPr>
        <w:t xml:space="preserve">following </w:t>
      </w:r>
      <w:r w:rsidR="00F64E5F">
        <w:rPr>
          <w:sz w:val="20"/>
        </w:rPr>
        <w:t>is the Tomcat Server URL.</w:t>
      </w:r>
    </w:p>
    <w:p w14:paraId="07407765" w14:textId="77777777" w:rsidR="00F64E5F" w:rsidRDefault="002C498B" w:rsidP="00472C78">
      <w:pPr>
        <w:pStyle w:val="BodyText"/>
        <w:spacing w:before="0"/>
        <w:ind w:left="1656"/>
        <w:rPr>
          <w:sz w:val="20"/>
        </w:rPr>
      </w:pPr>
      <w:hyperlink r:id="rId30" w:history="1">
        <w:r w:rsidR="001F109F" w:rsidRPr="004C31E9">
          <w:rPr>
            <w:rStyle w:val="Hyperlink"/>
            <w:sz w:val="20"/>
          </w:rPr>
          <w:t>http://1srasjavaapp1.mas.net:8080/manager/</w:t>
        </w:r>
      </w:hyperlink>
      <w:r w:rsidR="008B6D61">
        <w:rPr>
          <w:sz w:val="20"/>
        </w:rPr>
        <w:t xml:space="preserve"> </w:t>
      </w:r>
    </w:p>
    <w:p w14:paraId="4F310507" w14:textId="2CC9CC05" w:rsidR="00F64E5F" w:rsidRDefault="00057199" w:rsidP="00472C78">
      <w:pPr>
        <w:pStyle w:val="BodyText"/>
        <w:numPr>
          <w:ilvl w:val="0"/>
          <w:numId w:val="13"/>
        </w:numPr>
        <w:spacing w:before="0"/>
        <w:ind w:left="1656"/>
        <w:rPr>
          <w:sz w:val="20"/>
        </w:rPr>
      </w:pPr>
      <w:r>
        <w:rPr>
          <w:sz w:val="20"/>
        </w:rPr>
        <w:t xml:space="preserve">The DBA team will perform the </w:t>
      </w:r>
      <w:r w:rsidR="00F64E5F">
        <w:rPr>
          <w:sz w:val="20"/>
        </w:rPr>
        <w:t>Database se</w:t>
      </w:r>
      <w:r w:rsidR="0018358D">
        <w:rPr>
          <w:sz w:val="20"/>
        </w:rPr>
        <w:t>tup through MySQL</w:t>
      </w:r>
      <w:r w:rsidR="008B6D61">
        <w:rPr>
          <w:sz w:val="20"/>
        </w:rPr>
        <w:t>.</w:t>
      </w:r>
    </w:p>
    <w:p w14:paraId="4B356CFE" w14:textId="77777777" w:rsidR="00472C78" w:rsidRDefault="00472C78" w:rsidP="00472C78">
      <w:pPr>
        <w:pStyle w:val="BodyText"/>
        <w:spacing w:before="0"/>
        <w:ind w:left="1656"/>
        <w:rPr>
          <w:sz w:val="20"/>
        </w:rPr>
      </w:pPr>
    </w:p>
    <w:p w14:paraId="269AC53F" w14:textId="77777777" w:rsidR="00954E59" w:rsidRDefault="00C43E09" w:rsidP="00472C78">
      <w:pPr>
        <w:pStyle w:val="Heading3"/>
        <w:keepNext w:val="0"/>
        <w:tabs>
          <w:tab w:val="left" w:pos="1440"/>
        </w:tabs>
        <w:overflowPunct/>
        <w:autoSpaceDE/>
        <w:autoSpaceDN/>
        <w:adjustRightInd/>
        <w:spacing w:before="0"/>
        <w:ind w:left="360" w:right="0" w:firstLine="720"/>
        <w:jc w:val="left"/>
        <w:textAlignment w:val="auto"/>
        <w:rPr>
          <w:rFonts w:cs="Arial"/>
          <w:caps/>
          <w:sz w:val="20"/>
        </w:rPr>
      </w:pPr>
      <w:bookmarkStart w:id="379" w:name="_Toc449860842"/>
      <w:bookmarkStart w:id="380" w:name="_Toc449860936"/>
      <w:bookmarkStart w:id="381" w:name="_Toc523822072"/>
      <w:r w:rsidRPr="004C31E9">
        <w:rPr>
          <w:rFonts w:cs="Arial"/>
          <w:caps/>
          <w:sz w:val="20"/>
        </w:rPr>
        <w:t>4.7.2</w:t>
      </w:r>
      <w:r w:rsidR="000051B0" w:rsidRPr="004C31E9">
        <w:rPr>
          <w:rFonts w:cs="Arial"/>
          <w:caps/>
          <w:sz w:val="20"/>
        </w:rPr>
        <w:t>. B</w:t>
      </w:r>
      <w:r w:rsidR="00101C5B" w:rsidRPr="004C31E9">
        <w:rPr>
          <w:rFonts w:cs="Arial"/>
          <w:caps/>
          <w:sz w:val="20"/>
        </w:rPr>
        <w:t>ackup And Recovery</w:t>
      </w:r>
      <w:bookmarkEnd w:id="379"/>
      <w:bookmarkEnd w:id="380"/>
      <w:bookmarkEnd w:id="381"/>
    </w:p>
    <w:p w14:paraId="130F95CF" w14:textId="77777777" w:rsidR="00472C78" w:rsidRDefault="00472C78" w:rsidP="00472C78">
      <w:pPr>
        <w:pStyle w:val="Heading3"/>
        <w:keepNext w:val="0"/>
        <w:tabs>
          <w:tab w:val="left" w:pos="1440"/>
        </w:tabs>
        <w:overflowPunct/>
        <w:autoSpaceDE/>
        <w:autoSpaceDN/>
        <w:adjustRightInd/>
        <w:spacing w:before="0"/>
        <w:ind w:left="360" w:right="0" w:firstLine="720"/>
        <w:jc w:val="left"/>
        <w:textAlignment w:val="auto"/>
        <w:rPr>
          <w:rFonts w:cs="Arial"/>
          <w:caps/>
          <w:sz w:val="20"/>
        </w:rPr>
      </w:pPr>
    </w:p>
    <w:p w14:paraId="1A8DC45A" w14:textId="54A49E0D" w:rsidR="00E95C32" w:rsidRDefault="004C31E9" w:rsidP="00472C78">
      <w:pPr>
        <w:spacing w:before="0" w:line="276" w:lineRule="auto"/>
        <w:ind w:left="936" w:firstLine="144"/>
        <w:rPr>
          <w:rFonts w:cs="Arial"/>
          <w:b/>
          <w:lang w:val="en-MY" w:eastAsia="en-MY"/>
        </w:rPr>
      </w:pPr>
      <w:r w:rsidRPr="002C398F">
        <w:rPr>
          <w:rFonts w:cs="Arial"/>
          <w:b/>
          <w:lang w:val="en-MY" w:eastAsia="en-MY"/>
        </w:rPr>
        <w:t>SERVER LEVEL</w:t>
      </w:r>
      <w:r w:rsidR="00223DD3" w:rsidRPr="002C398F">
        <w:rPr>
          <w:rFonts w:cs="Arial"/>
          <w:b/>
          <w:lang w:val="en-MY" w:eastAsia="en-MY"/>
        </w:rPr>
        <w:t>:</w:t>
      </w:r>
    </w:p>
    <w:p w14:paraId="12F51768" w14:textId="77777777" w:rsidR="00472C78" w:rsidRPr="002C398F" w:rsidRDefault="00472C78" w:rsidP="00472C78">
      <w:pPr>
        <w:spacing w:before="0" w:line="276" w:lineRule="auto"/>
        <w:ind w:left="936" w:firstLine="144"/>
        <w:rPr>
          <w:rFonts w:cs="Arial"/>
          <w:b/>
          <w:lang w:val="en-MY" w:eastAsia="en-MY"/>
        </w:rPr>
      </w:pPr>
    </w:p>
    <w:p w14:paraId="4BB26897" w14:textId="77777777" w:rsidR="00E95C32" w:rsidRPr="00710C12" w:rsidRDefault="00E95C32" w:rsidP="003B395E">
      <w:pPr>
        <w:spacing w:before="0" w:line="276" w:lineRule="auto"/>
        <w:ind w:left="1080" w:right="695"/>
        <w:jc w:val="both"/>
        <w:rPr>
          <w:rFonts w:cs="Arial"/>
          <w:lang w:val="en-MY" w:eastAsia="en-MY"/>
        </w:rPr>
      </w:pPr>
      <w:r w:rsidRPr="00710C12">
        <w:rPr>
          <w:rFonts w:cs="Arial"/>
          <w:lang w:val="en-MY" w:eastAsia="en-MY"/>
        </w:rPr>
        <w:t>Recovery Services vault is an entity that stores all the backups and recovery points that have been created over time. The vault also contains the backup policies that will be applied to the virtual machines being backed up</w:t>
      </w:r>
      <w:r w:rsidRPr="00710C12">
        <w:rPr>
          <w:rFonts w:cs="Arial"/>
        </w:rPr>
        <w:t xml:space="preserve"> </w:t>
      </w:r>
      <w:r w:rsidRPr="00710C12">
        <w:rPr>
          <w:rFonts w:cs="Arial"/>
          <w:lang w:val="en-MY" w:eastAsia="en-MY"/>
        </w:rPr>
        <w:t>when the Recovery services initiates a backup job at the scheduled time, it triggers the backup extension to take a point-in-time snapshot. The Azure Recovery service uses the VMSnapshot extension in Windows, and the VMSnapshotLinux extension in Linux. The extension is installed during the first VM backup. Once the Azure Backup service takes the snapshot, the data is transferred to the vault. To maximize efficiency, the service identifies and transfers only the blocks of data that have changed since the previous backup.</w:t>
      </w:r>
      <w:r>
        <w:rPr>
          <w:rFonts w:cs="Arial"/>
          <w:lang w:val="en-MY" w:eastAsia="en-MY"/>
        </w:rPr>
        <w:t xml:space="preserve"> </w:t>
      </w:r>
      <w:r w:rsidRPr="00710C12">
        <w:rPr>
          <w:rFonts w:cs="Arial"/>
          <w:lang w:val="en-MY" w:eastAsia="en-MY"/>
        </w:rPr>
        <w:t>When the data transfer is complete, the snapshot is removed and a recovery point is created.</w:t>
      </w:r>
    </w:p>
    <w:p w14:paraId="16635607" w14:textId="77777777" w:rsidR="00E95C32" w:rsidRDefault="00E95C32" w:rsidP="001420C1">
      <w:pPr>
        <w:shd w:val="clear" w:color="auto" w:fill="FFFFFF"/>
        <w:overflowPunct/>
        <w:autoSpaceDE/>
        <w:autoSpaceDN/>
        <w:adjustRightInd/>
        <w:spacing w:before="0"/>
        <w:ind w:left="720" w:right="0" w:firstLine="360"/>
        <w:textAlignment w:val="auto"/>
        <w:rPr>
          <w:rFonts w:cs="Arial"/>
          <w:color w:val="000000" w:themeColor="text1"/>
        </w:rPr>
      </w:pPr>
    </w:p>
    <w:p w14:paraId="30C5F29B" w14:textId="77777777" w:rsidR="00033635" w:rsidRDefault="00E95C32" w:rsidP="00472C78">
      <w:pPr>
        <w:keepNext/>
        <w:shd w:val="clear" w:color="auto" w:fill="FFFFFF"/>
        <w:overflowPunct/>
        <w:autoSpaceDE/>
        <w:autoSpaceDN/>
        <w:adjustRightInd/>
        <w:spacing w:before="0"/>
        <w:ind w:left="0" w:right="0" w:firstLine="360"/>
        <w:jc w:val="center"/>
        <w:textAlignment w:val="auto"/>
      </w:pPr>
      <w:r>
        <w:rPr>
          <w:rFonts w:cs="Arial"/>
          <w:noProof/>
          <w:color w:val="000000" w:themeColor="text1"/>
        </w:rPr>
        <w:drawing>
          <wp:inline distT="0" distB="0" distL="0" distR="0" wp14:anchorId="66B1C5D1" wp14:editId="5BEA40C8">
            <wp:extent cx="5902571" cy="117094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9549" cy="1192162"/>
                    </a:xfrm>
                    <a:prstGeom prst="rect">
                      <a:avLst/>
                    </a:prstGeom>
                    <a:noFill/>
                    <a:ln>
                      <a:noFill/>
                    </a:ln>
                  </pic:spPr>
                </pic:pic>
              </a:graphicData>
            </a:graphic>
          </wp:inline>
        </w:drawing>
      </w:r>
    </w:p>
    <w:p w14:paraId="7BFF329F" w14:textId="77777777" w:rsidR="006551CE" w:rsidRDefault="006551CE" w:rsidP="00F37EFB">
      <w:pPr>
        <w:keepNext/>
        <w:shd w:val="clear" w:color="auto" w:fill="FFFFFF"/>
        <w:overflowPunct/>
        <w:autoSpaceDE/>
        <w:autoSpaceDN/>
        <w:adjustRightInd/>
        <w:spacing w:before="0"/>
        <w:ind w:left="360" w:right="0" w:firstLine="360"/>
        <w:jc w:val="center"/>
        <w:textAlignment w:val="auto"/>
      </w:pPr>
    </w:p>
    <w:p w14:paraId="11C60C6D" w14:textId="010A0DFE" w:rsidR="00223DD3" w:rsidRPr="006551CE" w:rsidRDefault="00033635" w:rsidP="006551CE">
      <w:pPr>
        <w:pStyle w:val="Caption"/>
        <w:spacing w:after="0"/>
        <w:ind w:left="3600" w:firstLine="144"/>
        <w:jc w:val="both"/>
        <w:rPr>
          <w:rFonts w:ascii="Book Antiqua" w:hAnsi="Book Antiqua"/>
          <w:b w:val="0"/>
          <w:i/>
        </w:rPr>
      </w:pPr>
      <w:r w:rsidRPr="006551CE">
        <w:rPr>
          <w:rFonts w:ascii="Book Antiqua" w:hAnsi="Book Antiqua"/>
          <w:b w:val="0"/>
          <w:i/>
        </w:rPr>
        <w:t xml:space="preserve">Figure </w:t>
      </w:r>
      <w:r w:rsidR="000B615D" w:rsidRPr="006551CE">
        <w:rPr>
          <w:rFonts w:ascii="Book Antiqua" w:hAnsi="Book Antiqua"/>
          <w:b w:val="0"/>
          <w:i/>
        </w:rPr>
        <w:fldChar w:fldCharType="begin"/>
      </w:r>
      <w:r w:rsidR="000B615D" w:rsidRPr="006551CE">
        <w:rPr>
          <w:rFonts w:ascii="Book Antiqua" w:hAnsi="Book Antiqua"/>
          <w:b w:val="0"/>
          <w:i/>
        </w:rPr>
        <w:instrText xml:space="preserve"> SEQ Figure \* ARABIC </w:instrText>
      </w:r>
      <w:r w:rsidR="000B615D" w:rsidRPr="006551CE">
        <w:rPr>
          <w:rFonts w:ascii="Book Antiqua" w:hAnsi="Book Antiqua"/>
          <w:b w:val="0"/>
          <w:i/>
        </w:rPr>
        <w:fldChar w:fldCharType="separate"/>
      </w:r>
      <w:r w:rsidRPr="006551CE">
        <w:rPr>
          <w:rFonts w:ascii="Book Antiqua" w:hAnsi="Book Antiqua"/>
          <w:b w:val="0"/>
          <w:i/>
        </w:rPr>
        <w:t>3</w:t>
      </w:r>
      <w:r w:rsidR="000B615D" w:rsidRPr="006551CE">
        <w:rPr>
          <w:rFonts w:ascii="Book Antiqua" w:hAnsi="Book Antiqua"/>
          <w:b w:val="0"/>
          <w:i/>
        </w:rPr>
        <w:fldChar w:fldCharType="end"/>
      </w:r>
      <w:r w:rsidR="00781FCD" w:rsidRPr="006551CE">
        <w:rPr>
          <w:rFonts w:ascii="Book Antiqua" w:hAnsi="Book Antiqua"/>
          <w:b w:val="0"/>
          <w:i/>
        </w:rPr>
        <w:t xml:space="preserve"> </w:t>
      </w:r>
      <w:r w:rsidR="00A95484" w:rsidRPr="006551CE">
        <w:rPr>
          <w:rFonts w:ascii="Book Antiqua" w:hAnsi="Book Antiqua"/>
          <w:b w:val="0"/>
          <w:i/>
        </w:rPr>
        <w:t xml:space="preserve">Server </w:t>
      </w:r>
      <w:r w:rsidR="00781FCD" w:rsidRPr="006551CE">
        <w:rPr>
          <w:rFonts w:ascii="Book Antiqua" w:hAnsi="Book Antiqua"/>
          <w:b w:val="0"/>
          <w:i/>
        </w:rPr>
        <w:t>Backup and Retention</w:t>
      </w:r>
      <w:bookmarkStart w:id="382" w:name="_Toc71962074"/>
      <w:bookmarkStart w:id="383" w:name="_Toc355103952"/>
      <w:bookmarkStart w:id="384" w:name="_Toc355105722"/>
      <w:bookmarkStart w:id="385" w:name="_Toc419094398"/>
      <w:bookmarkStart w:id="386" w:name="_Toc449860843"/>
      <w:bookmarkStart w:id="387" w:name="_Toc449860937"/>
    </w:p>
    <w:p w14:paraId="75D76D76" w14:textId="77777777" w:rsidR="00067B6E" w:rsidRDefault="00223DD3" w:rsidP="00472C78">
      <w:pPr>
        <w:spacing w:before="0" w:line="276" w:lineRule="auto"/>
        <w:ind w:left="936"/>
        <w:rPr>
          <w:rFonts w:cs="Arial"/>
          <w:b/>
          <w:lang w:val="en-MY" w:eastAsia="en-MY"/>
        </w:rPr>
      </w:pPr>
      <w:r w:rsidRPr="004C31E9">
        <w:rPr>
          <w:rFonts w:cs="Arial"/>
          <w:b/>
          <w:lang w:val="en-MY" w:eastAsia="en-MY"/>
        </w:rPr>
        <w:t>DATABASE LEVEL:</w:t>
      </w:r>
    </w:p>
    <w:p w14:paraId="38179B85" w14:textId="77777777" w:rsidR="00472C78" w:rsidRDefault="00472C78" w:rsidP="00472C78">
      <w:pPr>
        <w:spacing w:before="0" w:line="276" w:lineRule="auto"/>
        <w:ind w:left="936"/>
        <w:rPr>
          <w:rFonts w:cs="Arial"/>
          <w:b/>
          <w:lang w:val="en-MY" w:eastAsia="en-MY"/>
        </w:rPr>
      </w:pPr>
    </w:p>
    <w:p w14:paraId="5F8F9B1D" w14:textId="5664D428" w:rsidR="00472C78" w:rsidRPr="007C7899" w:rsidRDefault="001A4251" w:rsidP="003B395E">
      <w:pPr>
        <w:spacing w:before="0" w:line="276" w:lineRule="auto"/>
        <w:ind w:left="936"/>
        <w:rPr>
          <w:rFonts w:cs="Arial"/>
          <w:lang w:val="en-MY" w:eastAsia="en-MY"/>
        </w:rPr>
      </w:pPr>
      <w:r>
        <w:rPr>
          <w:rFonts w:cs="Arial"/>
          <w:lang w:val="en-MY" w:eastAsia="en-MY"/>
        </w:rPr>
        <w:t>Following a</w:t>
      </w:r>
      <w:r w:rsidR="003B395E">
        <w:rPr>
          <w:rFonts w:cs="Arial"/>
          <w:lang w:val="en-MY" w:eastAsia="en-MY"/>
        </w:rPr>
        <w:t xml:space="preserve">re the database level details. </w:t>
      </w:r>
      <w:r w:rsidR="003B395E">
        <w:rPr>
          <w:rFonts w:cs="Arial"/>
          <w:lang w:val="en-MY" w:eastAsia="en-MY"/>
        </w:rPr>
        <w:br/>
      </w:r>
    </w:p>
    <w:tbl>
      <w:tblPr>
        <w:tblStyle w:val="TableGrid"/>
        <w:tblW w:w="9090" w:type="dxa"/>
        <w:tblInd w:w="607" w:type="dxa"/>
        <w:tblLook w:val="04A0" w:firstRow="1" w:lastRow="0" w:firstColumn="1" w:lastColumn="0" w:noHBand="0" w:noVBand="1"/>
      </w:tblPr>
      <w:tblGrid>
        <w:gridCol w:w="3060"/>
        <w:gridCol w:w="1800"/>
        <w:gridCol w:w="1260"/>
        <w:gridCol w:w="1260"/>
        <w:gridCol w:w="1710"/>
      </w:tblGrid>
      <w:tr w:rsidR="00DC5F69" w:rsidRPr="00DC5F69" w14:paraId="3D301724" w14:textId="77777777" w:rsidTr="00472C78">
        <w:tc>
          <w:tcPr>
            <w:tcW w:w="3060" w:type="dxa"/>
            <w:shd w:val="clear" w:color="auto" w:fill="8DB3E2" w:themeFill="text2" w:themeFillTint="66"/>
          </w:tcPr>
          <w:p w14:paraId="648F4D16" w14:textId="77777777" w:rsidR="00223DD3" w:rsidRPr="00F37EFB" w:rsidRDefault="004C31E9" w:rsidP="006551CE">
            <w:pPr>
              <w:overflowPunct/>
              <w:autoSpaceDE/>
              <w:autoSpaceDN/>
              <w:adjustRightInd/>
              <w:spacing w:before="0" w:line="276" w:lineRule="auto"/>
              <w:ind w:left="0" w:right="0"/>
              <w:textAlignment w:val="auto"/>
              <w:rPr>
                <w:rFonts w:cs="Arial"/>
                <w:b/>
                <w:color w:val="000000"/>
                <w:szCs w:val="22"/>
              </w:rPr>
            </w:pPr>
            <w:r w:rsidRPr="00F37EFB">
              <w:rPr>
                <w:rFonts w:cs="Arial"/>
                <w:b/>
                <w:color w:val="000000"/>
                <w:szCs w:val="22"/>
              </w:rPr>
              <w:t>S</w:t>
            </w:r>
            <w:r w:rsidR="00BC2229" w:rsidRPr="00F37EFB">
              <w:rPr>
                <w:rFonts w:cs="Arial"/>
                <w:b/>
                <w:color w:val="000000"/>
                <w:szCs w:val="22"/>
              </w:rPr>
              <w:t>erver Name</w:t>
            </w:r>
          </w:p>
        </w:tc>
        <w:tc>
          <w:tcPr>
            <w:tcW w:w="1800" w:type="dxa"/>
            <w:shd w:val="clear" w:color="auto" w:fill="8DB3E2" w:themeFill="text2" w:themeFillTint="66"/>
          </w:tcPr>
          <w:p w14:paraId="688D43B2" w14:textId="77777777" w:rsidR="00223DD3" w:rsidRPr="00F37EFB" w:rsidRDefault="00756768" w:rsidP="006551CE">
            <w:pPr>
              <w:overflowPunct/>
              <w:autoSpaceDE/>
              <w:autoSpaceDN/>
              <w:adjustRightInd/>
              <w:spacing w:before="0" w:line="276" w:lineRule="auto"/>
              <w:ind w:left="0" w:right="0"/>
              <w:textAlignment w:val="auto"/>
              <w:rPr>
                <w:rFonts w:cs="Arial"/>
                <w:b/>
                <w:color w:val="000000"/>
                <w:szCs w:val="22"/>
              </w:rPr>
            </w:pPr>
            <w:r w:rsidRPr="00F37EFB">
              <w:rPr>
                <w:rFonts w:cs="Arial"/>
                <w:b/>
                <w:color w:val="000000"/>
                <w:szCs w:val="22"/>
              </w:rPr>
              <w:t>B</w:t>
            </w:r>
            <w:r w:rsidR="00BC2229" w:rsidRPr="00F37EFB">
              <w:rPr>
                <w:rFonts w:cs="Arial"/>
                <w:b/>
                <w:color w:val="000000"/>
                <w:szCs w:val="22"/>
              </w:rPr>
              <w:t>ackup Type</w:t>
            </w:r>
          </w:p>
        </w:tc>
        <w:tc>
          <w:tcPr>
            <w:tcW w:w="1260" w:type="dxa"/>
            <w:shd w:val="clear" w:color="auto" w:fill="8DB3E2" w:themeFill="text2" w:themeFillTint="66"/>
          </w:tcPr>
          <w:p w14:paraId="0E6AE36D" w14:textId="77777777" w:rsidR="00223DD3" w:rsidRPr="00F37EFB" w:rsidRDefault="00756768" w:rsidP="006551CE">
            <w:pPr>
              <w:overflowPunct/>
              <w:autoSpaceDE/>
              <w:autoSpaceDN/>
              <w:adjustRightInd/>
              <w:spacing w:before="0" w:line="276" w:lineRule="auto"/>
              <w:ind w:left="0" w:right="0"/>
              <w:textAlignment w:val="auto"/>
              <w:rPr>
                <w:rFonts w:cs="Arial"/>
                <w:b/>
                <w:color w:val="000000"/>
                <w:szCs w:val="22"/>
              </w:rPr>
            </w:pPr>
            <w:r w:rsidRPr="00F37EFB">
              <w:rPr>
                <w:rFonts w:cs="Arial"/>
                <w:b/>
                <w:color w:val="000000"/>
                <w:szCs w:val="22"/>
              </w:rPr>
              <w:t>Frequency</w:t>
            </w:r>
          </w:p>
        </w:tc>
        <w:tc>
          <w:tcPr>
            <w:tcW w:w="1260" w:type="dxa"/>
            <w:shd w:val="clear" w:color="auto" w:fill="8DB3E2" w:themeFill="text2" w:themeFillTint="66"/>
          </w:tcPr>
          <w:p w14:paraId="35A38552" w14:textId="77777777" w:rsidR="00223DD3" w:rsidRPr="00F37EFB" w:rsidRDefault="00BC2229" w:rsidP="006551CE">
            <w:pPr>
              <w:overflowPunct/>
              <w:autoSpaceDE/>
              <w:autoSpaceDN/>
              <w:adjustRightInd/>
              <w:spacing w:before="0" w:line="276" w:lineRule="auto"/>
              <w:ind w:left="0" w:right="0"/>
              <w:textAlignment w:val="auto"/>
              <w:rPr>
                <w:rFonts w:cs="Arial"/>
                <w:b/>
                <w:color w:val="000000"/>
                <w:szCs w:val="22"/>
              </w:rPr>
            </w:pPr>
            <w:r w:rsidRPr="00F37EFB">
              <w:rPr>
                <w:rFonts w:cs="Arial"/>
                <w:b/>
                <w:color w:val="000000"/>
                <w:szCs w:val="22"/>
              </w:rPr>
              <w:t>R</w:t>
            </w:r>
            <w:r w:rsidR="00756768" w:rsidRPr="00F37EFB">
              <w:rPr>
                <w:rFonts w:cs="Arial"/>
                <w:b/>
                <w:color w:val="000000"/>
                <w:szCs w:val="22"/>
              </w:rPr>
              <w:t>etention</w:t>
            </w:r>
          </w:p>
        </w:tc>
        <w:tc>
          <w:tcPr>
            <w:tcW w:w="1710" w:type="dxa"/>
            <w:shd w:val="clear" w:color="auto" w:fill="8DB3E2" w:themeFill="text2" w:themeFillTint="66"/>
          </w:tcPr>
          <w:p w14:paraId="5D3E6185" w14:textId="77777777" w:rsidR="00223DD3" w:rsidRPr="00F37EFB" w:rsidRDefault="00DC5F69" w:rsidP="006551CE">
            <w:pPr>
              <w:overflowPunct/>
              <w:autoSpaceDE/>
              <w:autoSpaceDN/>
              <w:adjustRightInd/>
              <w:spacing w:before="0" w:line="276" w:lineRule="auto"/>
              <w:ind w:left="0" w:right="0"/>
              <w:textAlignment w:val="auto"/>
              <w:rPr>
                <w:rFonts w:cs="Arial"/>
                <w:b/>
                <w:color w:val="000000"/>
                <w:szCs w:val="22"/>
              </w:rPr>
            </w:pPr>
            <w:r w:rsidRPr="00F37EFB">
              <w:rPr>
                <w:rFonts w:cs="Arial"/>
                <w:b/>
                <w:color w:val="000000"/>
                <w:szCs w:val="22"/>
              </w:rPr>
              <w:t>S</w:t>
            </w:r>
            <w:r w:rsidR="00BC2229" w:rsidRPr="00F37EFB">
              <w:rPr>
                <w:rFonts w:cs="Arial"/>
                <w:b/>
                <w:color w:val="000000"/>
                <w:szCs w:val="22"/>
              </w:rPr>
              <w:t>chedule T</w:t>
            </w:r>
            <w:r w:rsidR="00756768" w:rsidRPr="00F37EFB">
              <w:rPr>
                <w:rFonts w:cs="Arial"/>
                <w:b/>
                <w:color w:val="000000"/>
                <w:szCs w:val="22"/>
              </w:rPr>
              <w:t>ime</w:t>
            </w:r>
            <w:r w:rsidR="004C31E9" w:rsidRPr="00F37EFB">
              <w:rPr>
                <w:rFonts w:cs="Arial"/>
                <w:b/>
                <w:color w:val="000000"/>
                <w:szCs w:val="22"/>
              </w:rPr>
              <w:t xml:space="preserve"> </w:t>
            </w:r>
            <w:r w:rsidR="00756768" w:rsidRPr="00F37EFB">
              <w:rPr>
                <w:rFonts w:cs="Arial"/>
                <w:b/>
                <w:color w:val="000000"/>
                <w:szCs w:val="22"/>
              </w:rPr>
              <w:t>(</w:t>
            </w:r>
            <w:r w:rsidRPr="00F37EFB">
              <w:rPr>
                <w:rFonts w:cs="Arial"/>
                <w:b/>
                <w:color w:val="000000"/>
                <w:szCs w:val="22"/>
              </w:rPr>
              <w:t>MYT</w:t>
            </w:r>
            <w:r w:rsidR="00756768" w:rsidRPr="00F37EFB">
              <w:rPr>
                <w:rFonts w:cs="Arial"/>
                <w:b/>
                <w:color w:val="000000"/>
                <w:szCs w:val="22"/>
              </w:rPr>
              <w:t>)</w:t>
            </w:r>
          </w:p>
        </w:tc>
      </w:tr>
      <w:tr w:rsidR="00DC5F69" w:rsidRPr="00DC5F69" w14:paraId="1E3C7E6D" w14:textId="77777777" w:rsidTr="00472C78">
        <w:tc>
          <w:tcPr>
            <w:tcW w:w="3060" w:type="dxa"/>
          </w:tcPr>
          <w:p w14:paraId="78F48229" w14:textId="77777777" w:rsidR="00223DD3" w:rsidRPr="00BC2229" w:rsidRDefault="00756768" w:rsidP="006551CE">
            <w:pPr>
              <w:overflowPunct/>
              <w:autoSpaceDE/>
              <w:autoSpaceDN/>
              <w:adjustRightInd/>
              <w:spacing w:before="0" w:line="276" w:lineRule="auto"/>
              <w:ind w:left="0" w:right="0"/>
              <w:textAlignment w:val="auto"/>
              <w:rPr>
                <w:rFonts w:cs="Arial"/>
                <w:color w:val="000000"/>
                <w:szCs w:val="22"/>
              </w:rPr>
            </w:pPr>
            <w:r w:rsidRPr="00BC2229">
              <w:rPr>
                <w:rFonts w:cs="Arial"/>
                <w:color w:val="000000"/>
                <w:szCs w:val="22"/>
              </w:rPr>
              <w:t>MASG-1SRASJAVADB1</w:t>
            </w:r>
          </w:p>
        </w:tc>
        <w:tc>
          <w:tcPr>
            <w:tcW w:w="1800" w:type="dxa"/>
          </w:tcPr>
          <w:p w14:paraId="5732670A" w14:textId="77777777" w:rsidR="00223DD3" w:rsidRPr="00BC2229" w:rsidRDefault="00756768" w:rsidP="006551CE">
            <w:pPr>
              <w:overflowPunct/>
              <w:autoSpaceDE/>
              <w:autoSpaceDN/>
              <w:adjustRightInd/>
              <w:spacing w:before="0" w:line="276" w:lineRule="auto"/>
              <w:ind w:left="0" w:right="0"/>
              <w:textAlignment w:val="auto"/>
              <w:rPr>
                <w:rFonts w:cs="Arial"/>
                <w:color w:val="000000"/>
                <w:szCs w:val="22"/>
              </w:rPr>
            </w:pPr>
            <w:r w:rsidRPr="00BC2229">
              <w:rPr>
                <w:rFonts w:cs="Arial"/>
                <w:color w:val="000000"/>
                <w:szCs w:val="22"/>
              </w:rPr>
              <w:t>Full backup</w:t>
            </w:r>
          </w:p>
        </w:tc>
        <w:tc>
          <w:tcPr>
            <w:tcW w:w="1260" w:type="dxa"/>
          </w:tcPr>
          <w:p w14:paraId="43A7C61F" w14:textId="77777777" w:rsidR="00223DD3" w:rsidRPr="00BC2229" w:rsidRDefault="00756768" w:rsidP="006551CE">
            <w:pPr>
              <w:overflowPunct/>
              <w:autoSpaceDE/>
              <w:autoSpaceDN/>
              <w:adjustRightInd/>
              <w:spacing w:before="0" w:line="276" w:lineRule="auto"/>
              <w:ind w:left="0" w:right="0"/>
              <w:textAlignment w:val="auto"/>
              <w:rPr>
                <w:rFonts w:cs="Arial"/>
                <w:color w:val="000000"/>
                <w:szCs w:val="22"/>
              </w:rPr>
            </w:pPr>
            <w:r w:rsidRPr="00BC2229">
              <w:rPr>
                <w:rFonts w:cs="Arial"/>
                <w:color w:val="000000"/>
                <w:szCs w:val="22"/>
              </w:rPr>
              <w:t>Daily</w:t>
            </w:r>
          </w:p>
        </w:tc>
        <w:tc>
          <w:tcPr>
            <w:tcW w:w="1260" w:type="dxa"/>
          </w:tcPr>
          <w:p w14:paraId="166864C9" w14:textId="77777777" w:rsidR="00223DD3" w:rsidRPr="00BC2229" w:rsidRDefault="00756768" w:rsidP="006551CE">
            <w:pPr>
              <w:overflowPunct/>
              <w:autoSpaceDE/>
              <w:autoSpaceDN/>
              <w:adjustRightInd/>
              <w:spacing w:before="0" w:line="276" w:lineRule="auto"/>
              <w:ind w:left="0" w:right="0"/>
              <w:textAlignment w:val="auto"/>
              <w:rPr>
                <w:rFonts w:cs="Arial"/>
                <w:color w:val="000000"/>
                <w:szCs w:val="22"/>
              </w:rPr>
            </w:pPr>
            <w:r w:rsidRPr="00BC2229">
              <w:rPr>
                <w:rFonts w:cs="Arial"/>
                <w:color w:val="000000"/>
                <w:szCs w:val="22"/>
              </w:rPr>
              <w:t xml:space="preserve">15 days </w:t>
            </w:r>
          </w:p>
        </w:tc>
        <w:tc>
          <w:tcPr>
            <w:tcW w:w="1710" w:type="dxa"/>
          </w:tcPr>
          <w:p w14:paraId="3DEF3E79" w14:textId="77777777" w:rsidR="00223DD3" w:rsidRPr="00BC2229" w:rsidRDefault="00BC2229" w:rsidP="006551CE">
            <w:pPr>
              <w:overflowPunct/>
              <w:autoSpaceDE/>
              <w:autoSpaceDN/>
              <w:adjustRightInd/>
              <w:spacing w:before="0" w:line="276" w:lineRule="auto"/>
              <w:ind w:left="0" w:right="0"/>
              <w:textAlignment w:val="auto"/>
              <w:rPr>
                <w:rFonts w:cs="Arial"/>
                <w:color w:val="000000"/>
                <w:szCs w:val="22"/>
              </w:rPr>
            </w:pPr>
            <w:r>
              <w:rPr>
                <w:rFonts w:cs="Arial"/>
                <w:color w:val="000000"/>
                <w:szCs w:val="22"/>
              </w:rPr>
              <w:t>21</w:t>
            </w:r>
            <w:r w:rsidR="00756768" w:rsidRPr="00BC2229">
              <w:rPr>
                <w:rFonts w:cs="Arial"/>
                <w:color w:val="000000"/>
                <w:szCs w:val="22"/>
              </w:rPr>
              <w:t xml:space="preserve">:00 </w:t>
            </w:r>
            <w:r>
              <w:rPr>
                <w:rFonts w:cs="Arial"/>
                <w:color w:val="000000"/>
                <w:szCs w:val="22"/>
              </w:rPr>
              <w:t>hrs</w:t>
            </w:r>
          </w:p>
        </w:tc>
      </w:tr>
      <w:tr w:rsidR="00DC5F69" w:rsidRPr="00DC5F69" w14:paraId="2587AE38" w14:textId="77777777" w:rsidTr="00472C78">
        <w:tc>
          <w:tcPr>
            <w:tcW w:w="3060" w:type="dxa"/>
          </w:tcPr>
          <w:p w14:paraId="11CAE69B" w14:textId="77777777" w:rsidR="00223DD3" w:rsidRPr="00BC2229" w:rsidRDefault="00756768" w:rsidP="006551CE">
            <w:pPr>
              <w:overflowPunct/>
              <w:autoSpaceDE/>
              <w:autoSpaceDN/>
              <w:adjustRightInd/>
              <w:spacing w:before="0" w:line="276" w:lineRule="auto"/>
              <w:ind w:left="0" w:right="0"/>
              <w:textAlignment w:val="auto"/>
              <w:rPr>
                <w:rFonts w:cs="Arial"/>
                <w:color w:val="000000"/>
                <w:szCs w:val="22"/>
              </w:rPr>
            </w:pPr>
            <w:r w:rsidRPr="00BC2229">
              <w:rPr>
                <w:rFonts w:cs="Arial"/>
                <w:color w:val="000000"/>
                <w:szCs w:val="22"/>
              </w:rPr>
              <w:t>MASG-3SRASJAVADB1</w:t>
            </w:r>
          </w:p>
        </w:tc>
        <w:tc>
          <w:tcPr>
            <w:tcW w:w="1800" w:type="dxa"/>
          </w:tcPr>
          <w:p w14:paraId="2FFD74F8" w14:textId="77777777" w:rsidR="00223DD3" w:rsidRPr="00BC2229" w:rsidRDefault="00BC2229" w:rsidP="006551CE">
            <w:pPr>
              <w:overflowPunct/>
              <w:autoSpaceDE/>
              <w:autoSpaceDN/>
              <w:adjustRightInd/>
              <w:spacing w:before="0" w:line="276" w:lineRule="auto"/>
              <w:ind w:left="0" w:right="0"/>
              <w:textAlignment w:val="auto"/>
              <w:rPr>
                <w:rFonts w:cs="Arial"/>
                <w:color w:val="000000"/>
                <w:szCs w:val="22"/>
              </w:rPr>
            </w:pPr>
            <w:r>
              <w:rPr>
                <w:rFonts w:cs="Arial"/>
                <w:color w:val="000000"/>
                <w:szCs w:val="22"/>
              </w:rPr>
              <w:t>F</w:t>
            </w:r>
            <w:r w:rsidR="00756768" w:rsidRPr="00BC2229">
              <w:rPr>
                <w:rFonts w:cs="Arial"/>
                <w:color w:val="000000"/>
                <w:szCs w:val="22"/>
              </w:rPr>
              <w:t>ull backup</w:t>
            </w:r>
          </w:p>
        </w:tc>
        <w:tc>
          <w:tcPr>
            <w:tcW w:w="1260" w:type="dxa"/>
          </w:tcPr>
          <w:p w14:paraId="297D0B76" w14:textId="77777777" w:rsidR="00223DD3" w:rsidRPr="00BC2229" w:rsidRDefault="00756768" w:rsidP="006551CE">
            <w:pPr>
              <w:overflowPunct/>
              <w:autoSpaceDE/>
              <w:autoSpaceDN/>
              <w:adjustRightInd/>
              <w:spacing w:before="0" w:line="276" w:lineRule="auto"/>
              <w:ind w:left="0" w:right="0"/>
              <w:textAlignment w:val="auto"/>
              <w:rPr>
                <w:rFonts w:cs="Arial"/>
                <w:color w:val="000000"/>
                <w:szCs w:val="22"/>
              </w:rPr>
            </w:pPr>
            <w:r w:rsidRPr="00BC2229">
              <w:rPr>
                <w:rFonts w:cs="Arial"/>
                <w:color w:val="000000"/>
                <w:szCs w:val="22"/>
              </w:rPr>
              <w:t>daily</w:t>
            </w:r>
          </w:p>
        </w:tc>
        <w:tc>
          <w:tcPr>
            <w:tcW w:w="1260" w:type="dxa"/>
          </w:tcPr>
          <w:p w14:paraId="3D2D7EA4" w14:textId="77777777" w:rsidR="00223DD3" w:rsidRPr="00BC2229" w:rsidRDefault="00756768" w:rsidP="006551CE">
            <w:pPr>
              <w:overflowPunct/>
              <w:autoSpaceDE/>
              <w:autoSpaceDN/>
              <w:adjustRightInd/>
              <w:spacing w:before="0" w:line="276" w:lineRule="auto"/>
              <w:ind w:left="0" w:right="0"/>
              <w:textAlignment w:val="auto"/>
              <w:rPr>
                <w:rFonts w:cs="Arial"/>
                <w:color w:val="000000"/>
                <w:szCs w:val="22"/>
              </w:rPr>
            </w:pPr>
            <w:r w:rsidRPr="00BC2229">
              <w:rPr>
                <w:rFonts w:cs="Arial"/>
                <w:color w:val="000000"/>
                <w:szCs w:val="22"/>
              </w:rPr>
              <w:t>15 days</w:t>
            </w:r>
          </w:p>
        </w:tc>
        <w:tc>
          <w:tcPr>
            <w:tcW w:w="1710" w:type="dxa"/>
          </w:tcPr>
          <w:p w14:paraId="15602C14" w14:textId="77777777" w:rsidR="00223DD3" w:rsidRPr="00BC2229" w:rsidRDefault="00756768" w:rsidP="006551CE">
            <w:pPr>
              <w:overflowPunct/>
              <w:autoSpaceDE/>
              <w:autoSpaceDN/>
              <w:adjustRightInd/>
              <w:spacing w:before="0" w:line="276" w:lineRule="auto"/>
              <w:ind w:left="0" w:right="0"/>
              <w:textAlignment w:val="auto"/>
              <w:rPr>
                <w:rFonts w:cs="Arial"/>
                <w:color w:val="000000"/>
                <w:szCs w:val="22"/>
              </w:rPr>
            </w:pPr>
            <w:r w:rsidRPr="00BC2229">
              <w:rPr>
                <w:rFonts w:cs="Arial"/>
                <w:color w:val="000000"/>
                <w:szCs w:val="22"/>
              </w:rPr>
              <w:t xml:space="preserve">12:00 </w:t>
            </w:r>
            <w:r w:rsidR="00BC2229">
              <w:rPr>
                <w:rFonts w:cs="Arial"/>
                <w:color w:val="000000"/>
                <w:szCs w:val="22"/>
              </w:rPr>
              <w:t>hrs</w:t>
            </w:r>
          </w:p>
        </w:tc>
      </w:tr>
    </w:tbl>
    <w:p w14:paraId="10086104" w14:textId="14B034E0" w:rsidR="007C7899" w:rsidRDefault="007C7899" w:rsidP="009B340C">
      <w:pPr>
        <w:pStyle w:val="Caption"/>
        <w:spacing w:before="240"/>
        <w:ind w:left="3816" w:firstLine="144"/>
        <w:jc w:val="both"/>
        <w:rPr>
          <w:ins w:id="388" w:author="Prashant Chauhan [2]" w:date="2021-01-29T07:15:00Z"/>
          <w:rFonts w:ascii="Book Antiqua" w:hAnsi="Book Antiqua"/>
          <w:b w:val="0"/>
          <w:i/>
        </w:rPr>
      </w:pPr>
      <w:r w:rsidRPr="006551CE">
        <w:rPr>
          <w:rFonts w:ascii="Book Antiqua" w:hAnsi="Book Antiqua"/>
          <w:b w:val="0"/>
          <w:i/>
        </w:rPr>
        <w:t xml:space="preserve">Table </w:t>
      </w:r>
      <w:r w:rsidR="000B615D" w:rsidRPr="006551CE">
        <w:rPr>
          <w:rFonts w:ascii="Book Antiqua" w:hAnsi="Book Antiqua"/>
          <w:b w:val="0"/>
          <w:i/>
        </w:rPr>
        <w:fldChar w:fldCharType="begin"/>
      </w:r>
      <w:r w:rsidR="000B615D" w:rsidRPr="006551CE">
        <w:rPr>
          <w:rFonts w:ascii="Book Antiqua" w:hAnsi="Book Antiqua"/>
          <w:b w:val="0"/>
          <w:i/>
        </w:rPr>
        <w:instrText xml:space="preserve"> SEQ Table \* ARABIC </w:instrText>
      </w:r>
      <w:r w:rsidR="000B615D" w:rsidRPr="006551CE">
        <w:rPr>
          <w:rFonts w:ascii="Book Antiqua" w:hAnsi="Book Antiqua"/>
          <w:b w:val="0"/>
          <w:i/>
        </w:rPr>
        <w:fldChar w:fldCharType="separate"/>
      </w:r>
      <w:r w:rsidRPr="006551CE">
        <w:rPr>
          <w:rFonts w:ascii="Book Antiqua" w:hAnsi="Book Antiqua"/>
          <w:b w:val="0"/>
          <w:i/>
        </w:rPr>
        <w:t>10</w:t>
      </w:r>
      <w:r w:rsidR="000B615D" w:rsidRPr="006551CE">
        <w:rPr>
          <w:rFonts w:ascii="Book Antiqua" w:hAnsi="Book Antiqua"/>
          <w:b w:val="0"/>
          <w:i/>
        </w:rPr>
        <w:fldChar w:fldCharType="end"/>
      </w:r>
      <w:r w:rsidRPr="006551CE">
        <w:rPr>
          <w:rFonts w:ascii="Book Antiqua" w:hAnsi="Book Antiqua"/>
          <w:b w:val="0"/>
          <w:i/>
        </w:rPr>
        <w:t xml:space="preserve"> </w:t>
      </w:r>
      <w:r w:rsidR="009B340C">
        <w:rPr>
          <w:rFonts w:ascii="Book Antiqua" w:hAnsi="Book Antiqua"/>
          <w:b w:val="0"/>
          <w:i/>
        </w:rPr>
        <w:t>–Database Level</w:t>
      </w:r>
    </w:p>
    <w:tbl>
      <w:tblPr>
        <w:tblpPr w:leftFromText="180" w:rightFromText="180" w:vertAnchor="text" w:horzAnchor="page" w:tblpX="1669" w:tblpY="94"/>
        <w:tblW w:w="9879" w:type="dxa"/>
        <w:shd w:val="clear" w:color="auto" w:fill="FFFFFF"/>
        <w:tblCellMar>
          <w:left w:w="0" w:type="dxa"/>
          <w:right w:w="0" w:type="dxa"/>
        </w:tblCellMar>
        <w:tblLook w:val="04A0" w:firstRow="1" w:lastRow="0" w:firstColumn="1" w:lastColumn="0" w:noHBand="0" w:noVBand="1"/>
      </w:tblPr>
      <w:tblGrid>
        <w:gridCol w:w="2560"/>
        <w:gridCol w:w="1237"/>
        <w:gridCol w:w="1730"/>
        <w:gridCol w:w="4352"/>
        <w:tblGridChange w:id="389">
          <w:tblGrid>
            <w:gridCol w:w="2560"/>
            <w:gridCol w:w="1237"/>
            <w:gridCol w:w="1730"/>
            <w:gridCol w:w="4352"/>
          </w:tblGrid>
        </w:tblGridChange>
      </w:tblGrid>
      <w:tr w:rsidR="00575A43" w:rsidRPr="00575A43" w14:paraId="10A20088" w14:textId="77777777" w:rsidTr="00575A43">
        <w:trPr>
          <w:trHeight w:val="59"/>
          <w:ins w:id="390" w:author="Prashant Chauhan [2]" w:date="2021-01-29T07:16:00Z"/>
        </w:trPr>
        <w:tc>
          <w:tcPr>
            <w:tcW w:w="0" w:type="auto"/>
            <w:tcBorders>
              <w:top w:val="single" w:sz="8" w:space="0" w:color="auto"/>
              <w:left w:val="single" w:sz="8" w:space="0" w:color="auto"/>
              <w:bottom w:val="single" w:sz="8" w:space="0" w:color="auto"/>
              <w:right w:val="single" w:sz="8" w:space="0" w:color="auto"/>
            </w:tcBorders>
            <w:shd w:val="clear" w:color="auto" w:fill="BDD6EE"/>
            <w:tcMar>
              <w:top w:w="0" w:type="dxa"/>
              <w:left w:w="108" w:type="dxa"/>
              <w:bottom w:w="0" w:type="dxa"/>
              <w:right w:w="108" w:type="dxa"/>
            </w:tcMar>
            <w:hideMark/>
          </w:tcPr>
          <w:p w14:paraId="19B30D87" w14:textId="77777777" w:rsidR="00575A43" w:rsidRPr="00575A43" w:rsidRDefault="00575A43" w:rsidP="00575A43">
            <w:pPr>
              <w:overflowPunct/>
              <w:autoSpaceDE/>
              <w:autoSpaceDN/>
              <w:adjustRightInd/>
              <w:spacing w:before="0" w:line="276" w:lineRule="auto"/>
              <w:ind w:left="0" w:right="0"/>
              <w:textAlignment w:val="auto"/>
              <w:rPr>
                <w:ins w:id="391" w:author="Prashant Chauhan [2]" w:date="2021-01-29T07:16:00Z"/>
                <w:rFonts w:cs="Arial"/>
                <w:b/>
                <w:color w:val="000000"/>
                <w:szCs w:val="22"/>
                <w:rPrChange w:id="392" w:author="Prashant Chauhan [2]" w:date="2021-01-29T07:17:00Z">
                  <w:rPr>
                    <w:ins w:id="393" w:author="Prashant Chauhan [2]" w:date="2021-01-29T07:16:00Z"/>
                    <w:rFonts w:ascii="Times New Roman" w:hAnsi="Times New Roman"/>
                    <w:color w:val="000000" w:themeColor="text1"/>
                    <w:sz w:val="24"/>
                    <w:szCs w:val="24"/>
                  </w:rPr>
                </w:rPrChange>
              </w:rPr>
              <w:pPrChange w:id="394" w:author="Prashant Chauhan [2]" w:date="2021-01-29T07:16:00Z">
                <w:pPr>
                  <w:framePr w:hSpace="180" w:wrap="around" w:vAnchor="text" w:hAnchor="margin" w:xAlign="right" w:y="475"/>
                  <w:overflowPunct/>
                  <w:autoSpaceDE/>
                  <w:autoSpaceDN/>
                  <w:adjustRightInd/>
                  <w:spacing w:before="0"/>
                  <w:ind w:left="0" w:right="0"/>
                  <w:textAlignment w:val="auto"/>
                </w:pPr>
              </w:pPrChange>
            </w:pPr>
            <w:ins w:id="395" w:author="Prashant Chauhan [2]" w:date="2021-01-29T07:16:00Z">
              <w:r w:rsidRPr="00575A43">
                <w:rPr>
                  <w:rFonts w:cs="Arial"/>
                  <w:b/>
                  <w:color w:val="000000"/>
                  <w:szCs w:val="22"/>
                  <w:rPrChange w:id="396" w:author="Prashant Chauhan [2]" w:date="2021-01-29T07:17:00Z">
                    <w:rPr>
                      <w:rFonts w:ascii="Calibri" w:hAnsi="Calibri" w:cs="Calibri"/>
                      <w:b/>
                      <w:bCs/>
                      <w:iCs/>
                      <w:color w:val="000000" w:themeColor="text1"/>
                      <w:sz w:val="22"/>
                      <w:szCs w:val="22"/>
                      <w:bdr w:val="none" w:sz="0" w:space="0" w:color="auto" w:frame="1"/>
                    </w:rPr>
                  </w:rPrChange>
                </w:rPr>
                <w:t>Server/Database</w:t>
              </w:r>
            </w:ins>
          </w:p>
        </w:tc>
        <w:tc>
          <w:tcPr>
            <w:tcW w:w="0" w:type="auto"/>
            <w:tcBorders>
              <w:top w:val="single" w:sz="8" w:space="0" w:color="auto"/>
              <w:left w:val="nil"/>
              <w:bottom w:val="single" w:sz="8" w:space="0" w:color="auto"/>
              <w:right w:val="single" w:sz="8" w:space="0" w:color="auto"/>
            </w:tcBorders>
            <w:shd w:val="clear" w:color="auto" w:fill="BDD6EE"/>
            <w:tcMar>
              <w:top w:w="0" w:type="dxa"/>
              <w:left w:w="108" w:type="dxa"/>
              <w:bottom w:w="0" w:type="dxa"/>
              <w:right w:w="108" w:type="dxa"/>
            </w:tcMar>
            <w:hideMark/>
          </w:tcPr>
          <w:p w14:paraId="051AC32C" w14:textId="77777777" w:rsidR="00575A43" w:rsidRPr="00575A43" w:rsidRDefault="00575A43" w:rsidP="00575A43">
            <w:pPr>
              <w:overflowPunct/>
              <w:autoSpaceDE/>
              <w:autoSpaceDN/>
              <w:adjustRightInd/>
              <w:spacing w:before="0" w:line="276" w:lineRule="auto"/>
              <w:ind w:left="0" w:right="0"/>
              <w:textAlignment w:val="auto"/>
              <w:rPr>
                <w:ins w:id="397" w:author="Prashant Chauhan [2]" w:date="2021-01-29T07:16:00Z"/>
                <w:rFonts w:cs="Arial"/>
                <w:b/>
                <w:color w:val="000000"/>
                <w:szCs w:val="22"/>
                <w:rPrChange w:id="398" w:author="Prashant Chauhan [2]" w:date="2021-01-29T07:17:00Z">
                  <w:rPr>
                    <w:ins w:id="399" w:author="Prashant Chauhan [2]" w:date="2021-01-29T07:16:00Z"/>
                    <w:rFonts w:ascii="Times New Roman" w:hAnsi="Times New Roman"/>
                    <w:color w:val="000000" w:themeColor="text1"/>
                    <w:sz w:val="24"/>
                    <w:szCs w:val="24"/>
                  </w:rPr>
                </w:rPrChange>
              </w:rPr>
              <w:pPrChange w:id="400" w:author="Prashant Chauhan [2]" w:date="2021-01-29T07:16:00Z">
                <w:pPr>
                  <w:framePr w:hSpace="180" w:wrap="around" w:vAnchor="text" w:hAnchor="margin" w:xAlign="right" w:y="475"/>
                  <w:overflowPunct/>
                  <w:autoSpaceDE/>
                  <w:autoSpaceDN/>
                  <w:adjustRightInd/>
                  <w:spacing w:before="0"/>
                  <w:ind w:left="0" w:right="0"/>
                  <w:textAlignment w:val="auto"/>
                </w:pPr>
              </w:pPrChange>
            </w:pPr>
            <w:ins w:id="401" w:author="Prashant Chauhan [2]" w:date="2021-01-29T07:16:00Z">
              <w:r w:rsidRPr="00575A43">
                <w:rPr>
                  <w:rFonts w:cs="Arial"/>
                  <w:b/>
                  <w:color w:val="000000"/>
                  <w:szCs w:val="22"/>
                  <w:rPrChange w:id="402" w:author="Prashant Chauhan [2]" w:date="2021-01-29T07:17:00Z">
                    <w:rPr>
                      <w:rFonts w:ascii="Calibri" w:hAnsi="Calibri" w:cs="Calibri"/>
                      <w:b/>
                      <w:bCs/>
                      <w:iCs/>
                      <w:color w:val="000000" w:themeColor="text1"/>
                      <w:sz w:val="22"/>
                      <w:szCs w:val="22"/>
                      <w:bdr w:val="none" w:sz="0" w:space="0" w:color="auto" w:frame="1"/>
                    </w:rPr>
                  </w:rPrChange>
                </w:rPr>
                <w:t>Frequency</w:t>
              </w:r>
            </w:ins>
          </w:p>
        </w:tc>
        <w:tc>
          <w:tcPr>
            <w:tcW w:w="0" w:type="auto"/>
            <w:tcBorders>
              <w:top w:val="single" w:sz="8" w:space="0" w:color="auto"/>
              <w:left w:val="nil"/>
              <w:bottom w:val="single" w:sz="8" w:space="0" w:color="auto"/>
              <w:right w:val="single" w:sz="8" w:space="0" w:color="auto"/>
            </w:tcBorders>
            <w:shd w:val="clear" w:color="auto" w:fill="BDD6EE"/>
            <w:tcMar>
              <w:top w:w="0" w:type="dxa"/>
              <w:left w:w="108" w:type="dxa"/>
              <w:bottom w:w="0" w:type="dxa"/>
              <w:right w:w="108" w:type="dxa"/>
            </w:tcMar>
            <w:hideMark/>
          </w:tcPr>
          <w:p w14:paraId="6EBE3244" w14:textId="77777777" w:rsidR="00575A43" w:rsidRPr="00575A43" w:rsidRDefault="00575A43" w:rsidP="00575A43">
            <w:pPr>
              <w:overflowPunct/>
              <w:autoSpaceDE/>
              <w:autoSpaceDN/>
              <w:adjustRightInd/>
              <w:spacing w:before="0" w:line="276" w:lineRule="auto"/>
              <w:ind w:left="0" w:right="0"/>
              <w:textAlignment w:val="auto"/>
              <w:rPr>
                <w:ins w:id="403" w:author="Prashant Chauhan [2]" w:date="2021-01-29T07:16:00Z"/>
                <w:rFonts w:cs="Arial"/>
                <w:b/>
                <w:color w:val="000000"/>
                <w:szCs w:val="22"/>
                <w:rPrChange w:id="404" w:author="Prashant Chauhan [2]" w:date="2021-01-29T07:17:00Z">
                  <w:rPr>
                    <w:ins w:id="405" w:author="Prashant Chauhan [2]" w:date="2021-01-29T07:16:00Z"/>
                    <w:rFonts w:ascii="Times New Roman" w:hAnsi="Times New Roman"/>
                    <w:color w:val="000000" w:themeColor="text1"/>
                    <w:sz w:val="24"/>
                    <w:szCs w:val="24"/>
                  </w:rPr>
                </w:rPrChange>
              </w:rPr>
              <w:pPrChange w:id="406" w:author="Prashant Chauhan [2]" w:date="2021-01-29T07:16:00Z">
                <w:pPr>
                  <w:framePr w:hSpace="180" w:wrap="around" w:vAnchor="text" w:hAnchor="margin" w:xAlign="right" w:y="475"/>
                  <w:overflowPunct/>
                  <w:autoSpaceDE/>
                  <w:autoSpaceDN/>
                  <w:adjustRightInd/>
                  <w:spacing w:before="0"/>
                  <w:ind w:left="0" w:right="0"/>
                  <w:textAlignment w:val="auto"/>
                </w:pPr>
              </w:pPrChange>
            </w:pPr>
            <w:ins w:id="407" w:author="Prashant Chauhan [2]" w:date="2021-01-29T07:16:00Z">
              <w:r w:rsidRPr="00575A43">
                <w:rPr>
                  <w:rFonts w:cs="Arial"/>
                  <w:b/>
                  <w:color w:val="000000"/>
                  <w:szCs w:val="22"/>
                  <w:rPrChange w:id="408" w:author="Prashant Chauhan [2]" w:date="2021-01-29T07:17:00Z">
                    <w:rPr>
                      <w:rFonts w:ascii="Calibri" w:hAnsi="Calibri" w:cs="Calibri"/>
                      <w:b/>
                      <w:bCs/>
                      <w:iCs/>
                      <w:color w:val="000000" w:themeColor="text1"/>
                      <w:sz w:val="22"/>
                      <w:szCs w:val="22"/>
                      <w:bdr w:val="none" w:sz="0" w:space="0" w:color="auto" w:frame="1"/>
                    </w:rPr>
                  </w:rPrChange>
                </w:rPr>
                <w:t>Schedule (MYT)</w:t>
              </w:r>
            </w:ins>
          </w:p>
        </w:tc>
        <w:tc>
          <w:tcPr>
            <w:tcW w:w="0" w:type="auto"/>
            <w:tcBorders>
              <w:top w:val="single" w:sz="8" w:space="0" w:color="auto"/>
              <w:left w:val="nil"/>
              <w:bottom w:val="single" w:sz="8" w:space="0" w:color="auto"/>
              <w:right w:val="single" w:sz="8" w:space="0" w:color="auto"/>
            </w:tcBorders>
            <w:shd w:val="clear" w:color="auto" w:fill="BDD6EE"/>
            <w:tcMar>
              <w:top w:w="0" w:type="dxa"/>
              <w:left w:w="108" w:type="dxa"/>
              <w:bottom w:w="0" w:type="dxa"/>
              <w:right w:w="108" w:type="dxa"/>
            </w:tcMar>
            <w:hideMark/>
          </w:tcPr>
          <w:p w14:paraId="119B5F41" w14:textId="77777777" w:rsidR="00575A43" w:rsidRPr="00575A43" w:rsidRDefault="00575A43" w:rsidP="00575A43">
            <w:pPr>
              <w:overflowPunct/>
              <w:autoSpaceDE/>
              <w:autoSpaceDN/>
              <w:adjustRightInd/>
              <w:spacing w:before="0" w:line="276" w:lineRule="auto"/>
              <w:ind w:left="0" w:right="0"/>
              <w:textAlignment w:val="auto"/>
              <w:rPr>
                <w:ins w:id="409" w:author="Prashant Chauhan [2]" w:date="2021-01-29T07:16:00Z"/>
                <w:rFonts w:cs="Arial"/>
                <w:b/>
                <w:color w:val="000000"/>
                <w:szCs w:val="22"/>
                <w:rPrChange w:id="410" w:author="Prashant Chauhan [2]" w:date="2021-01-29T07:17:00Z">
                  <w:rPr>
                    <w:ins w:id="411" w:author="Prashant Chauhan [2]" w:date="2021-01-29T07:16:00Z"/>
                    <w:rFonts w:ascii="Times New Roman" w:hAnsi="Times New Roman"/>
                    <w:color w:val="000000" w:themeColor="text1"/>
                    <w:sz w:val="24"/>
                    <w:szCs w:val="24"/>
                  </w:rPr>
                </w:rPrChange>
              </w:rPr>
              <w:pPrChange w:id="412" w:author="Prashant Chauhan [2]" w:date="2021-01-29T07:16:00Z">
                <w:pPr>
                  <w:framePr w:hSpace="180" w:wrap="around" w:vAnchor="text" w:hAnchor="margin" w:xAlign="right" w:y="475"/>
                  <w:overflowPunct/>
                  <w:autoSpaceDE/>
                  <w:autoSpaceDN/>
                  <w:adjustRightInd/>
                  <w:spacing w:before="0"/>
                  <w:ind w:left="0" w:right="0"/>
                  <w:textAlignment w:val="auto"/>
                </w:pPr>
              </w:pPrChange>
            </w:pPr>
            <w:ins w:id="413" w:author="Prashant Chauhan [2]" w:date="2021-01-29T07:16:00Z">
              <w:r w:rsidRPr="00575A43">
                <w:rPr>
                  <w:rFonts w:cs="Arial"/>
                  <w:b/>
                  <w:color w:val="000000"/>
                  <w:szCs w:val="22"/>
                  <w:rPrChange w:id="414" w:author="Prashant Chauhan [2]" w:date="2021-01-29T07:17:00Z">
                    <w:rPr>
                      <w:rFonts w:ascii="Calibri" w:hAnsi="Calibri" w:cs="Calibri"/>
                      <w:b/>
                      <w:bCs/>
                      <w:iCs/>
                      <w:color w:val="000000" w:themeColor="text1"/>
                      <w:sz w:val="22"/>
                      <w:szCs w:val="22"/>
                      <w:bdr w:val="none" w:sz="0" w:space="0" w:color="auto" w:frame="1"/>
                    </w:rPr>
                  </w:rPrChange>
                </w:rPr>
                <w:t>Remarks</w:t>
              </w:r>
            </w:ins>
          </w:p>
        </w:tc>
      </w:tr>
      <w:tr w:rsidR="00575A43" w:rsidRPr="00575A43" w14:paraId="637D34C4" w14:textId="77777777" w:rsidTr="00575A43">
        <w:trPr>
          <w:trHeight w:val="218"/>
          <w:ins w:id="415" w:author="Prashant Chauhan [2]" w:date="2021-01-29T07:16:00Z"/>
        </w:trPr>
        <w:tc>
          <w:tcPr>
            <w:tcW w:w="0" w:type="auto"/>
            <w:tcBorders>
              <w:top w:val="single" w:sz="8" w:space="0" w:color="auto"/>
              <w:left w:val="single" w:sz="8" w:space="0" w:color="auto"/>
              <w:bottom w:val="single" w:sz="8" w:space="0" w:color="auto"/>
              <w:right w:val="single" w:sz="8" w:space="0" w:color="auto"/>
            </w:tcBorders>
            <w:shd w:val="clear" w:color="auto" w:fill="BDD6EE"/>
            <w:tcMar>
              <w:top w:w="0" w:type="dxa"/>
              <w:left w:w="108" w:type="dxa"/>
              <w:bottom w:w="0" w:type="dxa"/>
              <w:right w:w="108" w:type="dxa"/>
            </w:tcMar>
            <w:hideMark/>
          </w:tcPr>
          <w:p w14:paraId="31FB128F" w14:textId="77777777" w:rsidR="00575A43" w:rsidRPr="00575A43" w:rsidRDefault="00575A43" w:rsidP="00575A43">
            <w:pPr>
              <w:overflowPunct/>
              <w:autoSpaceDE/>
              <w:autoSpaceDN/>
              <w:adjustRightInd/>
              <w:spacing w:before="0" w:line="276" w:lineRule="auto"/>
              <w:ind w:left="0" w:right="0"/>
              <w:textAlignment w:val="auto"/>
              <w:rPr>
                <w:ins w:id="416" w:author="Prashant Chauhan [2]" w:date="2021-01-29T07:16:00Z"/>
                <w:rFonts w:cs="Arial"/>
                <w:color w:val="000000"/>
                <w:szCs w:val="22"/>
              </w:rPr>
            </w:pPr>
            <w:ins w:id="417" w:author="Prashant Chauhan [2]" w:date="2021-01-29T07:16:00Z">
              <w:r w:rsidRPr="00575A43">
                <w:rPr>
                  <w:rFonts w:cs="Arial"/>
                  <w:color w:val="000000"/>
                  <w:szCs w:val="22"/>
                </w:rPr>
                <w:t>MASG-1SRASJAVAAPP1</w:t>
              </w:r>
            </w:ins>
          </w:p>
        </w:tc>
        <w:tc>
          <w:tcPr>
            <w:tcW w:w="0" w:type="auto"/>
            <w:tcBorders>
              <w:top w:val="single" w:sz="8" w:space="0" w:color="auto"/>
              <w:left w:val="nil"/>
              <w:bottom w:val="single" w:sz="8" w:space="0" w:color="auto"/>
              <w:right w:val="single" w:sz="8" w:space="0" w:color="auto"/>
            </w:tcBorders>
            <w:shd w:val="clear" w:color="auto" w:fill="BDD6EE"/>
            <w:tcMar>
              <w:top w:w="0" w:type="dxa"/>
              <w:left w:w="108" w:type="dxa"/>
              <w:bottom w:w="0" w:type="dxa"/>
              <w:right w:w="108" w:type="dxa"/>
            </w:tcMar>
            <w:hideMark/>
          </w:tcPr>
          <w:p w14:paraId="0803D7C9" w14:textId="77777777" w:rsidR="00575A43" w:rsidRPr="00575A43" w:rsidRDefault="00575A43" w:rsidP="00575A43">
            <w:pPr>
              <w:overflowPunct/>
              <w:autoSpaceDE/>
              <w:autoSpaceDN/>
              <w:adjustRightInd/>
              <w:spacing w:before="0" w:line="276" w:lineRule="auto"/>
              <w:ind w:left="0" w:right="0"/>
              <w:textAlignment w:val="auto"/>
              <w:rPr>
                <w:ins w:id="418" w:author="Prashant Chauhan [2]" w:date="2021-01-29T07:16:00Z"/>
                <w:rFonts w:cs="Arial"/>
                <w:color w:val="000000"/>
                <w:szCs w:val="22"/>
              </w:rPr>
            </w:pPr>
            <w:ins w:id="419" w:author="Prashant Chauhan [2]" w:date="2021-01-29T07:16:00Z">
              <w:r w:rsidRPr="00575A43">
                <w:rPr>
                  <w:rFonts w:cs="Arial"/>
                  <w:color w:val="000000"/>
                  <w:szCs w:val="22"/>
                </w:rPr>
                <w:t>Daily</w:t>
              </w:r>
            </w:ins>
          </w:p>
        </w:tc>
        <w:tc>
          <w:tcPr>
            <w:tcW w:w="0" w:type="auto"/>
            <w:tcBorders>
              <w:top w:val="single" w:sz="8" w:space="0" w:color="auto"/>
              <w:left w:val="nil"/>
              <w:bottom w:val="single" w:sz="8" w:space="0" w:color="auto"/>
              <w:right w:val="single" w:sz="8" w:space="0" w:color="auto"/>
            </w:tcBorders>
            <w:shd w:val="clear" w:color="auto" w:fill="BDD6EE"/>
            <w:tcMar>
              <w:top w:w="0" w:type="dxa"/>
              <w:left w:w="108" w:type="dxa"/>
              <w:bottom w:w="0" w:type="dxa"/>
              <w:right w:w="108" w:type="dxa"/>
            </w:tcMar>
            <w:hideMark/>
          </w:tcPr>
          <w:p w14:paraId="1679F9B6" w14:textId="77777777" w:rsidR="00575A43" w:rsidRPr="00575A43" w:rsidRDefault="00575A43" w:rsidP="00575A43">
            <w:pPr>
              <w:overflowPunct/>
              <w:autoSpaceDE/>
              <w:autoSpaceDN/>
              <w:adjustRightInd/>
              <w:spacing w:before="0" w:line="276" w:lineRule="auto"/>
              <w:ind w:left="0" w:right="0"/>
              <w:textAlignment w:val="auto"/>
              <w:rPr>
                <w:ins w:id="420" w:author="Prashant Chauhan [2]" w:date="2021-01-29T07:16:00Z"/>
                <w:rFonts w:cs="Arial"/>
                <w:color w:val="000000"/>
                <w:szCs w:val="22"/>
              </w:rPr>
            </w:pPr>
            <w:ins w:id="421" w:author="Prashant Chauhan [2]" w:date="2021-01-29T07:16:00Z">
              <w:r w:rsidRPr="00575A43">
                <w:rPr>
                  <w:rFonts w:cs="Arial"/>
                  <w:color w:val="000000"/>
                  <w:szCs w:val="22"/>
                </w:rPr>
                <w:t>1.00 AM MYT</w:t>
              </w:r>
            </w:ins>
          </w:p>
        </w:tc>
        <w:tc>
          <w:tcPr>
            <w:tcW w:w="0" w:type="auto"/>
            <w:tcBorders>
              <w:top w:val="single" w:sz="8" w:space="0" w:color="auto"/>
              <w:left w:val="nil"/>
              <w:bottom w:val="single" w:sz="8" w:space="0" w:color="auto"/>
              <w:right w:val="single" w:sz="8" w:space="0" w:color="auto"/>
            </w:tcBorders>
            <w:shd w:val="clear" w:color="auto" w:fill="BDD6EE"/>
            <w:tcMar>
              <w:top w:w="0" w:type="dxa"/>
              <w:left w:w="108" w:type="dxa"/>
              <w:bottom w:w="0" w:type="dxa"/>
              <w:right w:w="108" w:type="dxa"/>
            </w:tcMar>
            <w:hideMark/>
          </w:tcPr>
          <w:p w14:paraId="606D7DBA" w14:textId="77777777" w:rsidR="00575A43" w:rsidRPr="00575A43" w:rsidRDefault="00575A43" w:rsidP="00575A43">
            <w:pPr>
              <w:overflowPunct/>
              <w:autoSpaceDE/>
              <w:autoSpaceDN/>
              <w:adjustRightInd/>
              <w:spacing w:before="0" w:line="276" w:lineRule="auto"/>
              <w:ind w:left="0" w:right="0"/>
              <w:textAlignment w:val="auto"/>
              <w:rPr>
                <w:ins w:id="422" w:author="Prashant Chauhan [2]" w:date="2021-01-29T07:16:00Z"/>
                <w:rFonts w:cs="Arial"/>
                <w:color w:val="000000"/>
                <w:szCs w:val="22"/>
              </w:rPr>
            </w:pPr>
            <w:ins w:id="423" w:author="Prashant Chauhan [2]" w:date="2021-01-29T07:16:00Z">
              <w:r w:rsidRPr="00575A43">
                <w:rPr>
                  <w:rFonts w:cs="Arial"/>
                  <w:color w:val="000000"/>
                  <w:szCs w:val="22"/>
                </w:rPr>
                <w:t>Daily incremental backup is applicable only for</w:t>
              </w:r>
              <w:r w:rsidRPr="00575A43">
                <w:rPr>
                  <w:rFonts w:cs="Arial"/>
                  <w:color w:val="000000"/>
                  <w:szCs w:val="22"/>
                </w:rPr>
                <w:br/>
                <w:t>/ftpdata/CLRS/NCMS/</w:t>
              </w:r>
              <w:r w:rsidRPr="00575A43">
                <w:rPr>
                  <w:rFonts w:cs="Arial"/>
                  <w:color w:val="000000"/>
                  <w:szCs w:val="22"/>
                </w:rPr>
                <w:br/>
                <w:t>/ftpdata/CLRS/Pulsera/</w:t>
              </w:r>
            </w:ins>
          </w:p>
        </w:tc>
      </w:tr>
    </w:tbl>
    <w:p w14:paraId="61336199" w14:textId="70B37153" w:rsidR="003C6089" w:rsidRPr="00575A43" w:rsidRDefault="00575A43" w:rsidP="00575A43">
      <w:r>
        <w:br/>
      </w:r>
      <w:r>
        <w:br/>
      </w:r>
      <w:r>
        <w:br/>
      </w:r>
      <w:r>
        <w:lastRenderedPageBreak/>
        <w:br/>
      </w:r>
      <w:bookmarkStart w:id="424" w:name="_Toc523822073"/>
      <w:r w:rsidR="00F64E5F">
        <w:rPr>
          <w:rFonts w:cs="Arial"/>
          <w:caps/>
        </w:rPr>
        <w:t>4</w:t>
      </w:r>
      <w:r w:rsidR="00C43E09">
        <w:rPr>
          <w:rFonts w:cs="Arial"/>
          <w:caps/>
        </w:rPr>
        <w:t xml:space="preserve">.7.3. </w:t>
      </w:r>
      <w:bookmarkEnd w:id="382"/>
      <w:bookmarkEnd w:id="383"/>
      <w:bookmarkEnd w:id="384"/>
      <w:bookmarkEnd w:id="385"/>
      <w:r w:rsidR="00F64E5F" w:rsidRPr="008B6D61">
        <w:rPr>
          <w:rFonts w:cs="Arial"/>
          <w:caps/>
        </w:rPr>
        <w:t>S</w:t>
      </w:r>
      <w:r w:rsidR="00D53FEA" w:rsidRPr="008B6D61">
        <w:rPr>
          <w:rFonts w:cs="Arial"/>
          <w:caps/>
        </w:rPr>
        <w:t>ystem Startup and restart</w:t>
      </w:r>
      <w:bookmarkEnd w:id="386"/>
      <w:bookmarkEnd w:id="387"/>
      <w:bookmarkEnd w:id="424"/>
    </w:p>
    <w:p w14:paraId="4F58408F" w14:textId="752BF4B8" w:rsidR="001A4251" w:rsidRDefault="00407EB1" w:rsidP="007C7899">
      <w:pPr>
        <w:ind w:left="1152" w:firstLine="144"/>
      </w:pPr>
      <w:r w:rsidRPr="00786B51">
        <w:t>Following are the system startup and restart procedures</w:t>
      </w:r>
      <w:r w:rsidR="001A4251" w:rsidRPr="00786B51">
        <w:t>.</w:t>
      </w:r>
      <w:r w:rsidR="003B395E">
        <w:br/>
      </w:r>
    </w:p>
    <w:tbl>
      <w:tblPr>
        <w:tblW w:w="8982" w:type="dxa"/>
        <w:tblInd w:w="715" w:type="dxa"/>
        <w:tblLayout w:type="fixed"/>
        <w:tblCellMar>
          <w:left w:w="10" w:type="dxa"/>
          <w:right w:w="10" w:type="dxa"/>
        </w:tblCellMar>
        <w:tblLook w:val="0000" w:firstRow="0" w:lastRow="0" w:firstColumn="0" w:lastColumn="0" w:noHBand="0" w:noVBand="0"/>
      </w:tblPr>
      <w:tblGrid>
        <w:gridCol w:w="4590"/>
        <w:gridCol w:w="4392"/>
      </w:tblGrid>
      <w:tr w:rsidR="005C0671" w:rsidRPr="00F87181" w14:paraId="48A46E8F" w14:textId="77777777" w:rsidTr="003B395E">
        <w:tc>
          <w:tcPr>
            <w:tcW w:w="4590"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69DBE3E4" w14:textId="77777777" w:rsidR="005C0671" w:rsidRPr="00C04FD9" w:rsidRDefault="005C0671" w:rsidP="004E2F0D">
            <w:pPr>
              <w:pStyle w:val="Textbody"/>
              <w:ind w:left="0"/>
              <w:rPr>
                <w:b/>
                <w:color w:val="auto"/>
                <w:kern w:val="0"/>
                <w:sz w:val="20"/>
                <w:szCs w:val="20"/>
                <w:lang w:val="en-US" w:eastAsia="en-US"/>
              </w:rPr>
            </w:pPr>
            <w:r w:rsidRPr="00C04FD9">
              <w:rPr>
                <w:b/>
                <w:color w:val="auto"/>
                <w:kern w:val="0"/>
                <w:sz w:val="20"/>
                <w:szCs w:val="20"/>
                <w:lang w:val="en-US" w:eastAsia="en-US"/>
              </w:rPr>
              <w:t>Procedure</w:t>
            </w:r>
          </w:p>
        </w:tc>
        <w:tc>
          <w:tcPr>
            <w:tcW w:w="4392"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33C2863C" w14:textId="77777777" w:rsidR="005C0671" w:rsidRPr="00C04FD9" w:rsidRDefault="005C0671" w:rsidP="004E2F0D">
            <w:pPr>
              <w:pStyle w:val="Textbody"/>
              <w:ind w:left="0"/>
              <w:rPr>
                <w:b/>
                <w:color w:val="auto"/>
                <w:kern w:val="0"/>
                <w:sz w:val="20"/>
                <w:szCs w:val="20"/>
                <w:lang w:val="en-US" w:eastAsia="en-US"/>
              </w:rPr>
            </w:pPr>
            <w:r w:rsidRPr="00C04FD9">
              <w:rPr>
                <w:b/>
                <w:color w:val="auto"/>
                <w:kern w:val="0"/>
                <w:sz w:val="20"/>
                <w:szCs w:val="20"/>
                <w:lang w:val="en-US" w:eastAsia="en-US"/>
              </w:rPr>
              <w:t>Description</w:t>
            </w:r>
          </w:p>
        </w:tc>
      </w:tr>
      <w:tr w:rsidR="005C0671" w:rsidRPr="00F87181" w14:paraId="1B53B156" w14:textId="77777777" w:rsidTr="003B395E">
        <w:tc>
          <w:tcPr>
            <w:tcW w:w="45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73237B8" w14:textId="77777777" w:rsidR="005C0671" w:rsidRPr="005C0671" w:rsidRDefault="005C0671" w:rsidP="004E2F0D">
            <w:pPr>
              <w:pStyle w:val="Textbody"/>
              <w:ind w:left="0" w:right="0"/>
              <w:rPr>
                <w:color w:val="auto"/>
                <w:kern w:val="0"/>
                <w:sz w:val="20"/>
                <w:szCs w:val="20"/>
                <w:lang w:val="en-US" w:eastAsia="en-US"/>
              </w:rPr>
            </w:pPr>
            <w:r w:rsidRPr="005C0671">
              <w:rPr>
                <w:color w:val="auto"/>
                <w:kern w:val="0"/>
                <w:sz w:val="20"/>
                <w:szCs w:val="20"/>
                <w:lang w:val="en-US" w:eastAsia="en-US"/>
              </w:rPr>
              <w:t xml:space="preserve">Tomcat </w:t>
            </w:r>
            <w:r w:rsidRPr="005C0671">
              <w:rPr>
                <w:color w:val="auto"/>
                <w:kern w:val="0"/>
                <w:sz w:val="20"/>
                <w:szCs w:val="20"/>
                <w:lang w:val="en-US" w:eastAsia="en-US"/>
              </w:rPr>
              <w:sym w:font="Wingdings" w:char="F0E0"/>
            </w:r>
            <w:r w:rsidRPr="005C0671">
              <w:rPr>
                <w:color w:val="auto"/>
                <w:kern w:val="0"/>
                <w:sz w:val="20"/>
                <w:szCs w:val="20"/>
                <w:lang w:val="en-US" w:eastAsia="en-US"/>
              </w:rPr>
              <w:t xml:space="preserve"> Bin </w:t>
            </w:r>
            <w:r w:rsidRPr="005C0671">
              <w:rPr>
                <w:color w:val="auto"/>
                <w:kern w:val="0"/>
                <w:sz w:val="20"/>
                <w:szCs w:val="20"/>
                <w:lang w:val="en-US" w:eastAsia="en-US"/>
              </w:rPr>
              <w:sym w:font="Wingdings" w:char="F0E0"/>
            </w:r>
            <w:r w:rsidRPr="005C0671">
              <w:rPr>
                <w:color w:val="auto"/>
                <w:kern w:val="0"/>
                <w:sz w:val="20"/>
                <w:szCs w:val="20"/>
                <w:lang w:val="en-US" w:eastAsia="en-US"/>
              </w:rPr>
              <w:t xml:space="preserve"> startup.sh</w:t>
            </w:r>
          </w:p>
        </w:tc>
        <w:tc>
          <w:tcPr>
            <w:tcW w:w="439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C906A89" w14:textId="77777777" w:rsidR="005C0671" w:rsidRPr="005C0671" w:rsidRDefault="005C0671" w:rsidP="004E2F0D">
            <w:pPr>
              <w:pStyle w:val="Textbody"/>
              <w:ind w:left="0" w:right="-10"/>
              <w:rPr>
                <w:color w:val="auto"/>
                <w:kern w:val="0"/>
                <w:sz w:val="20"/>
                <w:szCs w:val="20"/>
                <w:lang w:val="en-US" w:eastAsia="en-US"/>
              </w:rPr>
            </w:pPr>
            <w:r w:rsidRPr="005C0671">
              <w:rPr>
                <w:color w:val="auto"/>
                <w:kern w:val="0"/>
                <w:sz w:val="20"/>
                <w:szCs w:val="20"/>
                <w:lang w:val="en-US" w:eastAsia="en-US"/>
              </w:rPr>
              <w:t>Execute startup.sh  to start Tomcat services in application server</w:t>
            </w:r>
          </w:p>
        </w:tc>
      </w:tr>
      <w:tr w:rsidR="005C0671" w:rsidRPr="00F87181" w14:paraId="2D3055BE" w14:textId="77777777" w:rsidTr="003B395E">
        <w:tc>
          <w:tcPr>
            <w:tcW w:w="45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4C6E01E" w14:textId="77777777" w:rsidR="005C0671" w:rsidRPr="005C0671" w:rsidRDefault="000513DB" w:rsidP="004E2F0D">
            <w:pPr>
              <w:pStyle w:val="Textbody"/>
              <w:ind w:left="0" w:right="0"/>
              <w:rPr>
                <w:color w:val="auto"/>
                <w:kern w:val="0"/>
                <w:sz w:val="20"/>
                <w:szCs w:val="20"/>
                <w:lang w:val="en-US" w:eastAsia="en-US"/>
              </w:rPr>
            </w:pPr>
            <w:r w:rsidRPr="005C0671">
              <w:rPr>
                <w:color w:val="auto"/>
                <w:kern w:val="0"/>
                <w:sz w:val="20"/>
                <w:szCs w:val="20"/>
                <w:lang w:val="en-US" w:eastAsia="en-US"/>
              </w:rPr>
              <w:t>Apache</w:t>
            </w:r>
            <w:r w:rsidR="005C0671" w:rsidRPr="005C0671">
              <w:rPr>
                <w:color w:val="auto"/>
                <w:kern w:val="0"/>
                <w:sz w:val="20"/>
                <w:szCs w:val="20"/>
                <w:lang w:val="en-US" w:eastAsia="en-US"/>
              </w:rPr>
              <w:t xml:space="preserve"> </w:t>
            </w:r>
            <w:r w:rsidR="005C0671" w:rsidRPr="005C0671">
              <w:rPr>
                <w:color w:val="auto"/>
                <w:kern w:val="0"/>
                <w:sz w:val="20"/>
                <w:szCs w:val="20"/>
                <w:lang w:val="en-US" w:eastAsia="en-US"/>
              </w:rPr>
              <w:sym w:font="Wingdings" w:char="F0E0"/>
            </w:r>
            <w:r w:rsidR="005C0671" w:rsidRPr="005C0671">
              <w:rPr>
                <w:color w:val="auto"/>
                <w:kern w:val="0"/>
                <w:sz w:val="20"/>
                <w:szCs w:val="20"/>
                <w:lang w:val="en-US" w:eastAsia="en-US"/>
              </w:rPr>
              <w:t xml:space="preserve"> Bin </w:t>
            </w:r>
            <w:r w:rsidR="005C0671" w:rsidRPr="005C0671">
              <w:rPr>
                <w:color w:val="auto"/>
                <w:kern w:val="0"/>
                <w:sz w:val="20"/>
                <w:szCs w:val="20"/>
                <w:lang w:val="en-US" w:eastAsia="en-US"/>
              </w:rPr>
              <w:sym w:font="Wingdings" w:char="F0E0"/>
            </w:r>
            <w:r w:rsidR="005C0671" w:rsidRPr="005C0671">
              <w:rPr>
                <w:color w:val="auto"/>
                <w:kern w:val="0"/>
                <w:sz w:val="20"/>
                <w:szCs w:val="20"/>
                <w:lang w:val="en-US" w:eastAsia="en-US"/>
              </w:rPr>
              <w:t xml:space="preserve"> apachectl start</w:t>
            </w:r>
          </w:p>
        </w:tc>
        <w:tc>
          <w:tcPr>
            <w:tcW w:w="439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C90E1BA" w14:textId="77777777" w:rsidR="005C0671" w:rsidRPr="005C0671" w:rsidRDefault="005C0671" w:rsidP="004E2F0D">
            <w:pPr>
              <w:pStyle w:val="Textbody"/>
              <w:ind w:left="0" w:right="-10"/>
              <w:rPr>
                <w:color w:val="auto"/>
                <w:kern w:val="0"/>
                <w:sz w:val="20"/>
                <w:szCs w:val="20"/>
                <w:lang w:val="en-US" w:eastAsia="en-US"/>
              </w:rPr>
            </w:pPr>
            <w:r w:rsidRPr="005C0671">
              <w:rPr>
                <w:color w:val="auto"/>
                <w:kern w:val="0"/>
                <w:sz w:val="20"/>
                <w:szCs w:val="20"/>
                <w:lang w:val="en-US" w:eastAsia="en-US"/>
              </w:rPr>
              <w:t>Execute apachectl to start Apache services in web server</w:t>
            </w:r>
          </w:p>
        </w:tc>
      </w:tr>
      <w:tr w:rsidR="00756768" w:rsidRPr="00F87181" w14:paraId="7B33FB3E" w14:textId="77777777" w:rsidTr="003B395E">
        <w:trPr>
          <w:trHeight w:val="620"/>
        </w:trPr>
        <w:tc>
          <w:tcPr>
            <w:tcW w:w="459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2562434" w14:textId="77777777" w:rsidR="00756768" w:rsidRPr="00DB0BA2" w:rsidRDefault="00756768" w:rsidP="004E2F0D">
            <w:pPr>
              <w:pStyle w:val="Textbody"/>
              <w:ind w:left="0" w:right="0"/>
              <w:rPr>
                <w:color w:val="auto"/>
                <w:kern w:val="0"/>
                <w:sz w:val="20"/>
                <w:szCs w:val="20"/>
                <w:lang w:val="en-US" w:eastAsia="en-US"/>
              </w:rPr>
            </w:pPr>
            <w:r w:rsidRPr="00DB0BA2">
              <w:rPr>
                <w:color w:val="auto"/>
                <w:kern w:val="0"/>
                <w:sz w:val="20"/>
                <w:szCs w:val="20"/>
                <w:lang w:val="en-US" w:eastAsia="en-US"/>
              </w:rPr>
              <w:t>/mysql/inst/mysql/bin/mysqld –defaults-file=my.cnf &amp;</w:t>
            </w:r>
          </w:p>
        </w:tc>
        <w:tc>
          <w:tcPr>
            <w:tcW w:w="439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DB7B1FD" w14:textId="77777777" w:rsidR="00756768" w:rsidRPr="00DB0BA2" w:rsidRDefault="00756768" w:rsidP="004E2F0D">
            <w:pPr>
              <w:pStyle w:val="Textbody"/>
              <w:ind w:left="0" w:right="-10"/>
              <w:rPr>
                <w:color w:val="auto"/>
                <w:kern w:val="0"/>
                <w:sz w:val="20"/>
                <w:szCs w:val="20"/>
                <w:lang w:val="en-US" w:eastAsia="en-US"/>
              </w:rPr>
            </w:pPr>
            <w:r w:rsidRPr="00DB0BA2">
              <w:rPr>
                <w:color w:val="auto"/>
                <w:kern w:val="0"/>
                <w:sz w:val="20"/>
                <w:szCs w:val="20"/>
                <w:lang w:val="en-US" w:eastAsia="en-US"/>
              </w:rPr>
              <w:t>To start MySQL as mysql user.</w:t>
            </w:r>
          </w:p>
        </w:tc>
      </w:tr>
    </w:tbl>
    <w:p w14:paraId="143A6C8B" w14:textId="3B47ED74" w:rsidR="00341DB8" w:rsidRDefault="0013114C" w:rsidP="009B340C">
      <w:pPr>
        <w:pStyle w:val="Caption"/>
        <w:spacing w:before="240" w:after="0"/>
        <w:ind w:left="3816" w:firstLine="144"/>
        <w:jc w:val="both"/>
        <w:rPr>
          <w:rFonts w:ascii="Book Antiqua" w:hAnsi="Book Antiqua"/>
          <w:b w:val="0"/>
          <w:i/>
        </w:rPr>
      </w:pPr>
      <w:r w:rsidRPr="006551CE">
        <w:rPr>
          <w:rFonts w:ascii="Book Antiqua" w:hAnsi="Book Antiqua"/>
          <w:b w:val="0"/>
          <w:i/>
        </w:rPr>
        <w:t xml:space="preserve">Table </w:t>
      </w:r>
      <w:r w:rsidR="000B615D" w:rsidRPr="006551CE">
        <w:rPr>
          <w:rFonts w:ascii="Book Antiqua" w:hAnsi="Book Antiqua"/>
          <w:b w:val="0"/>
          <w:i/>
        </w:rPr>
        <w:fldChar w:fldCharType="begin"/>
      </w:r>
      <w:r w:rsidR="000B615D" w:rsidRPr="006551CE">
        <w:rPr>
          <w:rFonts w:ascii="Book Antiqua" w:hAnsi="Book Antiqua"/>
          <w:b w:val="0"/>
          <w:i/>
        </w:rPr>
        <w:instrText xml:space="preserve"> SEQ Table \* ARABIC </w:instrText>
      </w:r>
      <w:r w:rsidR="000B615D" w:rsidRPr="006551CE">
        <w:rPr>
          <w:rFonts w:ascii="Book Antiqua" w:hAnsi="Book Antiqua"/>
          <w:b w:val="0"/>
          <w:i/>
        </w:rPr>
        <w:fldChar w:fldCharType="separate"/>
      </w:r>
      <w:r w:rsidR="00D37640" w:rsidRPr="006551CE">
        <w:rPr>
          <w:rFonts w:ascii="Book Antiqua" w:hAnsi="Book Antiqua"/>
          <w:b w:val="0"/>
          <w:i/>
        </w:rPr>
        <w:t>11</w:t>
      </w:r>
      <w:r w:rsidR="000B615D" w:rsidRPr="006551CE">
        <w:rPr>
          <w:rFonts w:ascii="Book Antiqua" w:hAnsi="Book Antiqua"/>
          <w:b w:val="0"/>
          <w:i/>
        </w:rPr>
        <w:fldChar w:fldCharType="end"/>
      </w:r>
      <w:r w:rsidRPr="006551CE">
        <w:rPr>
          <w:rFonts w:ascii="Book Antiqua" w:hAnsi="Book Antiqua"/>
          <w:b w:val="0"/>
          <w:i/>
        </w:rPr>
        <w:t xml:space="preserve"> </w:t>
      </w:r>
      <w:r w:rsidR="009B340C">
        <w:rPr>
          <w:rFonts w:ascii="Book Antiqua" w:hAnsi="Book Antiqua"/>
          <w:b w:val="0"/>
          <w:i/>
        </w:rPr>
        <w:t>–System startup and restart</w:t>
      </w:r>
    </w:p>
    <w:p w14:paraId="2187572F" w14:textId="77777777" w:rsidR="006551CE" w:rsidRDefault="006551CE" w:rsidP="006551CE"/>
    <w:p w14:paraId="05DAAACC" w14:textId="170A72A5" w:rsidR="00472C78" w:rsidRDefault="003219DD" w:rsidP="000F36DB">
      <w:pPr>
        <w:pStyle w:val="Heading3"/>
        <w:keepNext w:val="0"/>
        <w:tabs>
          <w:tab w:val="left" w:pos="1440"/>
        </w:tabs>
        <w:overflowPunct/>
        <w:autoSpaceDE/>
        <w:autoSpaceDN/>
        <w:adjustRightInd/>
        <w:spacing w:before="0"/>
        <w:ind w:left="360" w:right="0" w:firstLine="720"/>
        <w:jc w:val="left"/>
        <w:textAlignment w:val="auto"/>
        <w:rPr>
          <w:rFonts w:cs="Arial"/>
          <w:caps/>
          <w:sz w:val="20"/>
        </w:rPr>
      </w:pPr>
      <w:bookmarkStart w:id="425" w:name="_Toc449860844"/>
      <w:bookmarkStart w:id="426" w:name="_Toc449860938"/>
      <w:bookmarkStart w:id="427" w:name="_Toc523822074"/>
      <w:r>
        <w:rPr>
          <w:rFonts w:cs="Arial"/>
          <w:caps/>
          <w:sz w:val="20"/>
        </w:rPr>
        <w:t>4.7.4</w:t>
      </w:r>
      <w:r w:rsidRPr="007E23C5">
        <w:rPr>
          <w:rFonts w:cs="Arial"/>
          <w:caps/>
          <w:sz w:val="20"/>
        </w:rPr>
        <w:t xml:space="preserve">. </w:t>
      </w:r>
      <w:r w:rsidR="00F64E5F" w:rsidRPr="007E23C5">
        <w:rPr>
          <w:rFonts w:cs="Arial"/>
          <w:caps/>
          <w:sz w:val="20"/>
        </w:rPr>
        <w:t>S</w:t>
      </w:r>
      <w:r w:rsidR="009C5C3C" w:rsidRPr="007E23C5">
        <w:rPr>
          <w:rFonts w:cs="Arial"/>
          <w:caps/>
          <w:sz w:val="20"/>
        </w:rPr>
        <w:t>ystem Shutdown</w:t>
      </w:r>
      <w:bookmarkEnd w:id="425"/>
      <w:bookmarkEnd w:id="426"/>
      <w:bookmarkEnd w:id="427"/>
    </w:p>
    <w:p w14:paraId="06DCE4FC" w14:textId="77777777" w:rsidR="000F36DB" w:rsidRDefault="000F36DB" w:rsidP="000F36DB">
      <w:pPr>
        <w:pStyle w:val="Heading3"/>
        <w:keepNext w:val="0"/>
        <w:tabs>
          <w:tab w:val="left" w:pos="1440"/>
        </w:tabs>
        <w:overflowPunct/>
        <w:autoSpaceDE/>
        <w:autoSpaceDN/>
        <w:adjustRightInd/>
        <w:spacing w:before="0"/>
        <w:ind w:left="360" w:right="0" w:firstLine="720"/>
        <w:jc w:val="left"/>
        <w:textAlignment w:val="auto"/>
        <w:rPr>
          <w:rFonts w:cs="Arial"/>
          <w:caps/>
          <w:sz w:val="20"/>
        </w:rPr>
      </w:pPr>
    </w:p>
    <w:p w14:paraId="283CDFF2" w14:textId="2F4C23E9" w:rsidR="00472C78" w:rsidRDefault="007C7899" w:rsidP="000F36DB">
      <w:pPr>
        <w:spacing w:before="0"/>
        <w:ind w:left="1152" w:firstLine="144"/>
      </w:pPr>
      <w:r>
        <w:t xml:space="preserve"> </w:t>
      </w:r>
      <w:r w:rsidR="00407EB1">
        <w:t>Following are the system shutdown procedures.</w:t>
      </w:r>
    </w:p>
    <w:p w14:paraId="63493E22" w14:textId="77777777" w:rsidR="000F36DB" w:rsidRDefault="000F36DB" w:rsidP="000F36DB">
      <w:pPr>
        <w:spacing w:before="0"/>
        <w:ind w:left="1152" w:firstLine="144"/>
      </w:pPr>
    </w:p>
    <w:tbl>
      <w:tblPr>
        <w:tblpPr w:leftFromText="180" w:rightFromText="180" w:vertAnchor="text" w:horzAnchor="margin" w:tblpX="960" w:tblpY="55"/>
        <w:tblW w:w="9175" w:type="dxa"/>
        <w:tblLayout w:type="fixed"/>
        <w:tblCellMar>
          <w:left w:w="10" w:type="dxa"/>
          <w:right w:w="10" w:type="dxa"/>
        </w:tblCellMar>
        <w:tblLook w:val="0000" w:firstRow="0" w:lastRow="0" w:firstColumn="0" w:lastColumn="0" w:noHBand="0" w:noVBand="0"/>
      </w:tblPr>
      <w:tblGrid>
        <w:gridCol w:w="4055"/>
        <w:gridCol w:w="5120"/>
      </w:tblGrid>
      <w:tr w:rsidR="007C7899" w:rsidRPr="00F87181" w14:paraId="3555F0DD" w14:textId="77777777" w:rsidTr="00472C78">
        <w:tc>
          <w:tcPr>
            <w:tcW w:w="4055"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44C085E0" w14:textId="77777777" w:rsidR="007C7899" w:rsidRPr="007C7899" w:rsidRDefault="007C7899" w:rsidP="00472C78">
            <w:pPr>
              <w:ind w:left="1152" w:firstLine="144"/>
              <w:rPr>
                <w:b/>
              </w:rPr>
            </w:pPr>
            <w:r w:rsidRPr="007C7899">
              <w:rPr>
                <w:b/>
              </w:rPr>
              <w:t>Procedure</w:t>
            </w:r>
          </w:p>
        </w:tc>
        <w:tc>
          <w:tcPr>
            <w:tcW w:w="5120" w:type="dxa"/>
            <w:tcBorders>
              <w:top w:val="single" w:sz="4" w:space="0" w:color="00000A"/>
              <w:left w:val="single" w:sz="4" w:space="0" w:color="00000A"/>
              <w:bottom w:val="single" w:sz="4" w:space="0" w:color="00000A"/>
              <w:right w:val="single" w:sz="4" w:space="0" w:color="00000A"/>
            </w:tcBorders>
            <w:shd w:val="clear" w:color="auto" w:fill="8DB3E2" w:themeFill="text2" w:themeFillTint="66"/>
            <w:tcMar>
              <w:top w:w="0" w:type="dxa"/>
              <w:left w:w="108" w:type="dxa"/>
              <w:bottom w:w="0" w:type="dxa"/>
              <w:right w:w="108" w:type="dxa"/>
            </w:tcMar>
          </w:tcPr>
          <w:p w14:paraId="28DCAFED" w14:textId="77777777" w:rsidR="007C7899" w:rsidRPr="007C7899" w:rsidRDefault="007C7899" w:rsidP="00472C78">
            <w:pPr>
              <w:ind w:left="1152" w:firstLine="144"/>
              <w:rPr>
                <w:b/>
              </w:rPr>
            </w:pPr>
            <w:r w:rsidRPr="007C7899">
              <w:rPr>
                <w:b/>
              </w:rPr>
              <w:t>Description</w:t>
            </w:r>
          </w:p>
        </w:tc>
      </w:tr>
      <w:tr w:rsidR="007C7899" w:rsidRPr="00F87181" w14:paraId="579A2015" w14:textId="77777777" w:rsidTr="00472C78">
        <w:tc>
          <w:tcPr>
            <w:tcW w:w="40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D0618FD" w14:textId="77777777" w:rsidR="007C7899" w:rsidRPr="0039267A" w:rsidRDefault="007C7899" w:rsidP="00472C78">
            <w:pPr>
              <w:pStyle w:val="Textbody"/>
              <w:spacing w:before="0" w:line="276" w:lineRule="auto"/>
              <w:ind w:left="0" w:right="0"/>
              <w:rPr>
                <w:color w:val="auto"/>
                <w:kern w:val="0"/>
                <w:sz w:val="20"/>
                <w:szCs w:val="20"/>
                <w:lang w:val="en-US" w:eastAsia="en-US"/>
              </w:rPr>
            </w:pPr>
            <w:r w:rsidRPr="0039267A">
              <w:rPr>
                <w:color w:val="auto"/>
                <w:kern w:val="0"/>
                <w:sz w:val="20"/>
                <w:szCs w:val="20"/>
                <w:lang w:val="en-US" w:eastAsia="en-US"/>
              </w:rPr>
              <w:t xml:space="preserve">Tomcat </w:t>
            </w:r>
            <w:r w:rsidRPr="0039267A">
              <w:rPr>
                <w:color w:val="auto"/>
                <w:kern w:val="0"/>
                <w:sz w:val="20"/>
                <w:szCs w:val="20"/>
                <w:lang w:val="en-US" w:eastAsia="en-US"/>
              </w:rPr>
              <w:sym w:font="Wingdings" w:char="F0E0"/>
            </w:r>
            <w:r w:rsidRPr="0039267A">
              <w:rPr>
                <w:color w:val="auto"/>
                <w:kern w:val="0"/>
                <w:sz w:val="20"/>
                <w:szCs w:val="20"/>
                <w:lang w:val="en-US" w:eastAsia="en-US"/>
              </w:rPr>
              <w:t xml:space="preserve"> Bin </w:t>
            </w:r>
            <w:r w:rsidRPr="0039267A">
              <w:rPr>
                <w:color w:val="auto"/>
                <w:kern w:val="0"/>
                <w:sz w:val="20"/>
                <w:szCs w:val="20"/>
                <w:lang w:val="en-US" w:eastAsia="en-US"/>
              </w:rPr>
              <w:sym w:font="Wingdings" w:char="F0E0"/>
            </w:r>
            <w:r w:rsidRPr="0039267A">
              <w:rPr>
                <w:color w:val="auto"/>
                <w:kern w:val="0"/>
                <w:sz w:val="20"/>
                <w:szCs w:val="20"/>
                <w:lang w:val="en-US" w:eastAsia="en-US"/>
              </w:rPr>
              <w:t xml:space="preserve"> shutdown.sh</w:t>
            </w:r>
          </w:p>
        </w:tc>
        <w:tc>
          <w:tcPr>
            <w:tcW w:w="51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DF97F6C" w14:textId="77777777" w:rsidR="007C7899" w:rsidRPr="0039267A" w:rsidRDefault="007C7899" w:rsidP="00472C78">
            <w:pPr>
              <w:pStyle w:val="Textbody"/>
              <w:spacing w:before="0" w:line="276" w:lineRule="auto"/>
              <w:ind w:left="0" w:right="0"/>
              <w:rPr>
                <w:color w:val="auto"/>
                <w:kern w:val="0"/>
                <w:sz w:val="20"/>
                <w:szCs w:val="20"/>
                <w:lang w:val="en-US" w:eastAsia="en-US"/>
              </w:rPr>
            </w:pPr>
            <w:r w:rsidRPr="0039267A">
              <w:rPr>
                <w:color w:val="auto"/>
                <w:kern w:val="0"/>
                <w:sz w:val="20"/>
                <w:szCs w:val="20"/>
                <w:lang w:val="en-US" w:eastAsia="en-US"/>
              </w:rPr>
              <w:t>Execute shutdown.sh to bring down Tomcat services in application server</w:t>
            </w:r>
          </w:p>
        </w:tc>
      </w:tr>
      <w:tr w:rsidR="007C7899" w:rsidRPr="00F87181" w14:paraId="2695CF88" w14:textId="77777777" w:rsidTr="00472C78">
        <w:tc>
          <w:tcPr>
            <w:tcW w:w="40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ECDBB44" w14:textId="77777777" w:rsidR="007C7899" w:rsidRPr="0039267A" w:rsidRDefault="007C7899" w:rsidP="00472C78">
            <w:pPr>
              <w:pStyle w:val="Textbody"/>
              <w:spacing w:before="0" w:line="276" w:lineRule="auto"/>
              <w:ind w:left="0" w:right="0"/>
              <w:rPr>
                <w:color w:val="auto"/>
                <w:kern w:val="0"/>
                <w:sz w:val="20"/>
                <w:szCs w:val="20"/>
                <w:lang w:val="en-US" w:eastAsia="en-US"/>
              </w:rPr>
            </w:pPr>
            <w:r w:rsidRPr="0039267A">
              <w:rPr>
                <w:color w:val="auto"/>
                <w:kern w:val="0"/>
                <w:sz w:val="20"/>
                <w:szCs w:val="20"/>
                <w:lang w:val="en-US" w:eastAsia="en-US"/>
              </w:rPr>
              <w:t xml:space="preserve">Apache </w:t>
            </w:r>
            <w:r w:rsidRPr="0039267A">
              <w:rPr>
                <w:color w:val="auto"/>
                <w:kern w:val="0"/>
                <w:sz w:val="20"/>
                <w:szCs w:val="20"/>
                <w:lang w:val="en-US" w:eastAsia="en-US"/>
              </w:rPr>
              <w:sym w:font="Wingdings" w:char="F0E0"/>
            </w:r>
            <w:r w:rsidRPr="0039267A">
              <w:rPr>
                <w:color w:val="auto"/>
                <w:kern w:val="0"/>
                <w:sz w:val="20"/>
                <w:szCs w:val="20"/>
                <w:lang w:val="en-US" w:eastAsia="en-US"/>
              </w:rPr>
              <w:t xml:space="preserve"> Bin </w:t>
            </w:r>
            <w:r w:rsidRPr="0039267A">
              <w:rPr>
                <w:color w:val="auto"/>
                <w:kern w:val="0"/>
                <w:sz w:val="20"/>
                <w:szCs w:val="20"/>
                <w:lang w:val="en-US" w:eastAsia="en-US"/>
              </w:rPr>
              <w:sym w:font="Wingdings" w:char="F0E0"/>
            </w:r>
            <w:r w:rsidRPr="0039267A">
              <w:rPr>
                <w:color w:val="auto"/>
                <w:kern w:val="0"/>
                <w:sz w:val="20"/>
                <w:szCs w:val="20"/>
                <w:lang w:val="en-US" w:eastAsia="en-US"/>
              </w:rPr>
              <w:t xml:space="preserve"> apachectl stop</w:t>
            </w:r>
          </w:p>
        </w:tc>
        <w:tc>
          <w:tcPr>
            <w:tcW w:w="51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5960049" w14:textId="77777777" w:rsidR="007C7899" w:rsidRPr="0039267A" w:rsidRDefault="007C7899" w:rsidP="00472C78">
            <w:pPr>
              <w:pStyle w:val="Textbody"/>
              <w:spacing w:before="0" w:line="276" w:lineRule="auto"/>
              <w:ind w:left="0" w:right="0"/>
              <w:rPr>
                <w:color w:val="auto"/>
                <w:kern w:val="0"/>
                <w:sz w:val="20"/>
                <w:szCs w:val="20"/>
                <w:lang w:val="en-US" w:eastAsia="en-US"/>
              </w:rPr>
            </w:pPr>
            <w:r w:rsidRPr="0039267A">
              <w:rPr>
                <w:color w:val="auto"/>
                <w:kern w:val="0"/>
                <w:sz w:val="20"/>
                <w:szCs w:val="20"/>
                <w:lang w:val="en-US" w:eastAsia="en-US"/>
              </w:rPr>
              <w:t>Execute apachectl to stop Apache services in web server</w:t>
            </w:r>
          </w:p>
        </w:tc>
      </w:tr>
      <w:tr w:rsidR="007C7899" w14:paraId="1A97AD64" w14:textId="77777777" w:rsidTr="00472C78">
        <w:tc>
          <w:tcPr>
            <w:tcW w:w="40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C47542B" w14:textId="77777777" w:rsidR="007C7899" w:rsidRPr="00DB0BA2" w:rsidRDefault="007C7899" w:rsidP="00472C78">
            <w:pPr>
              <w:pStyle w:val="Textbody"/>
              <w:spacing w:before="0" w:line="276" w:lineRule="auto"/>
              <w:ind w:left="0" w:right="0"/>
              <w:rPr>
                <w:color w:val="auto"/>
                <w:kern w:val="0"/>
                <w:sz w:val="20"/>
                <w:szCs w:val="20"/>
                <w:lang w:val="en-US" w:eastAsia="en-US"/>
              </w:rPr>
            </w:pPr>
            <w:r w:rsidRPr="00DB0BA2">
              <w:rPr>
                <w:color w:val="auto"/>
                <w:kern w:val="0"/>
                <w:sz w:val="20"/>
                <w:szCs w:val="20"/>
                <w:lang w:val="en-US" w:eastAsia="en-US"/>
              </w:rPr>
              <w:t>mysqladmin –u  root –p</w:t>
            </w:r>
            <w:r>
              <w:rPr>
                <w:color w:val="auto"/>
                <w:kern w:val="0"/>
                <w:sz w:val="20"/>
                <w:szCs w:val="20"/>
                <w:lang w:val="en-US" w:eastAsia="en-US"/>
              </w:rPr>
              <w:t xml:space="preserve"> </w:t>
            </w:r>
            <w:r w:rsidRPr="00DB0BA2">
              <w:rPr>
                <w:color w:val="auto"/>
                <w:kern w:val="0"/>
                <w:sz w:val="20"/>
                <w:szCs w:val="20"/>
                <w:lang w:val="en-US" w:eastAsia="en-US"/>
              </w:rPr>
              <w:t>shutdown</w:t>
            </w:r>
          </w:p>
        </w:tc>
        <w:tc>
          <w:tcPr>
            <w:tcW w:w="51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774E591" w14:textId="77777777" w:rsidR="007C7899" w:rsidRPr="00DB0BA2" w:rsidRDefault="007C7899" w:rsidP="00472C78">
            <w:pPr>
              <w:pStyle w:val="Textbody"/>
              <w:spacing w:before="0" w:line="276" w:lineRule="auto"/>
              <w:ind w:left="0" w:right="0"/>
              <w:rPr>
                <w:color w:val="auto"/>
                <w:kern w:val="0"/>
                <w:sz w:val="20"/>
                <w:szCs w:val="20"/>
                <w:lang w:val="en-US" w:eastAsia="en-US"/>
              </w:rPr>
            </w:pPr>
            <w:r w:rsidRPr="00DB0BA2">
              <w:rPr>
                <w:color w:val="auto"/>
                <w:kern w:val="0"/>
                <w:sz w:val="20"/>
                <w:szCs w:val="20"/>
                <w:lang w:val="en-US" w:eastAsia="en-US"/>
              </w:rPr>
              <w:t>To stop MySQL as mysql user.</w:t>
            </w:r>
          </w:p>
        </w:tc>
      </w:tr>
    </w:tbl>
    <w:p w14:paraId="75766A56" w14:textId="24C92C25" w:rsidR="0013114C" w:rsidRPr="007C7899" w:rsidRDefault="0013114C" w:rsidP="007C7899"/>
    <w:p w14:paraId="55536512" w14:textId="77777777" w:rsidR="00AF4E0D" w:rsidRDefault="00AF4E0D" w:rsidP="007E169C">
      <w:pPr>
        <w:pStyle w:val="Caption"/>
      </w:pPr>
      <w:r>
        <w:t xml:space="preserve"> </w:t>
      </w:r>
    </w:p>
    <w:p w14:paraId="2BF8C85E" w14:textId="77777777" w:rsidR="00AF4E0D" w:rsidRDefault="00AF4E0D" w:rsidP="007E169C">
      <w:pPr>
        <w:pStyle w:val="Caption"/>
      </w:pPr>
    </w:p>
    <w:p w14:paraId="022B75D3" w14:textId="77777777" w:rsidR="00AF4E0D" w:rsidRDefault="00AF4E0D" w:rsidP="007E169C">
      <w:pPr>
        <w:pStyle w:val="Caption"/>
      </w:pPr>
    </w:p>
    <w:p w14:paraId="723CF982" w14:textId="77777777" w:rsidR="00472C78" w:rsidRDefault="00472C78" w:rsidP="00AF4E0D">
      <w:pPr>
        <w:pStyle w:val="Caption"/>
        <w:spacing w:after="0"/>
        <w:ind w:left="4896" w:firstLine="144"/>
        <w:jc w:val="both"/>
        <w:rPr>
          <w:rFonts w:ascii="Book Antiqua" w:hAnsi="Book Antiqua"/>
          <w:b w:val="0"/>
          <w:i/>
        </w:rPr>
      </w:pPr>
    </w:p>
    <w:p w14:paraId="74558728" w14:textId="516D476B" w:rsidR="00472C78" w:rsidRDefault="00AF4E0D" w:rsidP="009B340C">
      <w:pPr>
        <w:pStyle w:val="Caption"/>
        <w:spacing w:after="0"/>
        <w:ind w:left="4176" w:firstLine="144"/>
        <w:jc w:val="both"/>
        <w:rPr>
          <w:rFonts w:ascii="Book Antiqua" w:hAnsi="Book Antiqua"/>
          <w:b w:val="0"/>
          <w:i/>
        </w:rPr>
      </w:pPr>
      <w:r w:rsidRPr="006551CE">
        <w:rPr>
          <w:rFonts w:ascii="Book Antiqua" w:hAnsi="Book Antiqua"/>
          <w:b w:val="0"/>
          <w:i/>
        </w:rPr>
        <w:t xml:space="preserve">Table </w:t>
      </w:r>
      <w:r>
        <w:rPr>
          <w:rFonts w:ascii="Book Antiqua" w:hAnsi="Book Antiqua"/>
          <w:b w:val="0"/>
          <w:i/>
        </w:rPr>
        <w:t>12</w:t>
      </w:r>
      <w:r w:rsidR="009B340C">
        <w:rPr>
          <w:rFonts w:ascii="Book Antiqua" w:hAnsi="Book Antiqua"/>
          <w:b w:val="0"/>
          <w:i/>
        </w:rPr>
        <w:t>-System Shutdown</w:t>
      </w:r>
    </w:p>
    <w:p w14:paraId="66EEBD63" w14:textId="77777777" w:rsidR="000F36DB" w:rsidRPr="000F36DB" w:rsidRDefault="000F36DB" w:rsidP="000F36DB"/>
    <w:p w14:paraId="0D857FEC" w14:textId="784256CC" w:rsidR="001D1382" w:rsidRDefault="001D1382" w:rsidP="00472C78">
      <w:pPr>
        <w:pStyle w:val="BodyText"/>
        <w:spacing w:before="0"/>
        <w:ind w:left="1440"/>
        <w:rPr>
          <w:rFonts w:cs="Arial"/>
          <w:sz w:val="20"/>
        </w:rPr>
      </w:pPr>
      <w:r w:rsidRPr="007C7899">
        <w:rPr>
          <w:rFonts w:cs="Arial"/>
          <w:b/>
          <w:sz w:val="20"/>
        </w:rPr>
        <w:t>Note</w:t>
      </w:r>
      <w:r w:rsidRPr="001D1382">
        <w:rPr>
          <w:rFonts w:cs="Arial"/>
          <w:sz w:val="20"/>
        </w:rPr>
        <w:t xml:space="preserve">: Application services </w:t>
      </w:r>
      <w:r w:rsidR="00407EB1" w:rsidRPr="001D1382">
        <w:rPr>
          <w:rFonts w:cs="Arial"/>
          <w:sz w:val="20"/>
        </w:rPr>
        <w:t>ha</w:t>
      </w:r>
      <w:r w:rsidR="00407EB1">
        <w:rPr>
          <w:rFonts w:cs="Arial"/>
          <w:sz w:val="20"/>
        </w:rPr>
        <w:t>ve</w:t>
      </w:r>
      <w:r w:rsidR="00407EB1" w:rsidRPr="001D1382">
        <w:rPr>
          <w:rFonts w:cs="Arial"/>
          <w:sz w:val="20"/>
        </w:rPr>
        <w:t xml:space="preserve"> </w:t>
      </w:r>
      <w:r w:rsidRPr="001D1382">
        <w:rPr>
          <w:rFonts w:cs="Arial"/>
          <w:sz w:val="20"/>
        </w:rPr>
        <w:t xml:space="preserve">to be taken care by AMS team, also </w:t>
      </w:r>
      <w:r w:rsidR="00407EB1">
        <w:rPr>
          <w:rFonts w:cs="Arial"/>
          <w:sz w:val="20"/>
        </w:rPr>
        <w:t xml:space="preserve">any </w:t>
      </w:r>
      <w:r w:rsidRPr="001D1382">
        <w:rPr>
          <w:rFonts w:cs="Arial"/>
          <w:sz w:val="20"/>
        </w:rPr>
        <w:t>issue related to application related services has to be addressed by AMS team</w:t>
      </w:r>
      <w:r w:rsidR="00C04FD9">
        <w:rPr>
          <w:rFonts w:cs="Arial"/>
          <w:sz w:val="20"/>
        </w:rPr>
        <w:t>.</w:t>
      </w:r>
    </w:p>
    <w:p w14:paraId="4F05C93B" w14:textId="77777777" w:rsidR="00472C78" w:rsidRPr="001D1382" w:rsidRDefault="00472C78" w:rsidP="00472C78">
      <w:pPr>
        <w:pStyle w:val="BodyText"/>
        <w:spacing w:before="0"/>
        <w:ind w:left="1440"/>
        <w:rPr>
          <w:rFonts w:cs="Arial"/>
          <w:sz w:val="20"/>
        </w:rPr>
      </w:pPr>
    </w:p>
    <w:p w14:paraId="558946DE" w14:textId="77777777" w:rsidR="00F64E5F" w:rsidRDefault="003A52EE" w:rsidP="00472C78">
      <w:pPr>
        <w:pStyle w:val="Heading3"/>
        <w:keepNext w:val="0"/>
        <w:tabs>
          <w:tab w:val="left" w:pos="1440"/>
        </w:tabs>
        <w:overflowPunct/>
        <w:autoSpaceDE/>
        <w:autoSpaceDN/>
        <w:adjustRightInd/>
        <w:spacing w:before="0"/>
        <w:ind w:left="360" w:right="0" w:firstLine="720"/>
        <w:jc w:val="left"/>
        <w:textAlignment w:val="auto"/>
        <w:rPr>
          <w:rFonts w:cs="Arial"/>
          <w:caps/>
          <w:sz w:val="20"/>
        </w:rPr>
      </w:pPr>
      <w:bookmarkStart w:id="428" w:name="_Toc71962076"/>
      <w:bookmarkStart w:id="429" w:name="_Toc355103954"/>
      <w:bookmarkStart w:id="430" w:name="_Toc355105724"/>
      <w:bookmarkStart w:id="431" w:name="_Toc419094400"/>
      <w:bookmarkStart w:id="432" w:name="_Toc449860845"/>
      <w:bookmarkStart w:id="433" w:name="_Toc449860939"/>
      <w:bookmarkStart w:id="434" w:name="_Toc523822075"/>
      <w:r w:rsidRPr="007E23C5">
        <w:rPr>
          <w:rFonts w:cs="Arial"/>
          <w:caps/>
          <w:sz w:val="20"/>
        </w:rPr>
        <w:t>4.7.5</w:t>
      </w:r>
      <w:bookmarkEnd w:id="428"/>
      <w:bookmarkEnd w:id="429"/>
      <w:bookmarkEnd w:id="430"/>
      <w:bookmarkEnd w:id="431"/>
      <w:r w:rsidR="00D21673" w:rsidRPr="007E23C5">
        <w:rPr>
          <w:rFonts w:cs="Arial"/>
          <w:caps/>
          <w:sz w:val="20"/>
        </w:rPr>
        <w:t>. MONITORING</w:t>
      </w:r>
      <w:r w:rsidR="002E04B7" w:rsidRPr="007E23C5">
        <w:rPr>
          <w:rFonts w:cs="Arial"/>
          <w:caps/>
          <w:sz w:val="20"/>
        </w:rPr>
        <w:t xml:space="preserve"> Tools</w:t>
      </w:r>
      <w:bookmarkEnd w:id="432"/>
      <w:bookmarkEnd w:id="433"/>
      <w:bookmarkEnd w:id="434"/>
    </w:p>
    <w:p w14:paraId="2FA8CF82" w14:textId="77777777" w:rsidR="00472C78" w:rsidRPr="00035DFD" w:rsidRDefault="00472C78" w:rsidP="00472C78">
      <w:pPr>
        <w:pStyle w:val="Heading3"/>
        <w:keepNext w:val="0"/>
        <w:tabs>
          <w:tab w:val="left" w:pos="1440"/>
        </w:tabs>
        <w:overflowPunct/>
        <w:autoSpaceDE/>
        <w:autoSpaceDN/>
        <w:adjustRightInd/>
        <w:spacing w:before="0"/>
        <w:ind w:left="360" w:right="0" w:firstLine="720"/>
        <w:jc w:val="left"/>
        <w:textAlignment w:val="auto"/>
        <w:rPr>
          <w:rFonts w:cs="Arial"/>
          <w:caps/>
          <w:sz w:val="20"/>
        </w:rPr>
      </w:pPr>
    </w:p>
    <w:p w14:paraId="0E708D17" w14:textId="3210D45E" w:rsidR="00F87342" w:rsidRDefault="00C04FD9" w:rsidP="00472C78">
      <w:pPr>
        <w:pStyle w:val="BodyText"/>
        <w:spacing w:before="0"/>
        <w:ind w:left="936" w:firstLine="360"/>
        <w:rPr>
          <w:rFonts w:cs="Arial"/>
          <w:sz w:val="20"/>
        </w:rPr>
      </w:pPr>
      <w:bookmarkStart w:id="435" w:name="_Toc71962077"/>
      <w:bookmarkStart w:id="436" w:name="_Toc355103955"/>
      <w:bookmarkStart w:id="437" w:name="_Toc355105725"/>
      <w:bookmarkStart w:id="438" w:name="_Toc419094401"/>
      <w:r>
        <w:rPr>
          <w:rFonts w:cs="Arial"/>
          <w:sz w:val="20"/>
        </w:rPr>
        <w:t xml:space="preserve">CLRS </w:t>
      </w:r>
      <w:r w:rsidR="00F87342">
        <w:rPr>
          <w:rFonts w:cs="Arial"/>
          <w:sz w:val="20"/>
        </w:rPr>
        <w:t xml:space="preserve">servers </w:t>
      </w:r>
      <w:r w:rsidR="000513DB">
        <w:rPr>
          <w:rFonts w:cs="Arial"/>
          <w:sz w:val="20"/>
        </w:rPr>
        <w:t>and</w:t>
      </w:r>
      <w:r w:rsidR="00F87342">
        <w:rPr>
          <w:rFonts w:cs="Arial"/>
          <w:sz w:val="20"/>
        </w:rPr>
        <w:t xml:space="preserve"> </w:t>
      </w:r>
      <w:r w:rsidR="000513DB">
        <w:rPr>
          <w:rFonts w:cs="Arial"/>
          <w:sz w:val="20"/>
        </w:rPr>
        <w:t>p</w:t>
      </w:r>
      <w:r w:rsidR="00F87342">
        <w:rPr>
          <w:rFonts w:cs="Arial"/>
          <w:sz w:val="20"/>
        </w:rPr>
        <w:t>rocess</w:t>
      </w:r>
      <w:r w:rsidR="000513DB">
        <w:rPr>
          <w:rFonts w:cs="Arial"/>
          <w:sz w:val="20"/>
        </w:rPr>
        <w:t>es</w:t>
      </w:r>
      <w:r w:rsidR="00F87342">
        <w:rPr>
          <w:rFonts w:cs="Arial"/>
          <w:sz w:val="20"/>
        </w:rPr>
        <w:t xml:space="preserve"> are </w:t>
      </w:r>
      <w:r w:rsidR="000513DB">
        <w:rPr>
          <w:rFonts w:cs="Arial"/>
          <w:sz w:val="20"/>
        </w:rPr>
        <w:t>monitored by SCOM</w:t>
      </w:r>
      <w:r w:rsidR="00DB647F">
        <w:rPr>
          <w:rFonts w:cs="Arial"/>
          <w:sz w:val="20"/>
        </w:rPr>
        <w:t>.</w:t>
      </w:r>
    </w:p>
    <w:p w14:paraId="32DE060E" w14:textId="77777777" w:rsidR="00472C78" w:rsidRDefault="00472C78" w:rsidP="00472C78">
      <w:pPr>
        <w:pStyle w:val="BodyText"/>
        <w:spacing w:before="0"/>
        <w:ind w:left="936" w:firstLine="360"/>
        <w:rPr>
          <w:rFonts w:cs="Arial"/>
          <w:caps/>
          <w:sz w:val="20"/>
        </w:rPr>
      </w:pPr>
    </w:p>
    <w:p w14:paraId="0EE1680D" w14:textId="77777777" w:rsidR="00B662A1" w:rsidRDefault="00B662A1" w:rsidP="00472C78">
      <w:pPr>
        <w:pStyle w:val="Heading3"/>
        <w:keepNext w:val="0"/>
        <w:tabs>
          <w:tab w:val="left" w:pos="1440"/>
        </w:tabs>
        <w:overflowPunct/>
        <w:autoSpaceDE/>
        <w:autoSpaceDN/>
        <w:adjustRightInd/>
        <w:spacing w:before="0"/>
        <w:ind w:left="360" w:right="0" w:firstLine="720"/>
        <w:jc w:val="left"/>
        <w:textAlignment w:val="auto"/>
        <w:rPr>
          <w:rFonts w:cs="Arial"/>
          <w:caps/>
          <w:sz w:val="20"/>
        </w:rPr>
      </w:pPr>
      <w:bookmarkStart w:id="439" w:name="_Toc449860846"/>
      <w:bookmarkStart w:id="440" w:name="_Toc449860940"/>
      <w:bookmarkStart w:id="441" w:name="_Toc523822076"/>
      <w:r>
        <w:rPr>
          <w:rFonts w:cs="Arial"/>
          <w:caps/>
          <w:sz w:val="20"/>
        </w:rPr>
        <w:t xml:space="preserve">4.7.6. </w:t>
      </w:r>
      <w:bookmarkEnd w:id="435"/>
      <w:bookmarkEnd w:id="436"/>
      <w:bookmarkEnd w:id="437"/>
      <w:bookmarkEnd w:id="438"/>
      <w:r w:rsidR="00F64E5F">
        <w:rPr>
          <w:rFonts w:cs="Arial"/>
          <w:caps/>
          <w:sz w:val="20"/>
        </w:rPr>
        <w:t>S</w:t>
      </w:r>
      <w:r w:rsidR="00697ED4">
        <w:rPr>
          <w:rFonts w:cs="Arial"/>
          <w:caps/>
          <w:sz w:val="20"/>
        </w:rPr>
        <w:t>ource Code Version Control</w:t>
      </w:r>
      <w:bookmarkEnd w:id="439"/>
      <w:bookmarkEnd w:id="440"/>
      <w:bookmarkEnd w:id="441"/>
    </w:p>
    <w:p w14:paraId="7DCCBF90" w14:textId="77777777" w:rsidR="00472C78" w:rsidRPr="007E23C5" w:rsidRDefault="00472C78" w:rsidP="00472C78">
      <w:pPr>
        <w:pStyle w:val="Heading3"/>
        <w:keepNext w:val="0"/>
        <w:tabs>
          <w:tab w:val="left" w:pos="1440"/>
        </w:tabs>
        <w:overflowPunct/>
        <w:autoSpaceDE/>
        <w:autoSpaceDN/>
        <w:adjustRightInd/>
        <w:spacing w:before="0"/>
        <w:ind w:left="360" w:right="0" w:firstLine="720"/>
        <w:jc w:val="left"/>
        <w:textAlignment w:val="auto"/>
        <w:rPr>
          <w:rFonts w:cs="Arial"/>
          <w:caps/>
          <w:sz w:val="20"/>
        </w:rPr>
      </w:pPr>
    </w:p>
    <w:p w14:paraId="5D2E184A" w14:textId="5565B729" w:rsidR="00472C78" w:rsidRDefault="00AF4E0D" w:rsidP="00472C78">
      <w:pPr>
        <w:pStyle w:val="Textbody"/>
        <w:spacing w:before="0"/>
        <w:ind w:left="936" w:firstLine="360"/>
        <w:rPr>
          <w:rFonts w:cs="Arial"/>
          <w:color w:val="auto"/>
          <w:kern w:val="0"/>
          <w:sz w:val="20"/>
          <w:szCs w:val="20"/>
          <w:lang w:val="en-US" w:eastAsia="en-US"/>
        </w:rPr>
      </w:pPr>
      <w:r>
        <w:rPr>
          <w:rFonts w:cs="Arial"/>
          <w:color w:val="auto"/>
          <w:kern w:val="0"/>
          <w:sz w:val="20"/>
          <w:szCs w:val="20"/>
          <w:lang w:val="en-US" w:eastAsia="en-US"/>
        </w:rPr>
        <w:t xml:space="preserve">      </w:t>
      </w:r>
      <w:r w:rsidR="003C6089">
        <w:rPr>
          <w:rFonts w:cs="Arial"/>
          <w:color w:val="auto"/>
          <w:kern w:val="0"/>
          <w:sz w:val="20"/>
          <w:szCs w:val="20"/>
          <w:lang w:val="en-US" w:eastAsia="en-US"/>
        </w:rPr>
        <w:t>CLRS</w:t>
      </w:r>
      <w:r w:rsidR="001879BE" w:rsidRPr="001879BE">
        <w:rPr>
          <w:rFonts w:cs="Arial"/>
          <w:color w:val="auto"/>
          <w:kern w:val="0"/>
          <w:sz w:val="20"/>
          <w:szCs w:val="20"/>
          <w:lang w:val="en-US" w:eastAsia="en-US"/>
        </w:rPr>
        <w:t xml:space="preserve"> Binaries</w:t>
      </w:r>
      <w:r w:rsidR="00703DAC">
        <w:rPr>
          <w:rFonts w:cs="Arial"/>
          <w:color w:val="auto"/>
          <w:kern w:val="0"/>
          <w:sz w:val="20"/>
          <w:szCs w:val="20"/>
          <w:lang w:val="en-US" w:eastAsia="en-US"/>
        </w:rPr>
        <w:t xml:space="preserve"> are available as per </w:t>
      </w:r>
      <w:r w:rsidR="00407EB1">
        <w:rPr>
          <w:rFonts w:cs="Arial"/>
          <w:color w:val="auto"/>
          <w:kern w:val="0"/>
          <w:sz w:val="20"/>
          <w:szCs w:val="20"/>
          <w:lang w:val="en-US" w:eastAsia="en-US"/>
        </w:rPr>
        <w:t xml:space="preserve">the following </w:t>
      </w:r>
      <w:r w:rsidR="00703DAC">
        <w:rPr>
          <w:rFonts w:cs="Arial"/>
          <w:color w:val="auto"/>
          <w:kern w:val="0"/>
          <w:sz w:val="20"/>
          <w:szCs w:val="20"/>
          <w:lang w:val="en-US" w:eastAsia="en-US"/>
        </w:rPr>
        <w:t>table.</w:t>
      </w:r>
    </w:p>
    <w:p w14:paraId="3A307E3B" w14:textId="77777777" w:rsidR="00472C78" w:rsidRPr="00DB647F" w:rsidRDefault="00472C78" w:rsidP="00472C78">
      <w:pPr>
        <w:pStyle w:val="Textbody"/>
        <w:spacing w:before="0"/>
        <w:ind w:left="936" w:firstLine="360"/>
        <w:rPr>
          <w:rFonts w:cs="Arial"/>
          <w:color w:val="auto"/>
          <w:kern w:val="0"/>
          <w:sz w:val="20"/>
          <w:szCs w:val="20"/>
          <w:lang w:val="en-US" w:eastAsia="en-US"/>
        </w:rPr>
      </w:pPr>
    </w:p>
    <w:tbl>
      <w:tblPr>
        <w:tblW w:w="4611" w:type="pct"/>
        <w:tblInd w:w="967" w:type="dxa"/>
        <w:tblLayout w:type="fixed"/>
        <w:tblCellMar>
          <w:left w:w="10" w:type="dxa"/>
          <w:right w:w="10" w:type="dxa"/>
        </w:tblCellMar>
        <w:tblLook w:val="0000" w:firstRow="0" w:lastRow="0" w:firstColumn="0" w:lastColumn="0" w:noHBand="0" w:noVBand="0"/>
      </w:tblPr>
      <w:tblGrid>
        <w:gridCol w:w="1619"/>
        <w:gridCol w:w="7770"/>
      </w:tblGrid>
      <w:tr w:rsidR="001879BE" w:rsidRPr="001879BE" w14:paraId="788D51D6" w14:textId="77777777" w:rsidTr="00472C78">
        <w:tc>
          <w:tcPr>
            <w:tcW w:w="862" w:type="pct"/>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6DE406B3" w14:textId="77777777" w:rsidR="001879BE" w:rsidRPr="00F37EFB" w:rsidRDefault="001879BE" w:rsidP="004E2F0D">
            <w:pPr>
              <w:pStyle w:val="Textbody"/>
              <w:spacing w:before="60" w:after="60"/>
              <w:ind w:left="0"/>
              <w:rPr>
                <w:rFonts w:cs="Arial"/>
                <w:b/>
                <w:color w:val="auto"/>
                <w:kern w:val="0"/>
                <w:sz w:val="20"/>
                <w:szCs w:val="20"/>
                <w:lang w:val="en-US" w:eastAsia="en-US"/>
              </w:rPr>
            </w:pPr>
            <w:r w:rsidRPr="00F37EFB">
              <w:rPr>
                <w:rFonts w:cs="Arial"/>
                <w:b/>
                <w:color w:val="auto"/>
                <w:kern w:val="0"/>
                <w:sz w:val="20"/>
                <w:szCs w:val="20"/>
                <w:lang w:val="en-US" w:eastAsia="en-US"/>
              </w:rPr>
              <w:t>Binaries</w:t>
            </w:r>
          </w:p>
        </w:tc>
        <w:tc>
          <w:tcPr>
            <w:tcW w:w="4138" w:type="pct"/>
            <w:tcBorders>
              <w:top w:val="single" w:sz="4" w:space="0" w:color="000001"/>
              <w:left w:val="single" w:sz="4" w:space="0" w:color="000001"/>
              <w:bottom w:val="single" w:sz="4" w:space="0" w:color="000001"/>
              <w:right w:val="single" w:sz="4" w:space="0" w:color="000001"/>
            </w:tcBorders>
            <w:shd w:val="clear" w:color="auto" w:fill="8DB3E2" w:themeFill="text2" w:themeFillTint="66"/>
            <w:tcMar>
              <w:top w:w="0" w:type="dxa"/>
              <w:left w:w="108" w:type="dxa"/>
              <w:bottom w:w="0" w:type="dxa"/>
              <w:right w:w="108" w:type="dxa"/>
            </w:tcMar>
          </w:tcPr>
          <w:p w14:paraId="5FE1E7FA" w14:textId="77777777" w:rsidR="001879BE" w:rsidRPr="00F37EFB" w:rsidRDefault="001879BE" w:rsidP="004E2F0D">
            <w:pPr>
              <w:pStyle w:val="Textbody"/>
              <w:spacing w:before="60" w:after="60"/>
              <w:ind w:left="0"/>
              <w:rPr>
                <w:rFonts w:cs="Arial"/>
                <w:b/>
                <w:color w:val="auto"/>
                <w:kern w:val="0"/>
                <w:sz w:val="20"/>
                <w:szCs w:val="20"/>
                <w:lang w:val="en-US" w:eastAsia="en-US"/>
              </w:rPr>
            </w:pPr>
            <w:r w:rsidRPr="00F37EFB">
              <w:rPr>
                <w:rFonts w:cs="Arial"/>
                <w:b/>
                <w:color w:val="auto"/>
                <w:kern w:val="0"/>
                <w:sz w:val="20"/>
                <w:szCs w:val="20"/>
                <w:lang w:val="en-US" w:eastAsia="en-US"/>
              </w:rPr>
              <w:t>Description</w:t>
            </w:r>
          </w:p>
        </w:tc>
      </w:tr>
      <w:tr w:rsidR="001879BE" w:rsidRPr="001879BE" w14:paraId="7018E9A9" w14:textId="77777777" w:rsidTr="00472C78">
        <w:tc>
          <w:tcPr>
            <w:tcW w:w="862" w:type="pct"/>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60896DC9" w14:textId="77777777" w:rsidR="001879BE" w:rsidRPr="001879BE" w:rsidRDefault="0076145D" w:rsidP="004E2F0D">
            <w:pPr>
              <w:pStyle w:val="Textbody"/>
              <w:spacing w:before="60" w:after="60"/>
              <w:ind w:left="0" w:right="-62"/>
              <w:rPr>
                <w:rFonts w:cs="Arial"/>
                <w:color w:val="auto"/>
                <w:kern w:val="0"/>
                <w:sz w:val="20"/>
                <w:szCs w:val="20"/>
                <w:lang w:val="en-US" w:eastAsia="en-US"/>
              </w:rPr>
            </w:pPr>
            <w:r>
              <w:rPr>
                <w:rFonts w:cs="Arial"/>
                <w:color w:val="auto"/>
                <w:kern w:val="0"/>
                <w:sz w:val="20"/>
                <w:szCs w:val="20"/>
                <w:lang w:val="en-US" w:eastAsia="en-US"/>
              </w:rPr>
              <w:t>clrs</w:t>
            </w:r>
            <w:r w:rsidR="001879BE" w:rsidRPr="001879BE">
              <w:rPr>
                <w:rFonts w:cs="Arial"/>
                <w:color w:val="auto"/>
                <w:kern w:val="0"/>
                <w:sz w:val="20"/>
                <w:szCs w:val="20"/>
                <w:lang w:val="en-US" w:eastAsia="en-US"/>
              </w:rPr>
              <w:t>.war</w:t>
            </w:r>
          </w:p>
        </w:tc>
        <w:tc>
          <w:tcPr>
            <w:tcW w:w="4138" w:type="pct"/>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1345995B" w14:textId="77777777" w:rsidR="001879BE" w:rsidRPr="001879BE" w:rsidRDefault="00B03842" w:rsidP="004E2F0D">
            <w:pPr>
              <w:pStyle w:val="Textbody"/>
              <w:spacing w:before="60" w:after="60"/>
              <w:ind w:left="0"/>
              <w:rPr>
                <w:rFonts w:cs="Arial"/>
                <w:color w:val="auto"/>
                <w:kern w:val="0"/>
                <w:sz w:val="20"/>
                <w:szCs w:val="20"/>
                <w:lang w:val="en-US" w:eastAsia="en-US"/>
              </w:rPr>
            </w:pPr>
            <w:r w:rsidRPr="00B03842">
              <w:rPr>
                <w:rFonts w:cs="Arial"/>
                <w:color w:val="auto"/>
                <w:kern w:val="0"/>
                <w:sz w:val="20"/>
                <w:szCs w:val="20"/>
                <w:lang w:val="en-US" w:eastAsia="en-US"/>
              </w:rPr>
              <w:t>http://svn.mas.net/svn/SRAS/SRAS/CLRS</w:t>
            </w:r>
            <w:r>
              <w:rPr>
                <w:rFonts w:cs="Arial"/>
                <w:color w:val="auto"/>
                <w:kern w:val="0"/>
                <w:sz w:val="20"/>
                <w:szCs w:val="20"/>
                <w:lang w:val="en-US" w:eastAsia="en-US"/>
              </w:rPr>
              <w:t>/</w:t>
            </w:r>
            <w:r w:rsidR="00936C47">
              <w:t xml:space="preserve"> </w:t>
            </w:r>
            <w:r w:rsidR="00936C47">
              <w:rPr>
                <w:rFonts w:cs="Arial"/>
                <w:color w:val="auto"/>
                <w:kern w:val="0"/>
                <w:sz w:val="20"/>
                <w:szCs w:val="20"/>
                <w:lang w:val="en-US" w:eastAsia="en-US"/>
              </w:rPr>
              <w:t>03_Executables/</w:t>
            </w:r>
            <w:r w:rsidR="00936C47" w:rsidRPr="00936C47">
              <w:rPr>
                <w:rFonts w:cs="Arial"/>
                <w:color w:val="auto"/>
                <w:kern w:val="0"/>
                <w:sz w:val="20"/>
                <w:szCs w:val="20"/>
                <w:lang w:val="en-US" w:eastAsia="en-US"/>
              </w:rPr>
              <w:t>03_PROD</w:t>
            </w:r>
            <w:r w:rsidR="00936C47">
              <w:rPr>
                <w:rFonts w:cs="Arial"/>
                <w:color w:val="auto"/>
                <w:kern w:val="0"/>
                <w:sz w:val="20"/>
                <w:szCs w:val="20"/>
                <w:lang w:val="en-US" w:eastAsia="en-US"/>
              </w:rPr>
              <w:t>/</w:t>
            </w:r>
            <w:r w:rsidR="00936C47" w:rsidRPr="00936C47">
              <w:rPr>
                <w:rFonts w:cs="Arial"/>
                <w:color w:val="auto"/>
                <w:kern w:val="0"/>
                <w:sz w:val="20"/>
                <w:szCs w:val="20"/>
                <w:lang w:val="en-US" w:eastAsia="en-US"/>
              </w:rPr>
              <w:t>b1_CHG0011203</w:t>
            </w:r>
          </w:p>
        </w:tc>
      </w:tr>
      <w:tr w:rsidR="001879BE" w:rsidRPr="001879BE" w14:paraId="3A26E814" w14:textId="77777777" w:rsidTr="00472C78">
        <w:tc>
          <w:tcPr>
            <w:tcW w:w="862" w:type="pct"/>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06C8DBAE" w14:textId="77777777" w:rsidR="001879BE" w:rsidRPr="001879BE" w:rsidRDefault="007E23C5" w:rsidP="004E2F0D">
            <w:pPr>
              <w:pStyle w:val="Textbody"/>
              <w:spacing w:before="60" w:after="60"/>
              <w:ind w:left="0" w:right="-62"/>
              <w:rPr>
                <w:rFonts w:cs="Arial"/>
                <w:color w:val="auto"/>
                <w:kern w:val="0"/>
                <w:sz w:val="20"/>
                <w:szCs w:val="20"/>
                <w:lang w:val="en-US" w:eastAsia="en-US"/>
              </w:rPr>
            </w:pPr>
            <w:r>
              <w:rPr>
                <w:rFonts w:cs="Arial"/>
                <w:color w:val="auto"/>
                <w:kern w:val="0"/>
                <w:sz w:val="20"/>
                <w:szCs w:val="20"/>
                <w:lang w:val="en-US" w:eastAsia="en-US"/>
              </w:rPr>
              <w:t>Code Base</w:t>
            </w:r>
          </w:p>
        </w:tc>
        <w:tc>
          <w:tcPr>
            <w:tcW w:w="4138" w:type="pct"/>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62A0493F" w14:textId="77777777" w:rsidR="001879BE" w:rsidRPr="001879BE" w:rsidRDefault="00936C47" w:rsidP="00936C47">
            <w:pPr>
              <w:pStyle w:val="Textbody"/>
              <w:keepNext/>
              <w:spacing w:before="60" w:after="60"/>
              <w:ind w:left="0"/>
              <w:rPr>
                <w:rFonts w:cs="Arial"/>
                <w:color w:val="auto"/>
                <w:kern w:val="0"/>
                <w:sz w:val="20"/>
                <w:szCs w:val="20"/>
                <w:lang w:val="en-US" w:eastAsia="en-US"/>
              </w:rPr>
            </w:pPr>
            <w:r w:rsidRPr="00B03842">
              <w:rPr>
                <w:rFonts w:cs="Arial"/>
                <w:color w:val="auto"/>
                <w:kern w:val="0"/>
                <w:sz w:val="20"/>
                <w:szCs w:val="20"/>
                <w:lang w:val="en-US" w:eastAsia="en-US"/>
              </w:rPr>
              <w:t>http://svn.mas.net/svn/SRAS/SRAS/CLRS</w:t>
            </w:r>
            <w:r>
              <w:rPr>
                <w:rFonts w:cs="Arial"/>
                <w:color w:val="auto"/>
                <w:kern w:val="0"/>
                <w:sz w:val="20"/>
                <w:szCs w:val="20"/>
                <w:lang w:val="en-US" w:eastAsia="en-US"/>
              </w:rPr>
              <w:t>/</w:t>
            </w:r>
            <w:r>
              <w:t xml:space="preserve"> </w:t>
            </w:r>
            <w:r>
              <w:rPr>
                <w:rFonts w:cs="Arial"/>
                <w:color w:val="auto"/>
                <w:kern w:val="0"/>
                <w:sz w:val="20"/>
                <w:szCs w:val="20"/>
                <w:lang w:val="en-US" w:eastAsia="en-US"/>
              </w:rPr>
              <w:t>02_Source_Code/</w:t>
            </w:r>
            <w:r w:rsidRPr="00936C47">
              <w:rPr>
                <w:rFonts w:cs="Arial"/>
                <w:color w:val="auto"/>
                <w:kern w:val="0"/>
                <w:sz w:val="20"/>
                <w:szCs w:val="20"/>
                <w:lang w:val="en-US" w:eastAsia="en-US"/>
              </w:rPr>
              <w:t>01_Application</w:t>
            </w:r>
            <w:r>
              <w:rPr>
                <w:rFonts w:cs="Arial"/>
                <w:color w:val="auto"/>
                <w:kern w:val="0"/>
                <w:sz w:val="20"/>
                <w:szCs w:val="20"/>
                <w:lang w:val="en-US" w:eastAsia="en-US"/>
              </w:rPr>
              <w:t>/</w:t>
            </w:r>
            <w:r w:rsidRPr="00936C47">
              <w:rPr>
                <w:rFonts w:cs="Arial"/>
                <w:color w:val="auto"/>
                <w:kern w:val="0"/>
                <w:sz w:val="20"/>
                <w:szCs w:val="20"/>
                <w:lang w:val="en-US" w:eastAsia="en-US"/>
              </w:rPr>
              <w:t>branches</w:t>
            </w:r>
            <w:r>
              <w:rPr>
                <w:rFonts w:cs="Arial"/>
                <w:color w:val="auto"/>
                <w:kern w:val="0"/>
                <w:sz w:val="20"/>
                <w:szCs w:val="20"/>
                <w:lang w:val="en-US" w:eastAsia="en-US"/>
              </w:rPr>
              <w:t>/</w:t>
            </w:r>
            <w:r w:rsidRPr="00936C47">
              <w:rPr>
                <w:rFonts w:cs="Arial"/>
                <w:color w:val="auto"/>
                <w:kern w:val="0"/>
                <w:sz w:val="20"/>
                <w:szCs w:val="20"/>
                <w:lang w:val="en-US" w:eastAsia="en-US"/>
              </w:rPr>
              <w:t>Branch1</w:t>
            </w:r>
            <w:r>
              <w:rPr>
                <w:rFonts w:cs="Arial"/>
                <w:color w:val="auto"/>
                <w:kern w:val="0"/>
                <w:sz w:val="20"/>
                <w:szCs w:val="20"/>
                <w:lang w:val="en-US" w:eastAsia="en-US"/>
              </w:rPr>
              <w:t>/</w:t>
            </w:r>
          </w:p>
        </w:tc>
      </w:tr>
    </w:tbl>
    <w:p w14:paraId="5A83263F" w14:textId="638C57EA" w:rsidR="001420C1" w:rsidRPr="001420C1" w:rsidRDefault="00DB647F" w:rsidP="009B340C">
      <w:pPr>
        <w:pStyle w:val="Caption"/>
        <w:spacing w:before="240" w:after="0"/>
        <w:ind w:left="4176" w:firstLine="144"/>
        <w:jc w:val="both"/>
      </w:pPr>
      <w:bookmarkStart w:id="442" w:name="_Toc71962078"/>
      <w:bookmarkStart w:id="443" w:name="_Toc355103956"/>
      <w:bookmarkStart w:id="444" w:name="_Toc355105726"/>
      <w:bookmarkStart w:id="445" w:name="_Toc419094402"/>
      <w:bookmarkStart w:id="446" w:name="_Toc449860847"/>
      <w:bookmarkStart w:id="447" w:name="_Toc449860941"/>
      <w:r w:rsidRPr="00AF4E0D">
        <w:rPr>
          <w:rFonts w:ascii="Book Antiqua" w:hAnsi="Book Antiqua"/>
          <w:b w:val="0"/>
          <w:i/>
        </w:rPr>
        <w:t xml:space="preserve">Table </w:t>
      </w:r>
      <w:r w:rsidR="000B615D" w:rsidRPr="00AF4E0D">
        <w:rPr>
          <w:rFonts w:ascii="Book Antiqua" w:hAnsi="Book Antiqua"/>
          <w:b w:val="0"/>
          <w:i/>
        </w:rPr>
        <w:fldChar w:fldCharType="begin"/>
      </w:r>
      <w:r w:rsidR="000B615D" w:rsidRPr="00AF4E0D">
        <w:rPr>
          <w:rFonts w:ascii="Book Antiqua" w:hAnsi="Book Antiqua"/>
          <w:b w:val="0"/>
          <w:i/>
        </w:rPr>
        <w:instrText xml:space="preserve"> SEQ Table \* ARABIC </w:instrText>
      </w:r>
      <w:r w:rsidR="000B615D" w:rsidRPr="00AF4E0D">
        <w:rPr>
          <w:rFonts w:ascii="Book Antiqua" w:hAnsi="Book Antiqua"/>
          <w:b w:val="0"/>
          <w:i/>
        </w:rPr>
        <w:fldChar w:fldCharType="separate"/>
      </w:r>
      <w:r w:rsidR="00D37640" w:rsidRPr="00AF4E0D">
        <w:rPr>
          <w:rFonts w:ascii="Book Antiqua" w:hAnsi="Book Antiqua"/>
          <w:b w:val="0"/>
          <w:i/>
        </w:rPr>
        <w:t>13</w:t>
      </w:r>
      <w:r w:rsidR="000B615D" w:rsidRPr="00AF4E0D">
        <w:rPr>
          <w:rFonts w:ascii="Book Antiqua" w:hAnsi="Book Antiqua"/>
          <w:b w:val="0"/>
          <w:i/>
        </w:rPr>
        <w:fldChar w:fldCharType="end"/>
      </w:r>
      <w:r w:rsidR="009B340C">
        <w:rPr>
          <w:rFonts w:ascii="Book Antiqua" w:hAnsi="Book Antiqua"/>
          <w:b w:val="0"/>
          <w:i/>
        </w:rPr>
        <w:t>-Source code version control</w:t>
      </w:r>
    </w:p>
    <w:p w14:paraId="42D46661" w14:textId="190DD918" w:rsidR="00036F8E" w:rsidRPr="00DB647F" w:rsidRDefault="00B26786" w:rsidP="00AF4E0D">
      <w:pPr>
        <w:pStyle w:val="Heading3"/>
        <w:keepNext w:val="0"/>
        <w:tabs>
          <w:tab w:val="left" w:pos="1440"/>
        </w:tabs>
        <w:overflowPunct/>
        <w:autoSpaceDE/>
        <w:autoSpaceDN/>
        <w:adjustRightInd/>
        <w:spacing w:before="240"/>
        <w:ind w:left="360" w:right="0" w:firstLine="720"/>
        <w:jc w:val="left"/>
        <w:textAlignment w:val="auto"/>
        <w:rPr>
          <w:rFonts w:cs="Arial"/>
          <w:caps/>
          <w:sz w:val="20"/>
        </w:rPr>
      </w:pPr>
      <w:bookmarkStart w:id="448" w:name="_Toc523822077"/>
      <w:r w:rsidRPr="00DB647F">
        <w:rPr>
          <w:rFonts w:cs="Arial"/>
          <w:caps/>
          <w:sz w:val="20"/>
        </w:rPr>
        <w:t xml:space="preserve">4.7.7. </w:t>
      </w:r>
      <w:r w:rsidR="00F64E5F" w:rsidRPr="00DB647F">
        <w:rPr>
          <w:rFonts w:cs="Arial"/>
          <w:caps/>
          <w:sz w:val="20"/>
        </w:rPr>
        <w:t>P</w:t>
      </w:r>
      <w:r w:rsidR="00F275CF" w:rsidRPr="00DB647F">
        <w:rPr>
          <w:rFonts w:cs="Arial"/>
          <w:caps/>
          <w:sz w:val="20"/>
        </w:rPr>
        <w:t>reparation Of Production Environment</w:t>
      </w:r>
      <w:bookmarkEnd w:id="442"/>
      <w:bookmarkEnd w:id="443"/>
      <w:bookmarkEnd w:id="444"/>
      <w:bookmarkEnd w:id="445"/>
      <w:bookmarkEnd w:id="446"/>
      <w:bookmarkEnd w:id="447"/>
      <w:bookmarkEnd w:id="448"/>
    </w:p>
    <w:p w14:paraId="0320A3B6" w14:textId="1969FF97" w:rsidR="00AF4E0D" w:rsidRPr="00EA2C1A" w:rsidRDefault="001C267C" w:rsidP="003B395E">
      <w:pPr>
        <w:pStyle w:val="Textbody"/>
        <w:spacing w:before="60"/>
        <w:ind w:left="1080"/>
        <w:jc w:val="both"/>
        <w:rPr>
          <w:rFonts w:cs="Arial"/>
          <w:color w:val="auto"/>
          <w:kern w:val="0"/>
          <w:sz w:val="20"/>
          <w:szCs w:val="20"/>
          <w:lang w:val="en-US" w:eastAsia="en-US"/>
        </w:rPr>
      </w:pPr>
      <w:r w:rsidRPr="001C267C">
        <w:rPr>
          <w:rFonts w:cs="Arial"/>
          <w:color w:val="auto"/>
          <w:kern w:val="0"/>
          <w:sz w:val="20"/>
          <w:szCs w:val="20"/>
          <w:lang w:val="en-US" w:eastAsia="en-US"/>
        </w:rPr>
        <w:t>The application is a web-based application and hence a browser is required for accessing the application across devices.</w:t>
      </w:r>
      <w:bookmarkStart w:id="449" w:name="_Toc71962080"/>
      <w:bookmarkStart w:id="450" w:name="_Toc355103958"/>
      <w:bookmarkStart w:id="451" w:name="_Toc355105728"/>
      <w:bookmarkStart w:id="452" w:name="_Toc419094403"/>
    </w:p>
    <w:p w14:paraId="660931EF" w14:textId="5E84B69D" w:rsidR="000F2688" w:rsidRDefault="00B43EC8" w:rsidP="00AF4E0D">
      <w:pPr>
        <w:pStyle w:val="Heading4"/>
        <w:ind w:left="1440" w:firstLine="144"/>
        <w:rPr>
          <w:sz w:val="20"/>
        </w:rPr>
      </w:pPr>
      <w:bookmarkStart w:id="453" w:name="_Toc523822078"/>
      <w:r w:rsidRPr="0095088B">
        <w:rPr>
          <w:sz w:val="20"/>
        </w:rPr>
        <w:t>4.7.7.1. NETWORK DEFINITION</w:t>
      </w:r>
      <w:bookmarkStart w:id="454" w:name="_Toc71962081"/>
      <w:bookmarkStart w:id="455" w:name="_Toc355103959"/>
      <w:bookmarkStart w:id="456" w:name="_Toc355105729"/>
      <w:bookmarkEnd w:id="449"/>
      <w:bookmarkEnd w:id="450"/>
      <w:bookmarkEnd w:id="451"/>
      <w:bookmarkEnd w:id="452"/>
      <w:r>
        <w:rPr>
          <w:sz w:val="20"/>
        </w:rPr>
        <w:t>S</w:t>
      </w:r>
      <w:bookmarkEnd w:id="453"/>
    </w:p>
    <w:p w14:paraId="09CD9903" w14:textId="00A35B01" w:rsidR="0058313D" w:rsidRPr="000F2688" w:rsidRDefault="00F64E5F" w:rsidP="00AF4E0D">
      <w:pPr>
        <w:ind w:left="1584"/>
        <w:jc w:val="both"/>
      </w:pPr>
      <w:r w:rsidRPr="00E9174F">
        <w:t>All user PCs</w:t>
      </w:r>
      <w:r w:rsidR="000B6CCB">
        <w:t>/Laptops that</w:t>
      </w:r>
      <w:r w:rsidRPr="00E9174F">
        <w:t xml:space="preserve"> are connected to </w:t>
      </w:r>
      <w:r w:rsidR="000F2688">
        <w:t xml:space="preserve">MAB </w:t>
      </w:r>
      <w:r w:rsidRPr="00E9174F">
        <w:t>Local LAN</w:t>
      </w:r>
      <w:r w:rsidR="001C267C">
        <w:t xml:space="preserve">/WIFI </w:t>
      </w:r>
      <w:r w:rsidR="000B6CCB">
        <w:t>will</w:t>
      </w:r>
      <w:r w:rsidR="003C6089">
        <w:t xml:space="preserve"> be able to access the CLRS</w:t>
      </w:r>
      <w:r w:rsidRPr="00E9174F">
        <w:t xml:space="preserve"> Application.</w:t>
      </w:r>
    </w:p>
    <w:p w14:paraId="2F73ACE2" w14:textId="649FEB08" w:rsidR="00160EA8" w:rsidRPr="0095088B" w:rsidRDefault="00B43EC8" w:rsidP="00AF4E0D">
      <w:pPr>
        <w:pStyle w:val="Heading4"/>
        <w:ind w:left="1440" w:firstLine="144"/>
        <w:rPr>
          <w:sz w:val="20"/>
        </w:rPr>
      </w:pPr>
      <w:bookmarkStart w:id="457" w:name="_Toc419094404"/>
      <w:bookmarkStart w:id="458" w:name="_Toc523822079"/>
      <w:r w:rsidRPr="0095088B">
        <w:rPr>
          <w:sz w:val="20"/>
        </w:rPr>
        <w:t>4.7.7.2. DESKTOP CONFIGURATION</w:t>
      </w:r>
      <w:bookmarkEnd w:id="454"/>
      <w:bookmarkEnd w:id="455"/>
      <w:bookmarkEnd w:id="456"/>
      <w:bookmarkEnd w:id="457"/>
      <w:bookmarkEnd w:id="458"/>
    </w:p>
    <w:p w14:paraId="03BC14B3" w14:textId="0FB3D29C" w:rsidR="0004289C" w:rsidRPr="00C21CAA" w:rsidRDefault="00F64E5F" w:rsidP="00AF4E0D">
      <w:pPr>
        <w:ind w:left="1584"/>
        <w:jc w:val="both"/>
      </w:pPr>
      <w:r w:rsidRPr="00C21CAA">
        <w:t>Web Browser with Java enabled.</w:t>
      </w:r>
      <w:r w:rsidR="000F2688" w:rsidRPr="00C21CAA">
        <w:t xml:space="preserve"> Refer Sec 4.6.2 for software / hardware requirements.</w:t>
      </w:r>
    </w:p>
    <w:p w14:paraId="0677D143" w14:textId="7B890E14" w:rsidR="00472C78" w:rsidRDefault="0016573C" w:rsidP="00472C78">
      <w:pPr>
        <w:pStyle w:val="Heading3"/>
        <w:keepNext w:val="0"/>
        <w:tabs>
          <w:tab w:val="left" w:pos="1440"/>
        </w:tabs>
        <w:overflowPunct/>
        <w:autoSpaceDE/>
        <w:autoSpaceDN/>
        <w:adjustRightInd/>
        <w:spacing w:before="240"/>
        <w:ind w:left="360" w:right="0" w:firstLine="720"/>
        <w:jc w:val="left"/>
        <w:textAlignment w:val="auto"/>
        <w:rPr>
          <w:rFonts w:cs="Arial"/>
          <w:caps/>
          <w:sz w:val="20"/>
        </w:rPr>
      </w:pPr>
      <w:bookmarkStart w:id="459" w:name="_Toc416862029"/>
      <w:bookmarkStart w:id="460" w:name="_Toc355105732"/>
      <w:bookmarkStart w:id="461" w:name="_Toc355103962"/>
      <w:bookmarkStart w:id="462" w:name="_Toc71962084"/>
      <w:bookmarkStart w:id="463" w:name="_Toc449860848"/>
      <w:bookmarkStart w:id="464" w:name="_Toc449860942"/>
      <w:bookmarkStart w:id="465" w:name="_Toc523822080"/>
      <w:r>
        <w:rPr>
          <w:rFonts w:cs="Arial"/>
          <w:caps/>
          <w:sz w:val="20"/>
        </w:rPr>
        <w:lastRenderedPageBreak/>
        <w:t>4.7.8.</w:t>
      </w:r>
      <w:bookmarkEnd w:id="459"/>
      <w:bookmarkEnd w:id="460"/>
      <w:bookmarkEnd w:id="461"/>
      <w:bookmarkEnd w:id="462"/>
      <w:r w:rsidR="007035CE">
        <w:rPr>
          <w:rFonts w:cs="Arial"/>
          <w:caps/>
          <w:sz w:val="20"/>
        </w:rPr>
        <w:t xml:space="preserve"> </w:t>
      </w:r>
      <w:r w:rsidR="00F64E5F">
        <w:rPr>
          <w:rFonts w:cs="Arial"/>
          <w:caps/>
          <w:sz w:val="20"/>
        </w:rPr>
        <w:t>B</w:t>
      </w:r>
      <w:r w:rsidR="00ED01DC">
        <w:rPr>
          <w:rFonts w:cs="Arial"/>
          <w:caps/>
          <w:sz w:val="20"/>
        </w:rPr>
        <w:t>aseline Performance Information</w:t>
      </w:r>
      <w:bookmarkEnd w:id="463"/>
      <w:bookmarkEnd w:id="464"/>
      <w:bookmarkEnd w:id="465"/>
    </w:p>
    <w:p w14:paraId="4DB25DCB" w14:textId="77777777" w:rsidR="00472C78" w:rsidRDefault="00472C78" w:rsidP="00472C78">
      <w:pPr>
        <w:pStyle w:val="Heading3"/>
        <w:keepNext w:val="0"/>
        <w:tabs>
          <w:tab w:val="left" w:pos="1440"/>
        </w:tabs>
        <w:overflowPunct/>
        <w:autoSpaceDE/>
        <w:autoSpaceDN/>
        <w:adjustRightInd/>
        <w:spacing w:before="0"/>
        <w:ind w:left="360" w:right="0" w:firstLine="720"/>
        <w:jc w:val="left"/>
        <w:textAlignment w:val="auto"/>
        <w:rPr>
          <w:rFonts w:cs="Arial"/>
          <w:caps/>
          <w:sz w:val="20"/>
        </w:rPr>
      </w:pPr>
    </w:p>
    <w:p w14:paraId="3DA3BE13" w14:textId="5ACA8BFA" w:rsidR="00472C78" w:rsidRDefault="00A0292C" w:rsidP="003B395E">
      <w:pPr>
        <w:spacing w:before="0"/>
        <w:ind w:left="1080" w:firstLine="360"/>
      </w:pPr>
      <w:r>
        <w:t>Following is the baseline performance information</w:t>
      </w:r>
      <w:r w:rsidR="00472C78">
        <w:t>.</w:t>
      </w:r>
    </w:p>
    <w:p w14:paraId="249E16CE" w14:textId="77777777" w:rsidR="00472C78" w:rsidRDefault="00472C78" w:rsidP="00472C78">
      <w:pPr>
        <w:spacing w:before="0"/>
        <w:ind w:left="1080" w:firstLine="216"/>
      </w:pPr>
    </w:p>
    <w:tbl>
      <w:tblPr>
        <w:tblW w:w="8370" w:type="dxa"/>
        <w:tblInd w:w="1009" w:type="dxa"/>
        <w:tblLayout w:type="fixed"/>
        <w:tblCellMar>
          <w:left w:w="10" w:type="dxa"/>
          <w:right w:w="10" w:type="dxa"/>
        </w:tblCellMar>
        <w:tblLook w:val="0000" w:firstRow="0" w:lastRow="0" w:firstColumn="0" w:lastColumn="0" w:noHBand="0" w:noVBand="0"/>
      </w:tblPr>
      <w:tblGrid>
        <w:gridCol w:w="2970"/>
        <w:gridCol w:w="5400"/>
      </w:tblGrid>
      <w:tr w:rsidR="001C267C" w:rsidRPr="00F87181" w14:paraId="18F80B23" w14:textId="77777777" w:rsidTr="003B395E">
        <w:tc>
          <w:tcPr>
            <w:tcW w:w="2970" w:type="dxa"/>
            <w:tcBorders>
              <w:top w:val="single" w:sz="4" w:space="0" w:color="000001"/>
              <w:left w:val="single" w:sz="4" w:space="0" w:color="000001"/>
              <w:bottom w:val="single" w:sz="4" w:space="0" w:color="000001"/>
            </w:tcBorders>
            <w:shd w:val="clear" w:color="auto" w:fill="8DB3E2" w:themeFill="text2" w:themeFillTint="66"/>
            <w:tcMar>
              <w:top w:w="0" w:type="dxa"/>
              <w:left w:w="108" w:type="dxa"/>
              <w:bottom w:w="0" w:type="dxa"/>
              <w:right w:w="108" w:type="dxa"/>
            </w:tcMar>
          </w:tcPr>
          <w:p w14:paraId="2DC2E2C1" w14:textId="77777777" w:rsidR="001C267C" w:rsidRPr="00F37EFB" w:rsidRDefault="001C267C" w:rsidP="004E2F0D">
            <w:pPr>
              <w:pStyle w:val="Textbody"/>
              <w:spacing w:before="60" w:after="60"/>
              <w:ind w:left="0"/>
              <w:rPr>
                <w:b/>
                <w:iCs/>
                <w:color w:val="auto"/>
                <w:kern w:val="0"/>
                <w:sz w:val="20"/>
                <w:szCs w:val="20"/>
                <w:lang w:val="en-US" w:eastAsia="en-US"/>
              </w:rPr>
            </w:pPr>
            <w:r w:rsidRPr="00F37EFB">
              <w:rPr>
                <w:b/>
                <w:iCs/>
                <w:color w:val="auto"/>
                <w:kern w:val="0"/>
                <w:sz w:val="20"/>
                <w:szCs w:val="20"/>
                <w:lang w:val="en-US" w:eastAsia="en-US"/>
              </w:rPr>
              <w:t>Activity</w:t>
            </w:r>
          </w:p>
        </w:tc>
        <w:tc>
          <w:tcPr>
            <w:tcW w:w="5400" w:type="dxa"/>
            <w:tcBorders>
              <w:top w:val="single" w:sz="4" w:space="0" w:color="000001"/>
              <w:left w:val="single" w:sz="4" w:space="0" w:color="000001"/>
              <w:bottom w:val="single" w:sz="4" w:space="0" w:color="000001"/>
              <w:right w:val="single" w:sz="4" w:space="0" w:color="000001"/>
            </w:tcBorders>
            <w:shd w:val="clear" w:color="auto" w:fill="8DB3E2" w:themeFill="text2" w:themeFillTint="66"/>
            <w:tcMar>
              <w:top w:w="0" w:type="dxa"/>
              <w:left w:w="108" w:type="dxa"/>
              <w:bottom w:w="0" w:type="dxa"/>
              <w:right w:w="108" w:type="dxa"/>
            </w:tcMar>
          </w:tcPr>
          <w:p w14:paraId="2881DC95" w14:textId="77777777" w:rsidR="001C267C" w:rsidRPr="00F37EFB" w:rsidRDefault="001C267C" w:rsidP="004E2F0D">
            <w:pPr>
              <w:pStyle w:val="Textbody"/>
              <w:spacing w:before="60" w:after="60"/>
              <w:ind w:left="0"/>
              <w:rPr>
                <w:b/>
                <w:iCs/>
                <w:color w:val="auto"/>
                <w:kern w:val="0"/>
                <w:sz w:val="20"/>
                <w:szCs w:val="20"/>
                <w:lang w:val="en-US" w:eastAsia="en-US"/>
              </w:rPr>
            </w:pPr>
            <w:r w:rsidRPr="00F37EFB">
              <w:rPr>
                <w:b/>
                <w:iCs/>
                <w:color w:val="auto"/>
                <w:kern w:val="0"/>
                <w:sz w:val="20"/>
                <w:szCs w:val="20"/>
                <w:lang w:val="en-US" w:eastAsia="en-US"/>
              </w:rPr>
              <w:t>Expected Response Time</w:t>
            </w:r>
          </w:p>
        </w:tc>
      </w:tr>
      <w:tr w:rsidR="001C267C" w:rsidRPr="00F87181" w14:paraId="21B17560" w14:textId="77777777" w:rsidTr="003B395E">
        <w:tc>
          <w:tcPr>
            <w:tcW w:w="297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7ECFEA5E" w14:textId="77777777" w:rsidR="001C267C" w:rsidRPr="001C267C" w:rsidRDefault="001C267C" w:rsidP="004E2F0D">
            <w:pPr>
              <w:pStyle w:val="Textbody"/>
              <w:spacing w:before="60" w:after="60"/>
              <w:ind w:left="0" w:right="0"/>
              <w:rPr>
                <w:iCs/>
                <w:color w:val="auto"/>
                <w:kern w:val="0"/>
                <w:sz w:val="20"/>
                <w:szCs w:val="20"/>
                <w:lang w:val="en-US" w:eastAsia="en-US"/>
              </w:rPr>
            </w:pPr>
            <w:r w:rsidRPr="001C267C">
              <w:rPr>
                <w:iCs/>
                <w:color w:val="auto"/>
                <w:kern w:val="0"/>
                <w:sz w:val="20"/>
                <w:szCs w:val="20"/>
                <w:lang w:val="en-US" w:eastAsia="en-US"/>
              </w:rPr>
              <w:t>Loading each module</w:t>
            </w:r>
          </w:p>
        </w:tc>
        <w:tc>
          <w:tcPr>
            <w:tcW w:w="54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095F223F" w14:textId="1E305F2D" w:rsidR="001C267C" w:rsidRPr="001C267C" w:rsidRDefault="003B395E" w:rsidP="004E2F0D">
            <w:pPr>
              <w:pStyle w:val="Textbody"/>
              <w:spacing w:before="60" w:after="60"/>
              <w:ind w:left="0"/>
              <w:rPr>
                <w:iCs/>
                <w:color w:val="auto"/>
                <w:kern w:val="0"/>
                <w:sz w:val="20"/>
                <w:szCs w:val="20"/>
                <w:lang w:val="en-US" w:eastAsia="en-US"/>
              </w:rPr>
            </w:pPr>
            <w:r>
              <w:rPr>
                <w:iCs/>
                <w:color w:val="auto"/>
                <w:kern w:val="0"/>
                <w:sz w:val="20"/>
                <w:szCs w:val="20"/>
                <w:lang w:val="en-US" w:eastAsia="en-US"/>
              </w:rPr>
              <w:t>&lt; 5</w:t>
            </w:r>
            <w:r w:rsidR="001C267C" w:rsidRPr="001C267C">
              <w:rPr>
                <w:iCs/>
                <w:color w:val="auto"/>
                <w:kern w:val="0"/>
                <w:sz w:val="20"/>
                <w:szCs w:val="20"/>
                <w:lang w:val="en-US" w:eastAsia="en-US"/>
              </w:rPr>
              <w:t xml:space="preserve"> seconds</w:t>
            </w:r>
          </w:p>
        </w:tc>
      </w:tr>
      <w:tr w:rsidR="001C267C" w:rsidRPr="00F87181" w14:paraId="203EC316" w14:textId="77777777" w:rsidTr="003B395E">
        <w:trPr>
          <w:trHeight w:val="413"/>
        </w:trPr>
        <w:tc>
          <w:tcPr>
            <w:tcW w:w="297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14:paraId="2FF096FA" w14:textId="77777777" w:rsidR="001C267C" w:rsidRPr="001C267C" w:rsidRDefault="003C6089" w:rsidP="004E2F0D">
            <w:pPr>
              <w:pStyle w:val="Textbody"/>
              <w:spacing w:before="60" w:after="60"/>
              <w:ind w:left="0" w:right="0"/>
              <w:rPr>
                <w:iCs/>
                <w:color w:val="auto"/>
                <w:kern w:val="0"/>
                <w:sz w:val="20"/>
                <w:szCs w:val="20"/>
                <w:lang w:val="en-US" w:eastAsia="en-US"/>
              </w:rPr>
            </w:pPr>
            <w:r>
              <w:rPr>
                <w:iCs/>
                <w:color w:val="auto"/>
                <w:kern w:val="0"/>
                <w:sz w:val="20"/>
                <w:szCs w:val="20"/>
                <w:lang w:val="en-US" w:eastAsia="en-US"/>
              </w:rPr>
              <w:t>Loading each screen</w:t>
            </w:r>
          </w:p>
        </w:tc>
        <w:tc>
          <w:tcPr>
            <w:tcW w:w="54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3BDCCA04" w14:textId="1FC6CCD3" w:rsidR="001C267C" w:rsidRPr="001C267C" w:rsidRDefault="003B395E" w:rsidP="004E2F0D">
            <w:pPr>
              <w:pStyle w:val="Textbody"/>
              <w:spacing w:before="60" w:after="60"/>
              <w:ind w:left="0"/>
              <w:rPr>
                <w:iCs/>
                <w:color w:val="auto"/>
                <w:kern w:val="0"/>
                <w:sz w:val="20"/>
                <w:szCs w:val="20"/>
                <w:lang w:val="en-US" w:eastAsia="en-US"/>
              </w:rPr>
            </w:pPr>
            <w:r>
              <w:rPr>
                <w:iCs/>
                <w:color w:val="auto"/>
                <w:kern w:val="0"/>
                <w:sz w:val="20"/>
                <w:szCs w:val="20"/>
                <w:lang w:val="en-US" w:eastAsia="en-US"/>
              </w:rPr>
              <w:t>&lt; 5</w:t>
            </w:r>
            <w:r w:rsidR="003C6089">
              <w:rPr>
                <w:iCs/>
                <w:color w:val="auto"/>
                <w:kern w:val="0"/>
                <w:sz w:val="20"/>
                <w:szCs w:val="20"/>
                <w:lang w:val="en-US" w:eastAsia="en-US"/>
              </w:rPr>
              <w:t xml:space="preserve"> </w:t>
            </w:r>
            <w:r w:rsidR="001C267C" w:rsidRPr="001C267C">
              <w:rPr>
                <w:iCs/>
                <w:color w:val="auto"/>
                <w:kern w:val="0"/>
                <w:sz w:val="20"/>
                <w:szCs w:val="20"/>
                <w:lang w:val="en-US" w:eastAsia="en-US"/>
              </w:rPr>
              <w:t>seconds</w:t>
            </w:r>
          </w:p>
        </w:tc>
      </w:tr>
    </w:tbl>
    <w:p w14:paraId="22CEEF59" w14:textId="194768CE" w:rsidR="00AF4E0D" w:rsidRDefault="00DB647F" w:rsidP="003B395E">
      <w:pPr>
        <w:pStyle w:val="Caption"/>
        <w:spacing w:before="240" w:after="0"/>
        <w:rPr>
          <w:rFonts w:ascii="Book Antiqua" w:hAnsi="Book Antiqua"/>
          <w:b w:val="0"/>
          <w:i/>
        </w:rPr>
      </w:pPr>
      <w:r w:rsidRPr="00AF4E0D">
        <w:rPr>
          <w:rFonts w:ascii="Book Antiqua" w:hAnsi="Book Antiqua"/>
          <w:b w:val="0"/>
          <w:i/>
        </w:rPr>
        <w:t xml:space="preserve">Table </w:t>
      </w:r>
      <w:r w:rsidR="000B615D" w:rsidRPr="00AF4E0D">
        <w:rPr>
          <w:rFonts w:ascii="Book Antiqua" w:hAnsi="Book Antiqua"/>
          <w:b w:val="0"/>
          <w:i/>
        </w:rPr>
        <w:fldChar w:fldCharType="begin"/>
      </w:r>
      <w:r w:rsidR="000B615D" w:rsidRPr="00AF4E0D">
        <w:rPr>
          <w:rFonts w:ascii="Book Antiqua" w:hAnsi="Book Antiqua"/>
          <w:b w:val="0"/>
          <w:i/>
        </w:rPr>
        <w:instrText xml:space="preserve"> SEQ Table \* ARABIC </w:instrText>
      </w:r>
      <w:r w:rsidR="000B615D" w:rsidRPr="00AF4E0D">
        <w:rPr>
          <w:rFonts w:ascii="Book Antiqua" w:hAnsi="Book Antiqua"/>
          <w:b w:val="0"/>
          <w:i/>
        </w:rPr>
        <w:fldChar w:fldCharType="separate"/>
      </w:r>
      <w:r w:rsidR="00D37640" w:rsidRPr="00AF4E0D">
        <w:rPr>
          <w:rFonts w:ascii="Book Antiqua" w:hAnsi="Book Antiqua"/>
          <w:b w:val="0"/>
          <w:i/>
        </w:rPr>
        <w:t>14</w:t>
      </w:r>
      <w:r w:rsidR="000B615D" w:rsidRPr="00AF4E0D">
        <w:rPr>
          <w:rFonts w:ascii="Book Antiqua" w:hAnsi="Book Antiqua"/>
          <w:b w:val="0"/>
          <w:i/>
        </w:rPr>
        <w:fldChar w:fldCharType="end"/>
      </w:r>
      <w:r w:rsidR="00AF4E0D">
        <w:rPr>
          <w:rFonts w:ascii="Book Antiqua" w:hAnsi="Book Antiqua"/>
          <w:b w:val="0"/>
          <w:i/>
        </w:rPr>
        <w:t xml:space="preserve"> </w:t>
      </w:r>
      <w:r w:rsidR="009B340C">
        <w:rPr>
          <w:rFonts w:ascii="Book Antiqua" w:hAnsi="Book Antiqua"/>
          <w:b w:val="0"/>
          <w:i/>
        </w:rPr>
        <w:t>–Baseline performance information</w:t>
      </w:r>
    </w:p>
    <w:p w14:paraId="594B9730" w14:textId="72DDA4AE" w:rsidR="00D21673" w:rsidRPr="00AF4E0D" w:rsidRDefault="00D21673" w:rsidP="002302C7">
      <w:pPr>
        <w:overflowPunct/>
        <w:autoSpaceDE/>
        <w:autoSpaceDN/>
        <w:adjustRightInd/>
        <w:spacing w:before="0"/>
        <w:ind w:left="0" w:right="0"/>
        <w:textAlignment w:val="auto"/>
        <w:rPr>
          <w:rFonts w:ascii="Book Antiqua" w:hAnsi="Book Antiqua"/>
          <w:b/>
          <w:i/>
        </w:rPr>
      </w:pPr>
    </w:p>
    <w:p w14:paraId="77C0E054" w14:textId="50021A65" w:rsidR="003D7536" w:rsidRPr="00D21673" w:rsidRDefault="001175AF" w:rsidP="001175AF">
      <w:pPr>
        <w:pStyle w:val="Heading1"/>
        <w:numPr>
          <w:ilvl w:val="1"/>
          <w:numId w:val="5"/>
        </w:numPr>
        <w:tabs>
          <w:tab w:val="left" w:pos="540"/>
        </w:tabs>
        <w:ind w:hanging="540"/>
      </w:pPr>
      <w:bookmarkStart w:id="466" w:name="_Toc449860849"/>
      <w:bookmarkStart w:id="467" w:name="_Toc449860943"/>
      <w:r>
        <w:t xml:space="preserve"> </w:t>
      </w:r>
      <w:bookmarkStart w:id="468" w:name="_Toc523822081"/>
      <w:r w:rsidR="003D7536">
        <w:t>MAINTENANCE AND SUPPORT</w:t>
      </w:r>
      <w:bookmarkEnd w:id="466"/>
      <w:bookmarkEnd w:id="467"/>
      <w:bookmarkEnd w:id="468"/>
    </w:p>
    <w:p w14:paraId="3D6ADCCB" w14:textId="5DE5F6C2" w:rsidR="008E3FAC" w:rsidRPr="00C04FD9" w:rsidRDefault="00592557" w:rsidP="00C04FD9">
      <w:pPr>
        <w:pStyle w:val="Heading3"/>
        <w:keepNext w:val="0"/>
        <w:tabs>
          <w:tab w:val="left" w:pos="1440"/>
        </w:tabs>
        <w:overflowPunct/>
        <w:autoSpaceDE/>
        <w:autoSpaceDN/>
        <w:adjustRightInd/>
        <w:spacing w:before="240"/>
        <w:ind w:left="0" w:right="0" w:firstLine="720"/>
        <w:jc w:val="left"/>
        <w:textAlignment w:val="auto"/>
        <w:rPr>
          <w:rFonts w:cs="Arial"/>
          <w:caps/>
          <w:sz w:val="20"/>
        </w:rPr>
      </w:pPr>
      <w:bookmarkStart w:id="469" w:name="_Toc449860850"/>
      <w:bookmarkStart w:id="470" w:name="_Toc449860944"/>
      <w:r>
        <w:rPr>
          <w:rFonts w:cs="Arial"/>
          <w:caps/>
          <w:sz w:val="20"/>
        </w:rPr>
        <w:t xml:space="preserve"> </w:t>
      </w:r>
      <w:bookmarkStart w:id="471" w:name="_Toc523822082"/>
      <w:r w:rsidR="0019273A">
        <w:rPr>
          <w:rFonts w:cs="Arial"/>
          <w:caps/>
          <w:sz w:val="20"/>
        </w:rPr>
        <w:t>4.8.1</w:t>
      </w:r>
      <w:r w:rsidR="0065285A">
        <w:rPr>
          <w:rFonts w:cs="Arial"/>
          <w:caps/>
          <w:sz w:val="20"/>
        </w:rPr>
        <w:t>. P</w:t>
      </w:r>
      <w:r w:rsidR="00471D41">
        <w:rPr>
          <w:rFonts w:cs="Arial"/>
          <w:caps/>
          <w:sz w:val="20"/>
        </w:rPr>
        <w:t>roblem Solving</w:t>
      </w:r>
      <w:bookmarkEnd w:id="469"/>
      <w:bookmarkEnd w:id="470"/>
      <w:bookmarkEnd w:id="471"/>
    </w:p>
    <w:p w14:paraId="47A52F56" w14:textId="2CA3CB12" w:rsidR="008E3FAC" w:rsidRDefault="008E3FAC" w:rsidP="00936C47">
      <w:pPr>
        <w:pStyle w:val="BodyText"/>
        <w:numPr>
          <w:ilvl w:val="0"/>
          <w:numId w:val="24"/>
        </w:numPr>
        <w:tabs>
          <w:tab w:val="left" w:pos="3510"/>
          <w:tab w:val="left" w:pos="9360"/>
        </w:tabs>
        <w:spacing w:before="60" w:after="60"/>
        <w:jc w:val="both"/>
        <w:rPr>
          <w:rFonts w:cs="Arial"/>
          <w:sz w:val="20"/>
        </w:rPr>
      </w:pPr>
      <w:r>
        <w:rPr>
          <w:rFonts w:cs="Arial"/>
          <w:sz w:val="20"/>
        </w:rPr>
        <w:t>Users wil</w:t>
      </w:r>
      <w:r w:rsidR="00D42A80">
        <w:rPr>
          <w:rFonts w:cs="Arial"/>
          <w:sz w:val="20"/>
        </w:rPr>
        <w:t>l log</w:t>
      </w:r>
      <w:r w:rsidR="003C6089">
        <w:rPr>
          <w:rFonts w:cs="Arial"/>
          <w:sz w:val="20"/>
        </w:rPr>
        <w:t xml:space="preserve"> any problem pertaining CLRS</w:t>
      </w:r>
      <w:r>
        <w:rPr>
          <w:rFonts w:cs="Arial"/>
          <w:sz w:val="20"/>
        </w:rPr>
        <w:t xml:space="preserve"> to Helpdesk by</w:t>
      </w:r>
      <w:r w:rsidR="00A0292C">
        <w:rPr>
          <w:rFonts w:cs="Arial"/>
          <w:sz w:val="20"/>
        </w:rPr>
        <w:t xml:space="preserve"> calling the team</w:t>
      </w:r>
      <w:r>
        <w:rPr>
          <w:rFonts w:cs="Arial"/>
          <w:sz w:val="20"/>
        </w:rPr>
        <w:t xml:space="preserve"> or by sending </w:t>
      </w:r>
      <w:r w:rsidR="00A0292C">
        <w:rPr>
          <w:rFonts w:cs="Arial"/>
          <w:sz w:val="20"/>
        </w:rPr>
        <w:t>an e</w:t>
      </w:r>
      <w:r>
        <w:rPr>
          <w:rFonts w:cs="Arial"/>
          <w:sz w:val="20"/>
        </w:rPr>
        <w:t>mail to HELPDESK.</w:t>
      </w:r>
    </w:p>
    <w:p w14:paraId="2715DD0C" w14:textId="77777777" w:rsidR="008E3FAC" w:rsidRDefault="008E3FAC" w:rsidP="00936C47">
      <w:pPr>
        <w:pStyle w:val="BodyText"/>
        <w:numPr>
          <w:ilvl w:val="0"/>
          <w:numId w:val="24"/>
        </w:numPr>
        <w:tabs>
          <w:tab w:val="left" w:pos="3510"/>
          <w:tab w:val="left" w:pos="9360"/>
        </w:tabs>
        <w:spacing w:before="60" w:after="60"/>
        <w:jc w:val="both"/>
        <w:rPr>
          <w:rFonts w:cs="Arial"/>
          <w:sz w:val="20"/>
        </w:rPr>
      </w:pPr>
      <w:r>
        <w:rPr>
          <w:rFonts w:cs="Arial"/>
          <w:sz w:val="20"/>
        </w:rPr>
        <w:t>Helpdesk will be equipped with guidelines on how to perform 1</w:t>
      </w:r>
      <w:r>
        <w:rPr>
          <w:rFonts w:cs="Arial"/>
          <w:sz w:val="20"/>
          <w:vertAlign w:val="superscript"/>
        </w:rPr>
        <w:t>st</w:t>
      </w:r>
      <w:r>
        <w:rPr>
          <w:rFonts w:cs="Arial"/>
          <w:sz w:val="20"/>
        </w:rPr>
        <w:t xml:space="preserve"> level troubleshooting and log problem accordingly</w:t>
      </w:r>
      <w:r w:rsidR="00D10D17">
        <w:rPr>
          <w:rFonts w:cs="Arial"/>
          <w:sz w:val="20"/>
        </w:rPr>
        <w:t>.</w:t>
      </w:r>
    </w:p>
    <w:p w14:paraId="0CCDD0EE" w14:textId="77777777" w:rsidR="00BD1DA3" w:rsidRDefault="00BD1DA3" w:rsidP="00BD1DA3">
      <w:pPr>
        <w:pStyle w:val="BodyText"/>
        <w:tabs>
          <w:tab w:val="left" w:pos="3510"/>
        </w:tabs>
        <w:spacing w:before="60" w:after="60"/>
        <w:ind w:left="1080"/>
        <w:rPr>
          <w:rFonts w:cs="Arial"/>
          <w:sz w:val="20"/>
        </w:rPr>
      </w:pPr>
    </w:p>
    <w:p w14:paraId="4ED4FD72" w14:textId="393D6C4C" w:rsidR="00D10D17" w:rsidRDefault="00B43EC8" w:rsidP="000F2688">
      <w:pPr>
        <w:pStyle w:val="Heading4"/>
        <w:ind w:left="936" w:firstLine="144"/>
        <w:rPr>
          <w:sz w:val="20"/>
        </w:rPr>
      </w:pPr>
      <w:bookmarkStart w:id="472" w:name="_Toc523822083"/>
      <w:r w:rsidRPr="000F2688">
        <w:rPr>
          <w:sz w:val="20"/>
        </w:rPr>
        <w:t>4.8.1.1 FREQUENT ISSUES AND RESOLUTIONS</w:t>
      </w:r>
      <w:bookmarkEnd w:id="472"/>
    </w:p>
    <w:p w14:paraId="7CD0DF7F" w14:textId="289ACA72" w:rsidR="00540D92" w:rsidRDefault="00A0292C" w:rsidP="00DB647F">
      <w:pPr>
        <w:ind w:left="1080"/>
      </w:pPr>
      <w:r>
        <w:t xml:space="preserve">Following table contains the frequent issue faced and resolution for it. </w:t>
      </w:r>
    </w:p>
    <w:tbl>
      <w:tblPr>
        <w:tblW w:w="846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9"/>
        <w:gridCol w:w="5571"/>
      </w:tblGrid>
      <w:tr w:rsidR="000A63CF" w14:paraId="6B0895D3" w14:textId="77777777" w:rsidTr="001175AF">
        <w:trPr>
          <w:trHeight w:val="300"/>
        </w:trPr>
        <w:tc>
          <w:tcPr>
            <w:tcW w:w="2889" w:type="dxa"/>
            <w:shd w:val="clear" w:color="auto" w:fill="8DB3E2" w:themeFill="text2" w:themeFillTint="66"/>
            <w:noWrap/>
            <w:vAlign w:val="bottom"/>
            <w:hideMark/>
          </w:tcPr>
          <w:p w14:paraId="41BE3B43" w14:textId="77777777" w:rsidR="000A63CF" w:rsidRDefault="000A63CF" w:rsidP="0020353E">
            <w:pPr>
              <w:overflowPunct/>
              <w:autoSpaceDE/>
              <w:adjustRightInd/>
              <w:spacing w:before="0"/>
              <w:ind w:left="0" w:right="0"/>
              <w:rPr>
                <w:rFonts w:cs="Arial"/>
                <w:b/>
                <w:bCs/>
                <w:color w:val="000000"/>
                <w:lang w:val="en-MY" w:eastAsia="en-MY"/>
              </w:rPr>
            </w:pPr>
            <w:r>
              <w:rPr>
                <w:rFonts w:cs="Arial"/>
                <w:b/>
                <w:bCs/>
                <w:color w:val="000000"/>
                <w:lang w:eastAsia="en-MY"/>
              </w:rPr>
              <w:t>Issue</w:t>
            </w:r>
          </w:p>
        </w:tc>
        <w:tc>
          <w:tcPr>
            <w:tcW w:w="5571" w:type="dxa"/>
            <w:shd w:val="clear" w:color="auto" w:fill="8DB3E2" w:themeFill="text2" w:themeFillTint="66"/>
            <w:noWrap/>
            <w:vAlign w:val="bottom"/>
            <w:hideMark/>
          </w:tcPr>
          <w:p w14:paraId="39F44505" w14:textId="77777777" w:rsidR="000A63CF" w:rsidRDefault="000A63CF" w:rsidP="0020353E">
            <w:pPr>
              <w:overflowPunct/>
              <w:autoSpaceDE/>
              <w:adjustRightInd/>
              <w:spacing w:before="0"/>
              <w:ind w:left="0" w:right="0" w:firstLineChars="400" w:firstLine="800"/>
              <w:rPr>
                <w:rFonts w:cs="Arial"/>
                <w:b/>
                <w:bCs/>
                <w:color w:val="000000"/>
                <w:lang w:val="en-MY" w:eastAsia="en-MY"/>
              </w:rPr>
            </w:pPr>
            <w:r>
              <w:rPr>
                <w:rFonts w:cs="Arial"/>
                <w:b/>
                <w:bCs/>
                <w:color w:val="000000"/>
                <w:lang w:eastAsia="en-MY"/>
              </w:rPr>
              <w:t>Resolution</w:t>
            </w:r>
          </w:p>
        </w:tc>
      </w:tr>
      <w:tr w:rsidR="000A63CF" w14:paraId="2644B884" w14:textId="77777777" w:rsidTr="001175AF">
        <w:trPr>
          <w:trHeight w:val="300"/>
        </w:trPr>
        <w:tc>
          <w:tcPr>
            <w:tcW w:w="2889" w:type="dxa"/>
            <w:noWrap/>
            <w:vAlign w:val="center"/>
            <w:hideMark/>
          </w:tcPr>
          <w:p w14:paraId="4368A4A8" w14:textId="77777777" w:rsidR="000A63CF" w:rsidRDefault="000000C7" w:rsidP="00936C47">
            <w:pPr>
              <w:overflowPunct/>
              <w:autoSpaceDE/>
              <w:adjustRightInd/>
              <w:spacing w:before="0"/>
              <w:ind w:left="0" w:right="0"/>
              <w:rPr>
                <w:rFonts w:cs="Arial"/>
                <w:color w:val="000000"/>
                <w:lang w:val="en-MY" w:eastAsia="en-MY"/>
              </w:rPr>
            </w:pPr>
            <w:r w:rsidRPr="000000C7">
              <w:rPr>
                <w:rFonts w:cs="Arial"/>
                <w:color w:val="000000"/>
                <w:lang w:eastAsia="en-MY"/>
              </w:rPr>
              <w:t xml:space="preserve">Cannot </w:t>
            </w:r>
            <w:r w:rsidR="003C6089">
              <w:rPr>
                <w:rFonts w:cs="Arial"/>
                <w:color w:val="000000"/>
                <w:lang w:eastAsia="en-MY"/>
              </w:rPr>
              <w:t>login to CLRS</w:t>
            </w:r>
          </w:p>
        </w:tc>
        <w:tc>
          <w:tcPr>
            <w:tcW w:w="5571" w:type="dxa"/>
            <w:noWrap/>
            <w:vAlign w:val="bottom"/>
            <w:hideMark/>
          </w:tcPr>
          <w:p w14:paraId="2081952E" w14:textId="22B22A0A" w:rsidR="000A63CF" w:rsidRDefault="00A0292C" w:rsidP="00310468">
            <w:pPr>
              <w:overflowPunct/>
              <w:autoSpaceDE/>
              <w:adjustRightInd/>
              <w:spacing w:before="0"/>
              <w:ind w:left="0" w:right="0"/>
              <w:rPr>
                <w:rFonts w:cs="Arial"/>
                <w:color w:val="000000"/>
                <w:lang w:val="en-MY" w:eastAsia="en-MY"/>
              </w:rPr>
            </w:pPr>
            <w:r>
              <w:rPr>
                <w:rFonts w:cs="Arial"/>
                <w:color w:val="000000"/>
                <w:lang w:val="en-MY" w:eastAsia="en-MY"/>
              </w:rPr>
              <w:t xml:space="preserve">The user </w:t>
            </w:r>
            <w:r w:rsidR="00936C47">
              <w:rPr>
                <w:rFonts w:cs="Arial"/>
                <w:color w:val="000000"/>
                <w:lang w:val="en-MY" w:eastAsia="en-MY"/>
              </w:rPr>
              <w:t xml:space="preserve">might not registered to access </w:t>
            </w:r>
            <w:r>
              <w:rPr>
                <w:rFonts w:cs="Arial"/>
                <w:color w:val="000000"/>
                <w:lang w:val="en-MY" w:eastAsia="en-MY"/>
              </w:rPr>
              <w:t xml:space="preserve">the </w:t>
            </w:r>
            <w:r w:rsidR="00936C47">
              <w:rPr>
                <w:rFonts w:cs="Arial"/>
                <w:color w:val="000000"/>
                <w:lang w:val="en-MY" w:eastAsia="en-MY"/>
              </w:rPr>
              <w:t>application</w:t>
            </w:r>
            <w:r>
              <w:rPr>
                <w:rFonts w:cs="Arial"/>
                <w:color w:val="000000"/>
                <w:lang w:val="en-MY" w:eastAsia="en-MY"/>
              </w:rPr>
              <w:t>.</w:t>
            </w:r>
            <w:r w:rsidR="00936C47">
              <w:rPr>
                <w:rFonts w:cs="Arial"/>
                <w:color w:val="000000"/>
                <w:lang w:val="en-MY" w:eastAsia="en-MY"/>
              </w:rPr>
              <w:t xml:space="preserve"> </w:t>
            </w:r>
            <w:r>
              <w:rPr>
                <w:rFonts w:cs="Arial"/>
                <w:color w:val="000000"/>
                <w:lang w:val="en-MY" w:eastAsia="en-MY"/>
              </w:rPr>
              <w:t xml:space="preserve">The user </w:t>
            </w:r>
            <w:r w:rsidR="00936C47">
              <w:rPr>
                <w:rFonts w:cs="Arial"/>
                <w:color w:val="000000"/>
                <w:lang w:val="en-MY" w:eastAsia="en-MY"/>
              </w:rPr>
              <w:t>should raise a request to get access.</w:t>
            </w:r>
            <w:r w:rsidR="00BD1DA3">
              <w:rPr>
                <w:rFonts w:cs="Arial"/>
                <w:color w:val="000000"/>
                <w:lang w:val="en-MY" w:eastAsia="en-MY"/>
              </w:rPr>
              <w:t xml:space="preserve"> </w:t>
            </w:r>
          </w:p>
        </w:tc>
      </w:tr>
    </w:tbl>
    <w:p w14:paraId="0AD7997E" w14:textId="77777777" w:rsidR="008A734D" w:rsidRDefault="008A734D" w:rsidP="008A734D">
      <w:pPr>
        <w:pStyle w:val="Caption"/>
        <w:spacing w:after="0"/>
        <w:ind w:left="0"/>
        <w:jc w:val="left"/>
        <w:rPr>
          <w:rFonts w:ascii="Book Antiqua" w:hAnsi="Book Antiqua"/>
          <w:b w:val="0"/>
          <w:i/>
        </w:rPr>
      </w:pPr>
    </w:p>
    <w:p w14:paraId="3FD6E627" w14:textId="4AF3D5E6" w:rsidR="00DB647F" w:rsidRDefault="00DB647F" w:rsidP="008A734D">
      <w:pPr>
        <w:pStyle w:val="Caption"/>
        <w:spacing w:after="0"/>
      </w:pPr>
      <w:r w:rsidRPr="008A734D">
        <w:rPr>
          <w:rFonts w:ascii="Book Antiqua" w:hAnsi="Book Antiqua"/>
          <w:b w:val="0"/>
          <w:i/>
        </w:rPr>
        <w:t xml:space="preserve">Table </w:t>
      </w:r>
      <w:r w:rsidR="000B615D" w:rsidRPr="008A734D">
        <w:rPr>
          <w:rFonts w:ascii="Book Antiqua" w:hAnsi="Book Antiqua"/>
          <w:b w:val="0"/>
          <w:i/>
        </w:rPr>
        <w:fldChar w:fldCharType="begin"/>
      </w:r>
      <w:r w:rsidR="000B615D" w:rsidRPr="008A734D">
        <w:rPr>
          <w:rFonts w:ascii="Book Antiqua" w:hAnsi="Book Antiqua"/>
          <w:b w:val="0"/>
          <w:i/>
        </w:rPr>
        <w:instrText xml:space="preserve"> SEQ Table \* ARABIC </w:instrText>
      </w:r>
      <w:r w:rsidR="000B615D" w:rsidRPr="008A734D">
        <w:rPr>
          <w:rFonts w:ascii="Book Antiqua" w:hAnsi="Book Antiqua"/>
          <w:b w:val="0"/>
          <w:i/>
        </w:rPr>
        <w:fldChar w:fldCharType="separate"/>
      </w:r>
      <w:r w:rsidR="00D37640" w:rsidRPr="008A734D">
        <w:rPr>
          <w:rFonts w:ascii="Book Antiqua" w:hAnsi="Book Antiqua"/>
          <w:b w:val="0"/>
          <w:i/>
        </w:rPr>
        <w:t>15</w:t>
      </w:r>
      <w:r w:rsidR="000B615D" w:rsidRPr="008A734D">
        <w:rPr>
          <w:rFonts w:ascii="Book Antiqua" w:hAnsi="Book Antiqua"/>
          <w:b w:val="0"/>
          <w:i/>
        </w:rPr>
        <w:fldChar w:fldCharType="end"/>
      </w:r>
      <w:r>
        <w:t xml:space="preserve"> </w:t>
      </w:r>
      <w:r w:rsidR="009B340C">
        <w:t>–</w:t>
      </w:r>
      <w:r w:rsidR="009B340C" w:rsidRPr="009B340C">
        <w:rPr>
          <w:rFonts w:ascii="Book Antiqua" w:hAnsi="Book Antiqua"/>
          <w:b w:val="0"/>
          <w:i/>
        </w:rPr>
        <w:t xml:space="preserve"> </w:t>
      </w:r>
      <w:r w:rsidR="009B340C">
        <w:rPr>
          <w:rFonts w:ascii="Book Antiqua" w:hAnsi="Book Antiqua"/>
          <w:b w:val="0"/>
          <w:i/>
        </w:rPr>
        <w:t>Frequent issues and Resolutions</w:t>
      </w:r>
    </w:p>
    <w:p w14:paraId="58D8AA8B" w14:textId="290A98DA" w:rsidR="00251020" w:rsidRPr="00DB647F" w:rsidRDefault="00B43EC8" w:rsidP="00DB647F">
      <w:pPr>
        <w:pStyle w:val="Heading4"/>
        <w:ind w:left="936" w:firstLine="144"/>
        <w:rPr>
          <w:sz w:val="20"/>
        </w:rPr>
      </w:pPr>
      <w:bookmarkStart w:id="473" w:name="_Toc523822084"/>
      <w:r w:rsidRPr="00DB647F">
        <w:rPr>
          <w:sz w:val="20"/>
        </w:rPr>
        <w:t>4.8.1.2 FINDING LOGS AND TRACKING ISSUES</w:t>
      </w:r>
      <w:bookmarkEnd w:id="473"/>
    </w:p>
    <w:p w14:paraId="0B1387B7" w14:textId="77777777" w:rsidR="00A80FE4" w:rsidRDefault="00A80FE4" w:rsidP="00936C47">
      <w:pPr>
        <w:pStyle w:val="BodyText"/>
        <w:numPr>
          <w:ilvl w:val="0"/>
          <w:numId w:val="19"/>
        </w:numPr>
        <w:tabs>
          <w:tab w:val="left" w:pos="3510"/>
        </w:tabs>
        <w:spacing w:before="60" w:after="60"/>
        <w:rPr>
          <w:rFonts w:cs="Arial"/>
          <w:sz w:val="20"/>
        </w:rPr>
      </w:pPr>
      <w:r w:rsidRPr="00A80FE4">
        <w:rPr>
          <w:rFonts w:cs="Arial"/>
          <w:sz w:val="20"/>
        </w:rPr>
        <w:t xml:space="preserve">Get </w:t>
      </w:r>
      <w:r w:rsidR="003C6089">
        <w:rPr>
          <w:rFonts w:cs="Arial"/>
          <w:sz w:val="20"/>
        </w:rPr>
        <w:t>the CLRS</w:t>
      </w:r>
      <w:r>
        <w:rPr>
          <w:rFonts w:cs="Arial"/>
          <w:sz w:val="20"/>
        </w:rPr>
        <w:t xml:space="preserve"> log file from the path </w:t>
      </w:r>
      <w:r w:rsidR="00936C47" w:rsidRPr="00936C47">
        <w:rPr>
          <w:rFonts w:cs="Arial"/>
          <w:sz w:val="20"/>
        </w:rPr>
        <w:t>/tomcat/apache-tomcat-9.0.0.M11/logs</w:t>
      </w:r>
      <w:r w:rsidR="00936C47">
        <w:rPr>
          <w:rFonts w:cs="Arial"/>
          <w:sz w:val="20"/>
        </w:rPr>
        <w:t>/</w:t>
      </w:r>
    </w:p>
    <w:p w14:paraId="074A3C91" w14:textId="77777777" w:rsidR="00D4695B" w:rsidRPr="00D21673" w:rsidRDefault="00A80FE4" w:rsidP="00A7412C">
      <w:pPr>
        <w:pStyle w:val="BodyText"/>
        <w:numPr>
          <w:ilvl w:val="0"/>
          <w:numId w:val="19"/>
        </w:numPr>
        <w:tabs>
          <w:tab w:val="left" w:pos="3510"/>
        </w:tabs>
        <w:spacing w:before="60" w:after="60"/>
        <w:rPr>
          <w:rFonts w:cs="Arial"/>
          <w:sz w:val="20"/>
        </w:rPr>
      </w:pPr>
      <w:r w:rsidRPr="00D21673">
        <w:rPr>
          <w:rFonts w:cs="Arial"/>
          <w:sz w:val="20"/>
        </w:rPr>
        <w:t>Track the error log in the log</w:t>
      </w:r>
      <w:r w:rsidR="00936C47">
        <w:rPr>
          <w:rFonts w:cs="Arial"/>
          <w:sz w:val="20"/>
        </w:rPr>
        <w:t xml:space="preserve"> file based on </w:t>
      </w:r>
      <w:r w:rsidR="00A0292C">
        <w:rPr>
          <w:rFonts w:cs="Arial"/>
          <w:sz w:val="20"/>
        </w:rPr>
        <w:t xml:space="preserve">the </w:t>
      </w:r>
      <w:r w:rsidR="00936C47">
        <w:rPr>
          <w:rFonts w:cs="Arial"/>
          <w:sz w:val="20"/>
        </w:rPr>
        <w:t>reference number</w:t>
      </w:r>
    </w:p>
    <w:p w14:paraId="46024C49" w14:textId="77777777" w:rsidR="00B2292D" w:rsidRPr="000F2688" w:rsidRDefault="00251020" w:rsidP="00976510">
      <w:pPr>
        <w:pStyle w:val="Heading3"/>
        <w:keepNext w:val="0"/>
        <w:tabs>
          <w:tab w:val="left" w:pos="720"/>
        </w:tabs>
        <w:overflowPunct/>
        <w:autoSpaceDE/>
        <w:autoSpaceDN/>
        <w:adjustRightInd/>
        <w:spacing w:before="240"/>
        <w:ind w:left="720" w:right="0"/>
        <w:jc w:val="left"/>
        <w:textAlignment w:val="auto"/>
        <w:rPr>
          <w:rFonts w:cs="Arial"/>
          <w:caps/>
          <w:sz w:val="20"/>
        </w:rPr>
      </w:pPr>
      <w:bookmarkStart w:id="474" w:name="_Toc449860851"/>
      <w:bookmarkStart w:id="475" w:name="_Toc449860945"/>
      <w:r>
        <w:rPr>
          <w:rFonts w:cs="Arial"/>
          <w:caps/>
          <w:sz w:val="20"/>
        </w:rPr>
        <w:t xml:space="preserve"> </w:t>
      </w:r>
      <w:bookmarkStart w:id="476" w:name="_Toc523822085"/>
      <w:r w:rsidR="0065285A">
        <w:rPr>
          <w:rFonts w:cs="Arial"/>
          <w:caps/>
          <w:sz w:val="20"/>
        </w:rPr>
        <w:t xml:space="preserve">4.8.2. </w:t>
      </w:r>
      <w:r w:rsidR="0065285A" w:rsidRPr="005F7301">
        <w:rPr>
          <w:rFonts w:cs="Arial"/>
          <w:caps/>
          <w:sz w:val="20"/>
        </w:rPr>
        <w:t>Problem Categorization and Escalation</w:t>
      </w:r>
      <w:bookmarkEnd w:id="474"/>
      <w:bookmarkEnd w:id="475"/>
      <w:bookmarkEnd w:id="476"/>
    </w:p>
    <w:p w14:paraId="56022F4C" w14:textId="66628488" w:rsidR="00540D92" w:rsidRPr="00633F20" w:rsidRDefault="00A0292C" w:rsidP="008A734D">
      <w:pPr>
        <w:pStyle w:val="BodyText"/>
        <w:ind w:left="1080"/>
        <w:jc w:val="both"/>
        <w:rPr>
          <w:rFonts w:eastAsia="Arial Unicode MS" w:cs="Arial"/>
          <w:sz w:val="20"/>
        </w:rPr>
      </w:pPr>
      <w:r>
        <w:rPr>
          <w:rFonts w:cs="Arial"/>
          <w:sz w:val="20"/>
        </w:rPr>
        <w:t xml:space="preserve">The </w:t>
      </w:r>
      <w:r w:rsidRPr="00E9174F">
        <w:rPr>
          <w:rFonts w:cs="Arial"/>
          <w:sz w:val="20"/>
        </w:rPr>
        <w:t xml:space="preserve">helpdesk </w:t>
      </w:r>
      <w:r w:rsidR="0065285A" w:rsidRPr="00E9174F">
        <w:rPr>
          <w:rFonts w:cs="Arial"/>
          <w:sz w:val="20"/>
        </w:rPr>
        <w:t>will analyze the problem and assign a ticket number and a severity level which is mutually agreed by the user. However, the severity will be revised downward based on business assessment</w:t>
      </w:r>
      <w:r w:rsidR="0065285A">
        <w:rPr>
          <w:rFonts w:eastAsia="Arial Unicode MS" w:cs="Arial"/>
          <w:sz w:val="20"/>
        </w:rPr>
        <w:t xml:space="preserve"> and impact as shown </w:t>
      </w:r>
      <w:r>
        <w:rPr>
          <w:rFonts w:eastAsia="Arial Unicode MS" w:cs="Arial"/>
          <w:sz w:val="20"/>
        </w:rPr>
        <w:t>in the following table.</w:t>
      </w:r>
    </w:p>
    <w:tbl>
      <w:tblPr>
        <w:tblW w:w="4249" w:type="pct"/>
        <w:tblInd w:w="607" w:type="dxa"/>
        <w:tblLook w:val="04A0" w:firstRow="1" w:lastRow="0" w:firstColumn="1" w:lastColumn="0" w:noHBand="0" w:noVBand="1"/>
      </w:tblPr>
      <w:tblGrid>
        <w:gridCol w:w="1818"/>
        <w:gridCol w:w="959"/>
        <w:gridCol w:w="5875"/>
      </w:tblGrid>
      <w:tr w:rsidR="0065285A" w14:paraId="752B0B6E" w14:textId="77777777" w:rsidTr="001175AF">
        <w:trPr>
          <w:trHeight w:val="300"/>
        </w:trPr>
        <w:tc>
          <w:tcPr>
            <w:tcW w:w="1051" w:type="pc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bottom"/>
            <w:hideMark/>
          </w:tcPr>
          <w:p w14:paraId="51EFA76E" w14:textId="77777777" w:rsidR="0065285A" w:rsidRDefault="0065285A" w:rsidP="008F6394">
            <w:pPr>
              <w:overflowPunct/>
              <w:autoSpaceDE/>
              <w:adjustRightInd/>
              <w:spacing w:before="0"/>
              <w:ind w:left="0" w:right="0"/>
              <w:rPr>
                <w:rFonts w:cs="Arial"/>
                <w:b/>
                <w:bCs/>
                <w:color w:val="000000"/>
                <w:lang w:val="en-MY" w:eastAsia="en-MY"/>
              </w:rPr>
            </w:pPr>
            <w:r>
              <w:rPr>
                <w:rFonts w:cs="Arial"/>
                <w:b/>
                <w:bCs/>
                <w:color w:val="000000"/>
                <w:lang w:eastAsia="en-MY"/>
              </w:rPr>
              <w:t>Severity</w:t>
            </w:r>
          </w:p>
        </w:tc>
        <w:tc>
          <w:tcPr>
            <w:tcW w:w="554" w:type="pct"/>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71F710D5" w14:textId="77777777" w:rsidR="0065285A" w:rsidRDefault="0065285A" w:rsidP="008F6394">
            <w:pPr>
              <w:overflowPunct/>
              <w:autoSpaceDE/>
              <w:adjustRightInd/>
              <w:spacing w:before="0"/>
              <w:ind w:left="0" w:right="0"/>
              <w:rPr>
                <w:rFonts w:cs="Arial"/>
                <w:b/>
                <w:bCs/>
                <w:color w:val="000000"/>
                <w:lang w:val="en-MY" w:eastAsia="en-MY"/>
              </w:rPr>
            </w:pPr>
            <w:r>
              <w:rPr>
                <w:rFonts w:cs="Arial"/>
                <w:b/>
                <w:bCs/>
                <w:color w:val="000000"/>
                <w:lang w:eastAsia="en-MY"/>
              </w:rPr>
              <w:t>Code</w:t>
            </w:r>
          </w:p>
        </w:tc>
        <w:tc>
          <w:tcPr>
            <w:tcW w:w="3395" w:type="pct"/>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2E4DAE78" w14:textId="77777777" w:rsidR="0065285A" w:rsidRDefault="0065285A" w:rsidP="00F87EAE">
            <w:pPr>
              <w:overflowPunct/>
              <w:autoSpaceDE/>
              <w:adjustRightInd/>
              <w:spacing w:before="0"/>
              <w:ind w:left="0" w:right="0"/>
              <w:rPr>
                <w:rFonts w:cs="Arial"/>
                <w:b/>
                <w:bCs/>
                <w:color w:val="000000"/>
                <w:lang w:val="en-MY" w:eastAsia="en-MY"/>
              </w:rPr>
            </w:pPr>
            <w:r>
              <w:rPr>
                <w:rFonts w:cs="Arial"/>
                <w:b/>
                <w:bCs/>
                <w:color w:val="000000"/>
                <w:lang w:eastAsia="en-MY"/>
              </w:rPr>
              <w:t>Definition of Severity Level</w:t>
            </w:r>
          </w:p>
        </w:tc>
      </w:tr>
      <w:tr w:rsidR="0065285A" w14:paraId="03FF211B" w14:textId="77777777" w:rsidTr="001175AF">
        <w:trPr>
          <w:trHeight w:val="300"/>
        </w:trPr>
        <w:tc>
          <w:tcPr>
            <w:tcW w:w="1051" w:type="pct"/>
            <w:tcBorders>
              <w:top w:val="nil"/>
              <w:left w:val="single" w:sz="4" w:space="0" w:color="auto"/>
              <w:bottom w:val="single" w:sz="4" w:space="0" w:color="auto"/>
              <w:right w:val="single" w:sz="4" w:space="0" w:color="auto"/>
            </w:tcBorders>
            <w:noWrap/>
            <w:vAlign w:val="bottom"/>
            <w:hideMark/>
          </w:tcPr>
          <w:p w14:paraId="0F627300" w14:textId="77777777" w:rsidR="0065285A" w:rsidRDefault="0065285A" w:rsidP="006563FD">
            <w:pPr>
              <w:overflowPunct/>
              <w:autoSpaceDE/>
              <w:adjustRightInd/>
              <w:spacing w:before="0"/>
              <w:ind w:left="0" w:right="0"/>
              <w:jc w:val="both"/>
              <w:rPr>
                <w:rFonts w:cs="Arial"/>
                <w:color w:val="000000"/>
                <w:lang w:val="en-MY" w:eastAsia="en-MY"/>
              </w:rPr>
            </w:pPr>
            <w:r>
              <w:rPr>
                <w:rFonts w:cs="Arial"/>
                <w:color w:val="000000"/>
                <w:lang w:eastAsia="en-MY"/>
              </w:rPr>
              <w:t>Critical</w:t>
            </w:r>
          </w:p>
        </w:tc>
        <w:tc>
          <w:tcPr>
            <w:tcW w:w="554" w:type="pct"/>
            <w:tcBorders>
              <w:top w:val="nil"/>
              <w:left w:val="nil"/>
              <w:bottom w:val="single" w:sz="4" w:space="0" w:color="auto"/>
              <w:right w:val="single" w:sz="4" w:space="0" w:color="auto"/>
            </w:tcBorders>
            <w:noWrap/>
            <w:vAlign w:val="bottom"/>
            <w:hideMark/>
          </w:tcPr>
          <w:p w14:paraId="4EE27A2D" w14:textId="77777777" w:rsidR="0065285A" w:rsidRDefault="0065285A" w:rsidP="008F6394">
            <w:pPr>
              <w:overflowPunct/>
              <w:autoSpaceDE/>
              <w:adjustRightInd/>
              <w:spacing w:before="0"/>
              <w:ind w:left="0" w:right="0"/>
              <w:jc w:val="both"/>
              <w:rPr>
                <w:rFonts w:cs="Arial"/>
                <w:color w:val="000000"/>
                <w:lang w:val="en-MY" w:eastAsia="en-MY"/>
              </w:rPr>
            </w:pPr>
            <w:r>
              <w:rPr>
                <w:rFonts w:cs="Arial"/>
                <w:color w:val="000000"/>
                <w:lang w:val="en-MY" w:eastAsia="en-MY"/>
              </w:rPr>
              <w:t>S1</w:t>
            </w:r>
          </w:p>
        </w:tc>
        <w:tc>
          <w:tcPr>
            <w:tcW w:w="3395" w:type="pct"/>
            <w:tcBorders>
              <w:top w:val="nil"/>
              <w:left w:val="nil"/>
              <w:bottom w:val="single" w:sz="4" w:space="0" w:color="auto"/>
              <w:right w:val="single" w:sz="4" w:space="0" w:color="auto"/>
            </w:tcBorders>
            <w:noWrap/>
            <w:vAlign w:val="bottom"/>
            <w:hideMark/>
          </w:tcPr>
          <w:p w14:paraId="6175EC82" w14:textId="77777777" w:rsidR="0065285A" w:rsidRDefault="0065285A" w:rsidP="008F6394">
            <w:pPr>
              <w:overflowPunct/>
              <w:autoSpaceDE/>
              <w:adjustRightInd/>
              <w:spacing w:before="0"/>
              <w:ind w:left="0" w:right="0"/>
              <w:jc w:val="both"/>
              <w:rPr>
                <w:rFonts w:cs="Arial"/>
                <w:color w:val="000000"/>
                <w:lang w:val="en-MY" w:eastAsia="en-MY"/>
              </w:rPr>
            </w:pPr>
            <w:r>
              <w:rPr>
                <w:rFonts w:cs="Arial"/>
                <w:color w:val="000000"/>
                <w:lang w:eastAsia="en-MY"/>
              </w:rPr>
              <w:t>Total Biz Operation Disruption</w:t>
            </w:r>
          </w:p>
        </w:tc>
      </w:tr>
      <w:tr w:rsidR="0065285A" w14:paraId="5085FD69" w14:textId="77777777" w:rsidTr="001175AF">
        <w:trPr>
          <w:trHeight w:val="300"/>
        </w:trPr>
        <w:tc>
          <w:tcPr>
            <w:tcW w:w="1051" w:type="pct"/>
            <w:tcBorders>
              <w:top w:val="nil"/>
              <w:left w:val="single" w:sz="4" w:space="0" w:color="auto"/>
              <w:bottom w:val="single" w:sz="4" w:space="0" w:color="auto"/>
              <w:right w:val="single" w:sz="4" w:space="0" w:color="auto"/>
            </w:tcBorders>
            <w:noWrap/>
            <w:vAlign w:val="bottom"/>
            <w:hideMark/>
          </w:tcPr>
          <w:p w14:paraId="6DA5AF2B" w14:textId="77777777" w:rsidR="0065285A" w:rsidRDefault="0065285A" w:rsidP="008F6394">
            <w:pPr>
              <w:overflowPunct/>
              <w:autoSpaceDE/>
              <w:adjustRightInd/>
              <w:spacing w:before="0"/>
              <w:ind w:left="0" w:right="0"/>
              <w:jc w:val="both"/>
              <w:rPr>
                <w:rFonts w:cs="Arial"/>
                <w:color w:val="000000"/>
                <w:lang w:val="en-MY" w:eastAsia="en-MY"/>
              </w:rPr>
            </w:pPr>
            <w:r>
              <w:rPr>
                <w:rFonts w:cs="Arial"/>
                <w:color w:val="000000"/>
                <w:lang w:eastAsia="en-MY"/>
              </w:rPr>
              <w:t>High (Urgent)</w:t>
            </w:r>
          </w:p>
        </w:tc>
        <w:tc>
          <w:tcPr>
            <w:tcW w:w="554" w:type="pct"/>
            <w:tcBorders>
              <w:top w:val="nil"/>
              <w:left w:val="nil"/>
              <w:bottom w:val="single" w:sz="4" w:space="0" w:color="auto"/>
              <w:right w:val="single" w:sz="4" w:space="0" w:color="auto"/>
            </w:tcBorders>
            <w:noWrap/>
            <w:vAlign w:val="bottom"/>
            <w:hideMark/>
          </w:tcPr>
          <w:p w14:paraId="083E04D4" w14:textId="77777777" w:rsidR="0065285A" w:rsidRDefault="0065285A" w:rsidP="008F6394">
            <w:pPr>
              <w:overflowPunct/>
              <w:autoSpaceDE/>
              <w:adjustRightInd/>
              <w:spacing w:before="0"/>
              <w:ind w:left="0" w:right="0"/>
              <w:jc w:val="both"/>
              <w:rPr>
                <w:rFonts w:cs="Arial"/>
                <w:color w:val="000000"/>
                <w:lang w:val="en-MY" w:eastAsia="en-MY"/>
              </w:rPr>
            </w:pPr>
            <w:r>
              <w:rPr>
                <w:rFonts w:cs="Arial"/>
                <w:color w:val="000000"/>
                <w:lang w:val="en-MY" w:eastAsia="en-MY"/>
              </w:rPr>
              <w:t>S2</w:t>
            </w:r>
          </w:p>
        </w:tc>
        <w:tc>
          <w:tcPr>
            <w:tcW w:w="3395" w:type="pct"/>
            <w:tcBorders>
              <w:top w:val="nil"/>
              <w:left w:val="nil"/>
              <w:bottom w:val="single" w:sz="4" w:space="0" w:color="auto"/>
              <w:right w:val="single" w:sz="4" w:space="0" w:color="auto"/>
            </w:tcBorders>
            <w:noWrap/>
            <w:vAlign w:val="bottom"/>
            <w:hideMark/>
          </w:tcPr>
          <w:p w14:paraId="4E4BE466" w14:textId="77777777" w:rsidR="0065285A" w:rsidRDefault="0065285A" w:rsidP="008F6394">
            <w:pPr>
              <w:overflowPunct/>
              <w:autoSpaceDE/>
              <w:adjustRightInd/>
              <w:spacing w:before="0"/>
              <w:ind w:left="0" w:right="0"/>
              <w:jc w:val="both"/>
              <w:rPr>
                <w:rFonts w:cs="Arial"/>
                <w:color w:val="000000"/>
                <w:lang w:val="en-MY" w:eastAsia="en-MY"/>
              </w:rPr>
            </w:pPr>
            <w:r>
              <w:rPr>
                <w:rFonts w:cs="Arial"/>
                <w:color w:val="000000"/>
                <w:lang w:eastAsia="en-MY"/>
              </w:rPr>
              <w:t>Partial Biz Operation Disruption</w:t>
            </w:r>
          </w:p>
        </w:tc>
      </w:tr>
      <w:tr w:rsidR="0065285A" w14:paraId="4BD233C2" w14:textId="77777777" w:rsidTr="001175AF">
        <w:trPr>
          <w:trHeight w:val="300"/>
        </w:trPr>
        <w:tc>
          <w:tcPr>
            <w:tcW w:w="1051" w:type="pct"/>
            <w:tcBorders>
              <w:top w:val="nil"/>
              <w:left w:val="single" w:sz="4" w:space="0" w:color="auto"/>
              <w:bottom w:val="single" w:sz="4" w:space="0" w:color="auto"/>
              <w:right w:val="single" w:sz="4" w:space="0" w:color="auto"/>
            </w:tcBorders>
            <w:noWrap/>
            <w:vAlign w:val="bottom"/>
            <w:hideMark/>
          </w:tcPr>
          <w:p w14:paraId="3F57959D" w14:textId="77777777" w:rsidR="0065285A" w:rsidRDefault="0065285A" w:rsidP="008F6394">
            <w:pPr>
              <w:overflowPunct/>
              <w:autoSpaceDE/>
              <w:adjustRightInd/>
              <w:spacing w:before="0"/>
              <w:ind w:left="0" w:right="0"/>
              <w:jc w:val="both"/>
              <w:rPr>
                <w:rFonts w:cs="Arial"/>
                <w:color w:val="000000"/>
                <w:lang w:val="en-MY" w:eastAsia="en-MY"/>
              </w:rPr>
            </w:pPr>
            <w:r>
              <w:rPr>
                <w:rFonts w:cs="Arial"/>
                <w:color w:val="000000"/>
                <w:lang w:eastAsia="en-MY"/>
              </w:rPr>
              <w:t>Moderate (Minor)</w:t>
            </w:r>
          </w:p>
        </w:tc>
        <w:tc>
          <w:tcPr>
            <w:tcW w:w="554" w:type="pct"/>
            <w:tcBorders>
              <w:top w:val="nil"/>
              <w:left w:val="nil"/>
              <w:bottom w:val="single" w:sz="4" w:space="0" w:color="auto"/>
              <w:right w:val="single" w:sz="4" w:space="0" w:color="auto"/>
            </w:tcBorders>
            <w:noWrap/>
            <w:vAlign w:val="bottom"/>
            <w:hideMark/>
          </w:tcPr>
          <w:p w14:paraId="1E13742A" w14:textId="77777777" w:rsidR="0065285A" w:rsidRDefault="0065285A" w:rsidP="008F6394">
            <w:pPr>
              <w:overflowPunct/>
              <w:autoSpaceDE/>
              <w:adjustRightInd/>
              <w:spacing w:before="0"/>
              <w:ind w:left="0" w:right="0"/>
              <w:jc w:val="both"/>
              <w:rPr>
                <w:rFonts w:cs="Arial"/>
                <w:color w:val="000000"/>
                <w:lang w:val="en-MY" w:eastAsia="en-MY"/>
              </w:rPr>
            </w:pPr>
            <w:r>
              <w:rPr>
                <w:rFonts w:cs="Arial"/>
                <w:color w:val="000000"/>
                <w:lang w:val="en-MY" w:eastAsia="en-MY"/>
              </w:rPr>
              <w:t>S3</w:t>
            </w:r>
          </w:p>
        </w:tc>
        <w:tc>
          <w:tcPr>
            <w:tcW w:w="3395" w:type="pct"/>
            <w:tcBorders>
              <w:top w:val="nil"/>
              <w:left w:val="nil"/>
              <w:bottom w:val="single" w:sz="4" w:space="0" w:color="auto"/>
              <w:right w:val="single" w:sz="4" w:space="0" w:color="auto"/>
            </w:tcBorders>
            <w:noWrap/>
            <w:vAlign w:val="bottom"/>
            <w:hideMark/>
          </w:tcPr>
          <w:p w14:paraId="6B5C37B6" w14:textId="77777777" w:rsidR="0065285A" w:rsidRDefault="0065285A" w:rsidP="008F6394">
            <w:pPr>
              <w:overflowPunct/>
              <w:autoSpaceDE/>
              <w:adjustRightInd/>
              <w:spacing w:before="0"/>
              <w:ind w:left="0" w:right="0"/>
              <w:jc w:val="both"/>
              <w:rPr>
                <w:rFonts w:cs="Arial"/>
                <w:color w:val="000000"/>
                <w:lang w:val="en-MY" w:eastAsia="en-MY"/>
              </w:rPr>
            </w:pPr>
            <w:r>
              <w:rPr>
                <w:rFonts w:cs="Arial"/>
                <w:color w:val="000000"/>
                <w:lang w:eastAsia="en-MY"/>
              </w:rPr>
              <w:t>No critical impact to Biz operations, Workaround is available</w:t>
            </w:r>
          </w:p>
        </w:tc>
      </w:tr>
      <w:tr w:rsidR="0065285A" w14:paraId="7963FB55" w14:textId="77777777" w:rsidTr="001175AF">
        <w:trPr>
          <w:trHeight w:val="300"/>
        </w:trPr>
        <w:tc>
          <w:tcPr>
            <w:tcW w:w="1051" w:type="pct"/>
            <w:tcBorders>
              <w:top w:val="nil"/>
              <w:left w:val="single" w:sz="4" w:space="0" w:color="auto"/>
              <w:bottom w:val="single" w:sz="4" w:space="0" w:color="auto"/>
              <w:right w:val="single" w:sz="4" w:space="0" w:color="auto"/>
            </w:tcBorders>
            <w:noWrap/>
            <w:vAlign w:val="bottom"/>
            <w:hideMark/>
          </w:tcPr>
          <w:p w14:paraId="5A187004" w14:textId="77777777" w:rsidR="0065285A" w:rsidRDefault="00C236B0" w:rsidP="008F6394">
            <w:pPr>
              <w:overflowPunct/>
              <w:autoSpaceDE/>
              <w:adjustRightInd/>
              <w:spacing w:before="0"/>
              <w:ind w:left="0" w:right="0"/>
              <w:jc w:val="both"/>
              <w:rPr>
                <w:rFonts w:cs="Arial"/>
                <w:color w:val="000000"/>
                <w:lang w:val="en-MY" w:eastAsia="en-MY"/>
              </w:rPr>
            </w:pPr>
            <w:r>
              <w:rPr>
                <w:rFonts w:cs="Arial"/>
                <w:color w:val="000000"/>
                <w:lang w:eastAsia="en-MY"/>
              </w:rPr>
              <w:t>Low (Minor</w:t>
            </w:r>
            <w:r w:rsidR="0065285A">
              <w:rPr>
                <w:rFonts w:cs="Arial"/>
                <w:color w:val="000000"/>
                <w:lang w:eastAsia="en-MY"/>
              </w:rPr>
              <w:t>)</w:t>
            </w:r>
          </w:p>
        </w:tc>
        <w:tc>
          <w:tcPr>
            <w:tcW w:w="554" w:type="pct"/>
            <w:tcBorders>
              <w:top w:val="nil"/>
              <w:left w:val="nil"/>
              <w:bottom w:val="single" w:sz="4" w:space="0" w:color="auto"/>
              <w:right w:val="single" w:sz="4" w:space="0" w:color="auto"/>
            </w:tcBorders>
            <w:noWrap/>
            <w:vAlign w:val="bottom"/>
            <w:hideMark/>
          </w:tcPr>
          <w:p w14:paraId="768E41C9" w14:textId="77777777" w:rsidR="0065285A" w:rsidRDefault="0065285A" w:rsidP="008F6394">
            <w:pPr>
              <w:overflowPunct/>
              <w:autoSpaceDE/>
              <w:adjustRightInd/>
              <w:spacing w:before="0"/>
              <w:ind w:left="0" w:right="0"/>
              <w:jc w:val="both"/>
              <w:rPr>
                <w:rFonts w:cs="Arial"/>
                <w:color w:val="000000"/>
                <w:lang w:val="en-MY" w:eastAsia="en-MY"/>
              </w:rPr>
            </w:pPr>
            <w:r>
              <w:rPr>
                <w:rFonts w:cs="Arial"/>
                <w:color w:val="000000"/>
                <w:lang w:val="en-MY" w:eastAsia="en-MY"/>
              </w:rPr>
              <w:t>S4</w:t>
            </w:r>
          </w:p>
        </w:tc>
        <w:tc>
          <w:tcPr>
            <w:tcW w:w="3395" w:type="pct"/>
            <w:tcBorders>
              <w:top w:val="nil"/>
              <w:left w:val="nil"/>
              <w:bottom w:val="single" w:sz="4" w:space="0" w:color="auto"/>
              <w:right w:val="single" w:sz="4" w:space="0" w:color="auto"/>
            </w:tcBorders>
            <w:noWrap/>
            <w:vAlign w:val="bottom"/>
            <w:hideMark/>
          </w:tcPr>
          <w:p w14:paraId="4A7EB148" w14:textId="77777777" w:rsidR="0065285A" w:rsidRDefault="0065285A" w:rsidP="002214F0">
            <w:pPr>
              <w:keepNext/>
              <w:overflowPunct/>
              <w:autoSpaceDE/>
              <w:adjustRightInd/>
              <w:spacing w:before="0"/>
              <w:ind w:left="0" w:right="0"/>
              <w:jc w:val="both"/>
              <w:rPr>
                <w:rFonts w:cs="Arial"/>
                <w:color w:val="000000"/>
                <w:lang w:val="en-MY" w:eastAsia="en-MY"/>
              </w:rPr>
            </w:pPr>
            <w:r>
              <w:rPr>
                <w:rFonts w:cs="Arial"/>
                <w:color w:val="000000"/>
                <w:lang w:eastAsia="en-MY"/>
              </w:rPr>
              <w:t>Problem that cause inconvenience</w:t>
            </w:r>
          </w:p>
        </w:tc>
      </w:tr>
    </w:tbl>
    <w:p w14:paraId="454DE752" w14:textId="5CAA7429" w:rsidR="00633F20" w:rsidRPr="008A734D" w:rsidRDefault="00633F20" w:rsidP="009B340C">
      <w:pPr>
        <w:pStyle w:val="Caption"/>
        <w:spacing w:before="240" w:after="0"/>
        <w:ind w:left="3240" w:firstLine="360"/>
        <w:jc w:val="left"/>
        <w:rPr>
          <w:rFonts w:ascii="Book Antiqua" w:hAnsi="Book Antiqua"/>
          <w:b w:val="0"/>
          <w:i/>
        </w:rPr>
      </w:pPr>
      <w:r w:rsidRPr="008A734D">
        <w:rPr>
          <w:rFonts w:ascii="Book Antiqua" w:hAnsi="Book Antiqua"/>
          <w:b w:val="0"/>
          <w:i/>
        </w:rPr>
        <w:t xml:space="preserve">Table </w:t>
      </w:r>
      <w:r w:rsidR="000B615D" w:rsidRPr="008A734D">
        <w:rPr>
          <w:rFonts w:ascii="Book Antiqua" w:hAnsi="Book Antiqua"/>
          <w:b w:val="0"/>
          <w:i/>
        </w:rPr>
        <w:fldChar w:fldCharType="begin"/>
      </w:r>
      <w:r w:rsidR="000B615D" w:rsidRPr="008A734D">
        <w:rPr>
          <w:rFonts w:ascii="Book Antiqua" w:hAnsi="Book Antiqua"/>
          <w:b w:val="0"/>
          <w:i/>
        </w:rPr>
        <w:instrText xml:space="preserve"> SEQ Table \* ARABIC </w:instrText>
      </w:r>
      <w:r w:rsidR="000B615D" w:rsidRPr="008A734D">
        <w:rPr>
          <w:rFonts w:ascii="Book Antiqua" w:hAnsi="Book Antiqua"/>
          <w:b w:val="0"/>
          <w:i/>
        </w:rPr>
        <w:fldChar w:fldCharType="separate"/>
      </w:r>
      <w:r w:rsidRPr="008A734D">
        <w:rPr>
          <w:rFonts w:ascii="Book Antiqua" w:hAnsi="Book Antiqua"/>
          <w:b w:val="0"/>
          <w:i/>
        </w:rPr>
        <w:t>16</w:t>
      </w:r>
      <w:r w:rsidR="000B615D" w:rsidRPr="008A734D">
        <w:rPr>
          <w:rFonts w:ascii="Book Antiqua" w:hAnsi="Book Antiqua"/>
          <w:b w:val="0"/>
          <w:i/>
        </w:rPr>
        <w:fldChar w:fldCharType="end"/>
      </w:r>
      <w:r w:rsidR="009B340C">
        <w:rPr>
          <w:rFonts w:ascii="Book Antiqua" w:hAnsi="Book Antiqua"/>
          <w:b w:val="0"/>
          <w:i/>
        </w:rPr>
        <w:t>-Problem categorization and escalation</w:t>
      </w:r>
    </w:p>
    <w:p w14:paraId="296F1D00" w14:textId="58B00FD3" w:rsidR="0065285A" w:rsidRPr="00E9174F" w:rsidRDefault="00A0292C" w:rsidP="003E2C27">
      <w:pPr>
        <w:pStyle w:val="BodyText"/>
        <w:numPr>
          <w:ilvl w:val="0"/>
          <w:numId w:val="25"/>
        </w:numPr>
        <w:tabs>
          <w:tab w:val="left" w:pos="3510"/>
        </w:tabs>
        <w:spacing w:before="60" w:after="60"/>
        <w:rPr>
          <w:rFonts w:cs="Arial"/>
          <w:sz w:val="20"/>
        </w:rPr>
      </w:pPr>
      <w:r>
        <w:rPr>
          <w:rFonts w:cs="Arial"/>
          <w:sz w:val="20"/>
        </w:rPr>
        <w:t>If there are a</w:t>
      </w:r>
      <w:r w:rsidR="004E65E3">
        <w:rPr>
          <w:rFonts w:cs="Arial"/>
          <w:sz w:val="20"/>
        </w:rPr>
        <w:t>ny issues with CLRS</w:t>
      </w:r>
      <w:r w:rsidR="0065285A" w:rsidRPr="00E9174F">
        <w:rPr>
          <w:rFonts w:cs="Arial"/>
          <w:sz w:val="20"/>
        </w:rPr>
        <w:t xml:space="preserve"> application, users will escalate to MAB IT HELPDESK.</w:t>
      </w:r>
    </w:p>
    <w:p w14:paraId="26B86490" w14:textId="6D65095B" w:rsidR="0065285A" w:rsidRPr="00E9174F" w:rsidRDefault="0065285A" w:rsidP="003E2C27">
      <w:pPr>
        <w:pStyle w:val="BodyText"/>
        <w:numPr>
          <w:ilvl w:val="0"/>
          <w:numId w:val="25"/>
        </w:numPr>
        <w:tabs>
          <w:tab w:val="left" w:pos="3510"/>
        </w:tabs>
        <w:spacing w:before="60" w:after="60"/>
        <w:rPr>
          <w:rFonts w:cs="Arial"/>
          <w:sz w:val="20"/>
        </w:rPr>
      </w:pPr>
      <w:r w:rsidRPr="00E9174F">
        <w:rPr>
          <w:rFonts w:cs="Arial"/>
          <w:sz w:val="20"/>
        </w:rPr>
        <w:t>Level 1 MAB Helpdesk</w:t>
      </w:r>
      <w:r w:rsidR="00697316">
        <w:rPr>
          <w:rFonts w:cs="Arial"/>
          <w:sz w:val="20"/>
        </w:rPr>
        <w:t xml:space="preserve"> will create the problem ticket</w:t>
      </w:r>
      <w:r w:rsidRPr="00E9174F">
        <w:rPr>
          <w:rFonts w:cs="Arial"/>
          <w:sz w:val="20"/>
        </w:rPr>
        <w:t xml:space="preserve"> and route to the MAB second level support.</w:t>
      </w:r>
    </w:p>
    <w:p w14:paraId="70DC1D3B" w14:textId="1C8D1EB3" w:rsidR="00540D92" w:rsidRPr="00633F20" w:rsidRDefault="0065285A" w:rsidP="00633F20">
      <w:pPr>
        <w:pStyle w:val="BodyText"/>
        <w:numPr>
          <w:ilvl w:val="0"/>
          <w:numId w:val="25"/>
        </w:numPr>
        <w:tabs>
          <w:tab w:val="left" w:pos="3510"/>
        </w:tabs>
        <w:spacing w:before="60" w:after="60"/>
        <w:rPr>
          <w:rFonts w:cs="Arial"/>
          <w:iCs/>
          <w:sz w:val="20"/>
        </w:rPr>
      </w:pPr>
      <w:r w:rsidRPr="00E9174F">
        <w:rPr>
          <w:rFonts w:cs="Arial"/>
          <w:sz w:val="20"/>
        </w:rPr>
        <w:t xml:space="preserve">For application related problem will be assigned to AMS team, system related problem to </w:t>
      </w:r>
      <w:r w:rsidR="00936C47">
        <w:rPr>
          <w:rFonts w:cs="Arial"/>
          <w:sz w:val="20"/>
        </w:rPr>
        <w:t>Midrange</w:t>
      </w:r>
      <w:r w:rsidRPr="00E9174F">
        <w:rPr>
          <w:rFonts w:cs="Arial"/>
          <w:sz w:val="20"/>
        </w:rPr>
        <w:t xml:space="preserve"> team</w:t>
      </w:r>
      <w:r>
        <w:rPr>
          <w:rFonts w:cs="Arial"/>
          <w:iCs/>
          <w:sz w:val="20"/>
        </w:rPr>
        <w:t xml:space="preserve"> and database related problem to DBA team.</w:t>
      </w:r>
    </w:p>
    <w:tbl>
      <w:tblPr>
        <w:tblW w:w="835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2070"/>
        <w:gridCol w:w="1980"/>
        <w:gridCol w:w="2538"/>
      </w:tblGrid>
      <w:tr w:rsidR="001B4CFA" w14:paraId="00B9629D" w14:textId="77777777" w:rsidTr="001175AF">
        <w:trPr>
          <w:tblHeader/>
        </w:trPr>
        <w:tc>
          <w:tcPr>
            <w:tcW w:w="176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74F662B" w14:textId="77777777" w:rsidR="001B4CFA" w:rsidRDefault="001B4CFA" w:rsidP="00540D92">
            <w:pPr>
              <w:pStyle w:val="BodyText"/>
              <w:spacing w:before="60" w:after="60"/>
              <w:ind w:left="0"/>
              <w:rPr>
                <w:rFonts w:cs="Arial"/>
                <w:b/>
                <w:bCs/>
                <w:sz w:val="20"/>
              </w:rPr>
            </w:pPr>
            <w:r>
              <w:rPr>
                <w:rFonts w:cs="Arial"/>
                <w:b/>
                <w:bCs/>
                <w:sz w:val="20"/>
              </w:rPr>
              <w:t>Users</w:t>
            </w:r>
          </w:p>
        </w:tc>
        <w:tc>
          <w:tcPr>
            <w:tcW w:w="207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C0F5676" w14:textId="77777777" w:rsidR="001B4CFA" w:rsidRDefault="001B4CFA" w:rsidP="00540D92">
            <w:pPr>
              <w:pStyle w:val="BodyText"/>
              <w:spacing w:before="60" w:after="60"/>
              <w:ind w:left="0" w:right="77"/>
              <w:rPr>
                <w:rFonts w:cs="Arial"/>
                <w:b/>
                <w:bCs/>
                <w:sz w:val="20"/>
              </w:rPr>
            </w:pPr>
            <w:r>
              <w:rPr>
                <w:rFonts w:cs="Arial"/>
                <w:b/>
                <w:bCs/>
                <w:sz w:val="20"/>
              </w:rPr>
              <w:t>Business Unit</w:t>
            </w:r>
          </w:p>
        </w:tc>
        <w:tc>
          <w:tcPr>
            <w:tcW w:w="198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374DAB6" w14:textId="77777777" w:rsidR="001B4CFA" w:rsidRDefault="001B4CFA" w:rsidP="00540D92">
            <w:pPr>
              <w:pStyle w:val="BodyText"/>
              <w:spacing w:before="60" w:after="60"/>
              <w:ind w:left="0" w:right="0"/>
              <w:jc w:val="center"/>
              <w:rPr>
                <w:rFonts w:cs="Arial"/>
                <w:b/>
                <w:bCs/>
                <w:sz w:val="20"/>
              </w:rPr>
            </w:pPr>
            <w:r>
              <w:rPr>
                <w:rFonts w:cs="Arial"/>
                <w:b/>
                <w:bCs/>
                <w:sz w:val="20"/>
              </w:rPr>
              <w:t>1</w:t>
            </w:r>
            <w:r>
              <w:rPr>
                <w:rFonts w:cs="Arial"/>
                <w:b/>
                <w:bCs/>
                <w:sz w:val="20"/>
                <w:vertAlign w:val="superscript"/>
              </w:rPr>
              <w:t>st</w:t>
            </w:r>
            <w:r>
              <w:rPr>
                <w:rFonts w:cs="Arial"/>
                <w:b/>
                <w:bCs/>
                <w:sz w:val="20"/>
              </w:rPr>
              <w:t xml:space="preserve"> Level Support</w:t>
            </w:r>
          </w:p>
        </w:tc>
        <w:tc>
          <w:tcPr>
            <w:tcW w:w="253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4F75D0B" w14:textId="77777777" w:rsidR="001B4CFA" w:rsidRDefault="001B4CFA" w:rsidP="00540D92">
            <w:pPr>
              <w:pStyle w:val="BodyText"/>
              <w:spacing w:before="60" w:after="60"/>
              <w:ind w:left="0" w:right="83"/>
              <w:jc w:val="center"/>
              <w:rPr>
                <w:rFonts w:cs="Arial"/>
                <w:b/>
                <w:bCs/>
                <w:sz w:val="20"/>
              </w:rPr>
            </w:pPr>
            <w:r>
              <w:rPr>
                <w:rFonts w:cs="Arial"/>
                <w:b/>
                <w:bCs/>
                <w:sz w:val="20"/>
              </w:rPr>
              <w:t>2</w:t>
            </w:r>
            <w:r>
              <w:rPr>
                <w:rFonts w:cs="Arial"/>
                <w:b/>
                <w:bCs/>
                <w:sz w:val="20"/>
                <w:vertAlign w:val="superscript"/>
              </w:rPr>
              <w:t>nd</w:t>
            </w:r>
            <w:r>
              <w:rPr>
                <w:rFonts w:cs="Arial"/>
                <w:b/>
                <w:bCs/>
                <w:sz w:val="20"/>
              </w:rPr>
              <w:t xml:space="preserve"> Level Support</w:t>
            </w:r>
          </w:p>
        </w:tc>
      </w:tr>
      <w:tr w:rsidR="001B4CFA" w14:paraId="765EEA25" w14:textId="77777777" w:rsidTr="001175AF">
        <w:trPr>
          <w:trHeight w:val="347"/>
        </w:trPr>
        <w:tc>
          <w:tcPr>
            <w:tcW w:w="1764" w:type="dxa"/>
            <w:vMerge w:val="restart"/>
            <w:tcBorders>
              <w:top w:val="single" w:sz="4" w:space="0" w:color="auto"/>
              <w:left w:val="single" w:sz="4" w:space="0" w:color="auto"/>
              <w:bottom w:val="single" w:sz="4" w:space="0" w:color="auto"/>
              <w:right w:val="single" w:sz="4" w:space="0" w:color="auto"/>
            </w:tcBorders>
          </w:tcPr>
          <w:p w14:paraId="6308DEED" w14:textId="77777777" w:rsidR="00C21CAA" w:rsidRDefault="00C21CAA" w:rsidP="00540D92">
            <w:pPr>
              <w:pStyle w:val="BodyText"/>
              <w:spacing w:before="60" w:after="60"/>
              <w:ind w:left="0"/>
              <w:rPr>
                <w:rFonts w:cs="Arial"/>
                <w:sz w:val="20"/>
              </w:rPr>
            </w:pPr>
          </w:p>
          <w:p w14:paraId="665D0549" w14:textId="77777777" w:rsidR="001B4CFA" w:rsidRDefault="00C21CAA" w:rsidP="00540D92">
            <w:pPr>
              <w:pStyle w:val="BodyText"/>
              <w:spacing w:before="60" w:after="60"/>
              <w:ind w:left="0" w:right="72"/>
              <w:rPr>
                <w:rFonts w:cs="Arial"/>
                <w:sz w:val="20"/>
              </w:rPr>
            </w:pPr>
            <w:r>
              <w:rPr>
                <w:rFonts w:cs="Arial"/>
                <w:sz w:val="20"/>
              </w:rPr>
              <w:t>Business U</w:t>
            </w:r>
            <w:r w:rsidR="001B4CFA">
              <w:rPr>
                <w:rFonts w:cs="Arial"/>
                <w:sz w:val="20"/>
              </w:rPr>
              <w:t xml:space="preserve">sers     </w:t>
            </w:r>
          </w:p>
        </w:tc>
        <w:tc>
          <w:tcPr>
            <w:tcW w:w="2070" w:type="dxa"/>
            <w:vMerge w:val="restart"/>
            <w:tcBorders>
              <w:top w:val="single" w:sz="4" w:space="0" w:color="auto"/>
              <w:left w:val="single" w:sz="4" w:space="0" w:color="auto"/>
              <w:bottom w:val="single" w:sz="4" w:space="0" w:color="auto"/>
              <w:right w:val="single" w:sz="4" w:space="0" w:color="auto"/>
            </w:tcBorders>
          </w:tcPr>
          <w:p w14:paraId="19A0A900" w14:textId="77777777" w:rsidR="00C21CAA" w:rsidRDefault="00C21CAA" w:rsidP="00540D92">
            <w:pPr>
              <w:pStyle w:val="BodyText"/>
              <w:spacing w:before="60" w:after="60"/>
              <w:ind w:left="0" w:right="77"/>
              <w:rPr>
                <w:rFonts w:cs="Arial"/>
                <w:sz w:val="20"/>
              </w:rPr>
            </w:pPr>
          </w:p>
          <w:p w14:paraId="4380128E" w14:textId="77777777" w:rsidR="001B4CFA" w:rsidRDefault="001B4CFA" w:rsidP="00540D92">
            <w:pPr>
              <w:pStyle w:val="BodyText"/>
              <w:spacing w:before="60" w:after="60"/>
              <w:ind w:left="0" w:right="77"/>
              <w:rPr>
                <w:rFonts w:cs="Arial"/>
                <w:sz w:val="20"/>
              </w:rPr>
            </w:pPr>
            <w:r>
              <w:rPr>
                <w:rFonts w:cs="Arial"/>
                <w:sz w:val="20"/>
              </w:rPr>
              <w:t xml:space="preserve">Business Support </w:t>
            </w:r>
          </w:p>
        </w:tc>
        <w:tc>
          <w:tcPr>
            <w:tcW w:w="1980" w:type="dxa"/>
            <w:vMerge w:val="restart"/>
            <w:tcBorders>
              <w:top w:val="single" w:sz="4" w:space="0" w:color="auto"/>
              <w:left w:val="single" w:sz="4" w:space="0" w:color="auto"/>
              <w:bottom w:val="single" w:sz="4" w:space="0" w:color="auto"/>
              <w:right w:val="single" w:sz="4" w:space="0" w:color="auto"/>
            </w:tcBorders>
          </w:tcPr>
          <w:p w14:paraId="2354BC36" w14:textId="77777777" w:rsidR="001B4CFA" w:rsidRDefault="001B4CFA" w:rsidP="00540D92">
            <w:pPr>
              <w:pStyle w:val="BodyText"/>
              <w:spacing w:before="60" w:after="60"/>
              <w:ind w:left="0" w:right="0"/>
              <w:rPr>
                <w:rFonts w:cs="Arial"/>
                <w:sz w:val="20"/>
              </w:rPr>
            </w:pPr>
          </w:p>
          <w:p w14:paraId="04C5294E" w14:textId="77777777" w:rsidR="001B4CFA" w:rsidRDefault="001B4CFA" w:rsidP="00540D92">
            <w:pPr>
              <w:pStyle w:val="BodyText"/>
              <w:spacing w:before="60" w:after="60"/>
              <w:ind w:left="0" w:right="0"/>
              <w:rPr>
                <w:rFonts w:cs="Arial"/>
                <w:sz w:val="20"/>
              </w:rPr>
            </w:pPr>
            <w:r>
              <w:rPr>
                <w:rFonts w:cs="Arial"/>
                <w:sz w:val="20"/>
              </w:rPr>
              <w:t>MAB IT Helpdesk</w:t>
            </w:r>
          </w:p>
        </w:tc>
        <w:tc>
          <w:tcPr>
            <w:tcW w:w="2538" w:type="dxa"/>
            <w:tcBorders>
              <w:top w:val="single" w:sz="4" w:space="0" w:color="auto"/>
              <w:left w:val="single" w:sz="4" w:space="0" w:color="auto"/>
              <w:bottom w:val="single" w:sz="4" w:space="0" w:color="auto"/>
              <w:right w:val="single" w:sz="4" w:space="0" w:color="auto"/>
            </w:tcBorders>
            <w:hideMark/>
          </w:tcPr>
          <w:p w14:paraId="1ACE45F8" w14:textId="77777777" w:rsidR="001B4CFA" w:rsidRDefault="001B4CFA" w:rsidP="00540D92">
            <w:pPr>
              <w:pStyle w:val="BodyText"/>
              <w:spacing w:before="60" w:after="60"/>
              <w:ind w:left="0" w:right="83"/>
              <w:rPr>
                <w:rFonts w:cs="Arial"/>
                <w:sz w:val="20"/>
              </w:rPr>
            </w:pPr>
            <w:r>
              <w:rPr>
                <w:rFonts w:cs="Arial"/>
                <w:sz w:val="20"/>
              </w:rPr>
              <w:t>IT Operations</w:t>
            </w:r>
            <w:r w:rsidR="00C21CAA">
              <w:rPr>
                <w:rFonts w:cs="Arial"/>
                <w:sz w:val="20"/>
              </w:rPr>
              <w:t xml:space="preserve"> - </w:t>
            </w:r>
            <w:r>
              <w:rPr>
                <w:rFonts w:cs="Arial"/>
                <w:sz w:val="20"/>
              </w:rPr>
              <w:t>AMS</w:t>
            </w:r>
          </w:p>
        </w:tc>
      </w:tr>
      <w:tr w:rsidR="001B4CFA" w14:paraId="3768EEE4" w14:textId="77777777" w:rsidTr="001175AF">
        <w:trPr>
          <w:trHeight w:val="347"/>
        </w:trPr>
        <w:tc>
          <w:tcPr>
            <w:tcW w:w="1764" w:type="dxa"/>
            <w:vMerge/>
            <w:tcBorders>
              <w:top w:val="single" w:sz="4" w:space="0" w:color="auto"/>
              <w:left w:val="single" w:sz="4" w:space="0" w:color="auto"/>
              <w:bottom w:val="single" w:sz="4" w:space="0" w:color="auto"/>
              <w:right w:val="single" w:sz="4" w:space="0" w:color="auto"/>
            </w:tcBorders>
            <w:vAlign w:val="center"/>
          </w:tcPr>
          <w:p w14:paraId="32499058" w14:textId="77777777" w:rsidR="001B4CFA" w:rsidRDefault="001B4CFA" w:rsidP="00540D92">
            <w:pPr>
              <w:overflowPunct/>
              <w:autoSpaceDE/>
              <w:autoSpaceDN/>
              <w:adjustRightInd/>
              <w:spacing w:before="0"/>
              <w:ind w:left="0" w:right="0"/>
              <w:rPr>
                <w:rFonts w:cs="Arial"/>
              </w:rPr>
            </w:pPr>
          </w:p>
        </w:tc>
        <w:tc>
          <w:tcPr>
            <w:tcW w:w="2070" w:type="dxa"/>
            <w:vMerge/>
            <w:tcBorders>
              <w:top w:val="single" w:sz="4" w:space="0" w:color="auto"/>
              <w:left w:val="single" w:sz="4" w:space="0" w:color="auto"/>
              <w:bottom w:val="single" w:sz="4" w:space="0" w:color="auto"/>
              <w:right w:val="single" w:sz="4" w:space="0" w:color="auto"/>
            </w:tcBorders>
            <w:vAlign w:val="center"/>
          </w:tcPr>
          <w:p w14:paraId="4B334008" w14:textId="77777777" w:rsidR="001B4CFA" w:rsidRDefault="001B4CFA" w:rsidP="00540D92">
            <w:pPr>
              <w:overflowPunct/>
              <w:autoSpaceDE/>
              <w:autoSpaceDN/>
              <w:adjustRightInd/>
              <w:spacing w:before="0"/>
              <w:ind w:left="0" w:right="0"/>
              <w:rPr>
                <w:rFonts w:cs="Arial"/>
              </w:rPr>
            </w:pPr>
          </w:p>
        </w:tc>
        <w:tc>
          <w:tcPr>
            <w:tcW w:w="1980" w:type="dxa"/>
            <w:vMerge/>
            <w:tcBorders>
              <w:top w:val="single" w:sz="4" w:space="0" w:color="auto"/>
              <w:left w:val="single" w:sz="4" w:space="0" w:color="auto"/>
              <w:bottom w:val="single" w:sz="4" w:space="0" w:color="auto"/>
              <w:right w:val="single" w:sz="4" w:space="0" w:color="auto"/>
            </w:tcBorders>
            <w:vAlign w:val="center"/>
          </w:tcPr>
          <w:p w14:paraId="082C585D" w14:textId="77777777" w:rsidR="001B4CFA" w:rsidRDefault="001B4CFA" w:rsidP="00540D92">
            <w:pPr>
              <w:overflowPunct/>
              <w:autoSpaceDE/>
              <w:autoSpaceDN/>
              <w:adjustRightInd/>
              <w:spacing w:before="0"/>
              <w:ind w:left="0" w:right="0"/>
              <w:rPr>
                <w:rFonts w:cs="Arial"/>
              </w:rPr>
            </w:pPr>
          </w:p>
        </w:tc>
        <w:tc>
          <w:tcPr>
            <w:tcW w:w="2538" w:type="dxa"/>
            <w:tcBorders>
              <w:top w:val="single" w:sz="4" w:space="0" w:color="auto"/>
              <w:left w:val="single" w:sz="4" w:space="0" w:color="auto"/>
              <w:bottom w:val="single" w:sz="4" w:space="0" w:color="auto"/>
              <w:right w:val="single" w:sz="4" w:space="0" w:color="auto"/>
            </w:tcBorders>
          </w:tcPr>
          <w:p w14:paraId="28469904" w14:textId="77777777" w:rsidR="001B4CFA" w:rsidRDefault="001B4CFA" w:rsidP="00540D92">
            <w:pPr>
              <w:pStyle w:val="BodyText"/>
              <w:spacing w:before="60" w:after="60"/>
              <w:ind w:left="0" w:right="83"/>
              <w:rPr>
                <w:rFonts w:cs="Arial"/>
                <w:sz w:val="20"/>
              </w:rPr>
            </w:pPr>
            <w:r>
              <w:rPr>
                <w:rFonts w:cs="Arial"/>
                <w:sz w:val="20"/>
              </w:rPr>
              <w:t>IT Operations</w:t>
            </w:r>
            <w:r w:rsidR="00C21CAA">
              <w:rPr>
                <w:rFonts w:cs="Arial"/>
                <w:sz w:val="20"/>
              </w:rPr>
              <w:t xml:space="preserve"> - D</w:t>
            </w:r>
            <w:r>
              <w:rPr>
                <w:rFonts w:cs="Arial"/>
                <w:sz w:val="20"/>
              </w:rPr>
              <w:t>BA</w:t>
            </w:r>
          </w:p>
        </w:tc>
      </w:tr>
      <w:tr w:rsidR="001B4CFA" w14:paraId="1A3F343C" w14:textId="77777777" w:rsidTr="001175AF">
        <w:trPr>
          <w:trHeight w:val="347"/>
        </w:trPr>
        <w:tc>
          <w:tcPr>
            <w:tcW w:w="1764" w:type="dxa"/>
            <w:vMerge/>
            <w:tcBorders>
              <w:top w:val="single" w:sz="4" w:space="0" w:color="auto"/>
              <w:left w:val="single" w:sz="4" w:space="0" w:color="auto"/>
              <w:bottom w:val="single" w:sz="4" w:space="0" w:color="auto"/>
              <w:right w:val="single" w:sz="4" w:space="0" w:color="auto"/>
            </w:tcBorders>
            <w:vAlign w:val="center"/>
            <w:hideMark/>
          </w:tcPr>
          <w:p w14:paraId="4FA182C2" w14:textId="77777777" w:rsidR="001B4CFA" w:rsidRDefault="001B4CFA" w:rsidP="00540D92">
            <w:pPr>
              <w:overflowPunct/>
              <w:autoSpaceDE/>
              <w:autoSpaceDN/>
              <w:adjustRightInd/>
              <w:spacing w:before="0"/>
              <w:ind w:left="0" w:right="0"/>
              <w:rPr>
                <w:rFonts w:cs="Arial"/>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14:paraId="022235D4" w14:textId="77777777" w:rsidR="001B4CFA" w:rsidRDefault="001B4CFA" w:rsidP="00540D92">
            <w:pPr>
              <w:overflowPunct/>
              <w:autoSpaceDE/>
              <w:autoSpaceDN/>
              <w:adjustRightInd/>
              <w:spacing w:before="0"/>
              <w:ind w:left="0" w:right="0"/>
              <w:rPr>
                <w:rFonts w:cs="Arial"/>
              </w:rPr>
            </w:pPr>
          </w:p>
        </w:tc>
        <w:tc>
          <w:tcPr>
            <w:tcW w:w="1980" w:type="dxa"/>
            <w:vMerge/>
            <w:tcBorders>
              <w:top w:val="single" w:sz="4" w:space="0" w:color="auto"/>
              <w:left w:val="single" w:sz="4" w:space="0" w:color="auto"/>
              <w:bottom w:val="single" w:sz="4" w:space="0" w:color="auto"/>
              <w:right w:val="single" w:sz="4" w:space="0" w:color="auto"/>
            </w:tcBorders>
            <w:vAlign w:val="center"/>
            <w:hideMark/>
          </w:tcPr>
          <w:p w14:paraId="7577C853" w14:textId="77777777" w:rsidR="001B4CFA" w:rsidRDefault="001B4CFA" w:rsidP="00540D92">
            <w:pPr>
              <w:overflowPunct/>
              <w:autoSpaceDE/>
              <w:autoSpaceDN/>
              <w:adjustRightInd/>
              <w:spacing w:before="0"/>
              <w:ind w:left="0" w:right="0"/>
              <w:rPr>
                <w:rFonts w:cs="Arial"/>
              </w:rPr>
            </w:pPr>
          </w:p>
        </w:tc>
        <w:tc>
          <w:tcPr>
            <w:tcW w:w="2538" w:type="dxa"/>
            <w:tcBorders>
              <w:top w:val="single" w:sz="4" w:space="0" w:color="auto"/>
              <w:left w:val="single" w:sz="4" w:space="0" w:color="auto"/>
              <w:bottom w:val="single" w:sz="4" w:space="0" w:color="auto"/>
              <w:right w:val="single" w:sz="4" w:space="0" w:color="auto"/>
            </w:tcBorders>
            <w:hideMark/>
          </w:tcPr>
          <w:p w14:paraId="0F4D0ED8" w14:textId="77777777" w:rsidR="001B4CFA" w:rsidRDefault="001B4CFA" w:rsidP="00540D92">
            <w:pPr>
              <w:pStyle w:val="BodyText"/>
              <w:spacing w:before="60" w:after="60"/>
              <w:ind w:left="0" w:right="83"/>
              <w:rPr>
                <w:rFonts w:cs="Arial"/>
                <w:sz w:val="20"/>
              </w:rPr>
            </w:pPr>
            <w:r>
              <w:rPr>
                <w:rFonts w:cs="Arial"/>
                <w:sz w:val="20"/>
              </w:rPr>
              <w:t>IT Operations</w:t>
            </w:r>
            <w:r w:rsidR="00C21CAA">
              <w:rPr>
                <w:rFonts w:cs="Arial"/>
                <w:sz w:val="20"/>
              </w:rPr>
              <w:t xml:space="preserve"> - </w:t>
            </w:r>
            <w:r>
              <w:rPr>
                <w:rFonts w:cs="Arial"/>
                <w:sz w:val="20"/>
              </w:rPr>
              <w:t>Infra</w:t>
            </w:r>
          </w:p>
        </w:tc>
      </w:tr>
    </w:tbl>
    <w:p w14:paraId="05C3AB61" w14:textId="0C2FCBBD" w:rsidR="008A734D" w:rsidRDefault="00633F20" w:rsidP="008A734D">
      <w:pPr>
        <w:pStyle w:val="Caption"/>
        <w:spacing w:before="240"/>
      </w:pPr>
      <w:r w:rsidRPr="008A734D">
        <w:rPr>
          <w:rFonts w:ascii="Book Antiqua" w:hAnsi="Book Antiqua"/>
          <w:b w:val="0"/>
          <w:i/>
        </w:rPr>
        <w:t xml:space="preserve">Table </w:t>
      </w:r>
      <w:r w:rsidR="000B615D" w:rsidRPr="008A734D">
        <w:rPr>
          <w:rFonts w:ascii="Book Antiqua" w:hAnsi="Book Antiqua"/>
          <w:b w:val="0"/>
          <w:i/>
        </w:rPr>
        <w:fldChar w:fldCharType="begin"/>
      </w:r>
      <w:r w:rsidR="000B615D" w:rsidRPr="008A734D">
        <w:rPr>
          <w:rFonts w:ascii="Book Antiqua" w:hAnsi="Book Antiqua"/>
          <w:b w:val="0"/>
          <w:i/>
        </w:rPr>
        <w:instrText xml:space="preserve"> SEQ Table \* ARABIC </w:instrText>
      </w:r>
      <w:r w:rsidR="000B615D" w:rsidRPr="008A734D">
        <w:rPr>
          <w:rFonts w:ascii="Book Antiqua" w:hAnsi="Book Antiqua"/>
          <w:b w:val="0"/>
          <w:i/>
        </w:rPr>
        <w:fldChar w:fldCharType="separate"/>
      </w:r>
      <w:r w:rsidRPr="008A734D">
        <w:rPr>
          <w:rFonts w:ascii="Book Antiqua" w:hAnsi="Book Antiqua"/>
          <w:b w:val="0"/>
          <w:i/>
        </w:rPr>
        <w:t>17</w:t>
      </w:r>
      <w:r w:rsidR="000B615D" w:rsidRPr="008A734D">
        <w:rPr>
          <w:rFonts w:ascii="Book Antiqua" w:hAnsi="Book Antiqua"/>
          <w:b w:val="0"/>
          <w:i/>
        </w:rPr>
        <w:fldChar w:fldCharType="end"/>
      </w:r>
      <w:r w:rsidR="00BE7F7A" w:rsidRPr="00BE7F7A">
        <w:rPr>
          <w:rFonts w:ascii="Book Antiqua" w:hAnsi="Book Antiqua"/>
          <w:b w:val="0"/>
          <w:i/>
        </w:rPr>
        <w:t xml:space="preserve"> </w:t>
      </w:r>
      <w:r w:rsidR="00BE7F7A">
        <w:rPr>
          <w:rFonts w:ascii="Book Antiqua" w:hAnsi="Book Antiqua"/>
          <w:b w:val="0"/>
          <w:i/>
        </w:rPr>
        <w:t>–Support levels</w:t>
      </w:r>
    </w:p>
    <w:p w14:paraId="48D211D7" w14:textId="77777777" w:rsidR="008A734D" w:rsidRDefault="008A734D">
      <w:pPr>
        <w:overflowPunct/>
        <w:autoSpaceDE/>
        <w:autoSpaceDN/>
        <w:adjustRightInd/>
        <w:spacing w:before="0"/>
        <w:ind w:left="0" w:right="0"/>
        <w:textAlignment w:val="auto"/>
        <w:rPr>
          <w:b/>
          <w:iCs/>
          <w:szCs w:val="18"/>
        </w:rPr>
      </w:pPr>
      <w:r>
        <w:lastRenderedPageBreak/>
        <w:br w:type="page"/>
      </w:r>
    </w:p>
    <w:p w14:paraId="584236B1" w14:textId="77777777" w:rsidR="00D65885" w:rsidRDefault="00D65885" w:rsidP="008A734D">
      <w:pPr>
        <w:pStyle w:val="Caption"/>
        <w:spacing w:before="240"/>
        <w:rPr>
          <w:rFonts w:cs="Arial"/>
        </w:rPr>
      </w:pPr>
    </w:p>
    <w:p w14:paraId="11F77495" w14:textId="74D9D697" w:rsidR="00FF5F5E" w:rsidRPr="00C34198" w:rsidRDefault="007E11AC" w:rsidP="00976510">
      <w:pPr>
        <w:pStyle w:val="Heading3"/>
        <w:keepNext w:val="0"/>
        <w:tabs>
          <w:tab w:val="left" w:pos="990"/>
        </w:tabs>
        <w:overflowPunct/>
        <w:autoSpaceDE/>
        <w:autoSpaceDN/>
        <w:adjustRightInd/>
        <w:spacing w:before="240"/>
        <w:ind w:left="1440" w:right="0"/>
        <w:jc w:val="left"/>
        <w:textAlignment w:val="auto"/>
        <w:rPr>
          <w:rFonts w:cs="Arial"/>
          <w:caps/>
          <w:sz w:val="20"/>
        </w:rPr>
      </w:pPr>
      <w:bookmarkStart w:id="477" w:name="_Toc449860852"/>
      <w:bookmarkStart w:id="478" w:name="_Toc449860946"/>
      <w:bookmarkStart w:id="479" w:name="_Toc523822086"/>
      <w:r>
        <w:rPr>
          <w:rFonts w:cs="Arial"/>
          <w:caps/>
          <w:sz w:val="20"/>
        </w:rPr>
        <w:t xml:space="preserve">4.8.3. </w:t>
      </w:r>
      <w:r w:rsidR="00FF5F5E">
        <w:rPr>
          <w:rFonts w:cs="Arial"/>
          <w:caps/>
          <w:sz w:val="20"/>
        </w:rPr>
        <w:t>A</w:t>
      </w:r>
      <w:r w:rsidR="00FB3627">
        <w:rPr>
          <w:rFonts w:cs="Arial"/>
          <w:caps/>
          <w:sz w:val="20"/>
        </w:rPr>
        <w:t>pplication</w:t>
      </w:r>
      <w:r w:rsidR="0065285A" w:rsidRPr="00D573B9">
        <w:rPr>
          <w:rFonts w:cs="Arial"/>
          <w:caps/>
          <w:sz w:val="20"/>
        </w:rPr>
        <w:t xml:space="preserve"> / T</w:t>
      </w:r>
      <w:r w:rsidR="00FB3627">
        <w:rPr>
          <w:rFonts w:cs="Arial"/>
          <w:caps/>
          <w:sz w:val="20"/>
        </w:rPr>
        <w:t>echnical Support</w:t>
      </w:r>
      <w:bookmarkEnd w:id="477"/>
      <w:bookmarkEnd w:id="478"/>
      <w:bookmarkEnd w:id="479"/>
      <w:r w:rsidR="0065285A" w:rsidRPr="00A52E51">
        <w:rPr>
          <w:rFonts w:cs="Arial"/>
          <w:caps/>
          <w:sz w:val="20"/>
        </w:rPr>
        <w:tab/>
      </w:r>
    </w:p>
    <w:p w14:paraId="08914AEF" w14:textId="263EA8C8" w:rsidR="00540D92" w:rsidRDefault="0065285A" w:rsidP="00A52E51">
      <w:pPr>
        <w:pStyle w:val="BodyText"/>
        <w:ind w:left="1296" w:firstLine="144"/>
        <w:rPr>
          <w:rFonts w:cs="Arial"/>
          <w:iCs/>
          <w:sz w:val="20"/>
        </w:rPr>
      </w:pPr>
      <w:r w:rsidRPr="008928EB">
        <w:rPr>
          <w:rFonts w:eastAsia="Arial Unicode MS" w:cs="Arial"/>
          <w:sz w:val="20"/>
        </w:rPr>
        <w:t>T</w:t>
      </w:r>
      <w:r>
        <w:rPr>
          <w:rFonts w:cs="Arial"/>
          <w:iCs/>
          <w:sz w:val="20"/>
        </w:rPr>
        <w:t>he following is the Problem Resolution Structure:</w:t>
      </w:r>
    </w:p>
    <w:p w14:paraId="06DDEC70" w14:textId="77777777" w:rsidR="001175AF" w:rsidRPr="00A52E51" w:rsidRDefault="001175AF" w:rsidP="00A52E51">
      <w:pPr>
        <w:pStyle w:val="BodyText"/>
        <w:ind w:left="1296" w:firstLine="144"/>
        <w:rPr>
          <w:rFonts w:cs="Arial"/>
          <w:iCs/>
          <w:sz w:val="20"/>
        </w:rPr>
      </w:pPr>
    </w:p>
    <w:tbl>
      <w:tblPr>
        <w:tblW w:w="8460"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070"/>
        <w:gridCol w:w="4500"/>
      </w:tblGrid>
      <w:tr w:rsidR="001B4CFA" w14:paraId="061C4A78" w14:textId="77777777" w:rsidTr="001175AF">
        <w:trPr>
          <w:trHeight w:val="567"/>
          <w:tblHeader/>
        </w:trPr>
        <w:tc>
          <w:tcPr>
            <w:tcW w:w="1890"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052884B4" w14:textId="77777777" w:rsidR="001B4CFA" w:rsidRDefault="001B4CFA" w:rsidP="00697316">
            <w:pPr>
              <w:pStyle w:val="BodyText"/>
              <w:spacing w:before="60" w:after="60"/>
              <w:ind w:left="0" w:right="-122"/>
              <w:rPr>
                <w:rFonts w:cs="Arial"/>
                <w:b/>
                <w:bCs/>
                <w:sz w:val="20"/>
              </w:rPr>
            </w:pPr>
            <w:r>
              <w:rPr>
                <w:rFonts w:cs="Arial"/>
                <w:b/>
                <w:bCs/>
                <w:sz w:val="20"/>
              </w:rPr>
              <w:t>2</w:t>
            </w:r>
            <w:r>
              <w:rPr>
                <w:rFonts w:cs="Arial"/>
                <w:b/>
                <w:bCs/>
                <w:sz w:val="20"/>
                <w:vertAlign w:val="superscript"/>
              </w:rPr>
              <w:t>nd</w:t>
            </w:r>
            <w:r>
              <w:rPr>
                <w:rFonts w:cs="Arial"/>
                <w:b/>
                <w:bCs/>
                <w:sz w:val="20"/>
              </w:rPr>
              <w:t xml:space="preserve"> Level Support</w:t>
            </w:r>
          </w:p>
        </w:tc>
        <w:tc>
          <w:tcPr>
            <w:tcW w:w="2070"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E77A835" w14:textId="77777777" w:rsidR="001B4CFA" w:rsidRPr="00A52E51" w:rsidRDefault="001B4CFA" w:rsidP="00A52E51">
            <w:pPr>
              <w:spacing w:after="120"/>
              <w:ind w:left="0" w:right="-131"/>
              <w:rPr>
                <w:rFonts w:cs="Arial"/>
                <w:b/>
              </w:rPr>
            </w:pPr>
            <w:r w:rsidRPr="00A52E51">
              <w:rPr>
                <w:rFonts w:cs="Arial"/>
                <w:b/>
              </w:rPr>
              <w:t>Name</w:t>
            </w:r>
          </w:p>
        </w:tc>
        <w:tc>
          <w:tcPr>
            <w:tcW w:w="4500"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4F7CE9A5" w14:textId="77777777" w:rsidR="001B4CFA" w:rsidRPr="003B72C5" w:rsidRDefault="001B4CFA" w:rsidP="00697316">
            <w:pPr>
              <w:pStyle w:val="TOCHeading"/>
              <w:spacing w:before="0"/>
              <w:rPr>
                <w:rFonts w:ascii="Arial" w:hAnsi="Arial" w:cs="Arial"/>
                <w:color w:val="auto"/>
                <w:sz w:val="20"/>
                <w:szCs w:val="20"/>
              </w:rPr>
            </w:pPr>
            <w:r w:rsidRPr="003B72C5">
              <w:rPr>
                <w:rFonts w:ascii="Arial" w:hAnsi="Arial" w:cs="Arial"/>
                <w:color w:val="auto"/>
                <w:sz w:val="20"/>
                <w:szCs w:val="20"/>
              </w:rPr>
              <w:t>Contact No/Memo</w:t>
            </w:r>
          </w:p>
        </w:tc>
      </w:tr>
      <w:tr w:rsidR="001B4CFA" w14:paraId="09C0383B" w14:textId="77777777" w:rsidTr="001175AF">
        <w:trPr>
          <w:trHeight w:val="755"/>
        </w:trPr>
        <w:tc>
          <w:tcPr>
            <w:tcW w:w="1890" w:type="dxa"/>
            <w:tcBorders>
              <w:top w:val="single" w:sz="4" w:space="0" w:color="auto"/>
              <w:left w:val="single" w:sz="4" w:space="0" w:color="auto"/>
              <w:bottom w:val="single" w:sz="4" w:space="0" w:color="auto"/>
              <w:right w:val="single" w:sz="4" w:space="0" w:color="auto"/>
            </w:tcBorders>
            <w:hideMark/>
          </w:tcPr>
          <w:p w14:paraId="066183D0" w14:textId="77777777" w:rsidR="001B4CFA" w:rsidRDefault="001B4CFA" w:rsidP="00697316">
            <w:pPr>
              <w:tabs>
                <w:tab w:val="left" w:pos="1285"/>
              </w:tabs>
              <w:spacing w:after="120"/>
              <w:ind w:left="0" w:right="0"/>
              <w:rPr>
                <w:rFonts w:cs="Arial"/>
              </w:rPr>
            </w:pPr>
            <w:r>
              <w:rPr>
                <w:rFonts w:cs="Arial"/>
              </w:rPr>
              <w:t>Application Support</w:t>
            </w:r>
          </w:p>
        </w:tc>
        <w:tc>
          <w:tcPr>
            <w:tcW w:w="2070" w:type="dxa"/>
            <w:tcBorders>
              <w:top w:val="single" w:sz="4" w:space="0" w:color="auto"/>
              <w:left w:val="single" w:sz="4" w:space="0" w:color="auto"/>
              <w:bottom w:val="single" w:sz="4" w:space="0" w:color="auto"/>
              <w:right w:val="single" w:sz="4" w:space="0" w:color="auto"/>
            </w:tcBorders>
          </w:tcPr>
          <w:p w14:paraId="3848875C" w14:textId="53AC9B77" w:rsidR="001B4CFA" w:rsidRDefault="006F1A2C" w:rsidP="00697316">
            <w:pPr>
              <w:spacing w:after="120"/>
              <w:ind w:left="0" w:right="-131"/>
              <w:rPr>
                <w:rFonts w:cs="Arial"/>
              </w:rPr>
            </w:pPr>
            <w:r>
              <w:rPr>
                <w:rFonts w:cs="Arial"/>
              </w:rPr>
              <w:t>SITO-</w:t>
            </w:r>
            <w:r w:rsidR="001B4CFA">
              <w:rPr>
                <w:rFonts w:cs="Arial"/>
              </w:rPr>
              <w:t>CLRS</w:t>
            </w:r>
          </w:p>
        </w:tc>
        <w:tc>
          <w:tcPr>
            <w:tcW w:w="4500" w:type="dxa"/>
            <w:tcBorders>
              <w:top w:val="single" w:sz="4" w:space="0" w:color="auto"/>
              <w:left w:val="single" w:sz="4" w:space="0" w:color="auto"/>
              <w:bottom w:val="single" w:sz="4" w:space="0" w:color="auto"/>
              <w:right w:val="single" w:sz="4" w:space="0" w:color="auto"/>
            </w:tcBorders>
            <w:hideMark/>
          </w:tcPr>
          <w:p w14:paraId="74D1C676" w14:textId="088A9A24" w:rsidR="001C752E" w:rsidRPr="001C752E" w:rsidRDefault="009A1B31" w:rsidP="001C752E">
            <w:pPr>
              <w:spacing w:after="120"/>
              <w:ind w:left="-85"/>
              <w:rPr>
                <w:ins w:id="480" w:author="Prashant Chauhan [2]" w:date="2020-06-25T12:23:00Z"/>
                <w:rFonts w:cs="Arial"/>
              </w:rPr>
            </w:pPr>
            <w:r>
              <w:rPr>
                <w:rFonts w:cs="Arial"/>
              </w:rPr>
              <w:t>CLRS A</w:t>
            </w:r>
            <w:ins w:id="481" w:author="Prashant Chauhan [2]" w:date="2020-06-25T12:23:00Z">
              <w:r w:rsidR="001C752E" w:rsidRPr="001C752E">
                <w:rPr>
                  <w:rFonts w:cs="Arial"/>
                </w:rPr>
                <w:t xml:space="preserve">pplications : </w:t>
              </w:r>
            </w:ins>
          </w:p>
          <w:p w14:paraId="2EB784CB" w14:textId="77777777" w:rsidR="001C752E" w:rsidRPr="001C752E" w:rsidRDefault="001C752E" w:rsidP="001C752E">
            <w:pPr>
              <w:spacing w:after="120"/>
              <w:ind w:left="-85"/>
              <w:rPr>
                <w:ins w:id="482" w:author="Prashant Chauhan [2]" w:date="2020-06-25T12:23:00Z"/>
                <w:rFonts w:cs="Arial"/>
              </w:rPr>
            </w:pPr>
            <w:ins w:id="483" w:author="Prashant Chauhan [2]" w:date="2020-06-25T12:23:00Z">
              <w:r w:rsidRPr="001C752E">
                <w:rPr>
                  <w:rFonts w:cs="Arial"/>
                </w:rPr>
                <w:t xml:space="preserve"> Prashant Chauhan, +918305968583</w:t>
              </w:r>
            </w:ins>
          </w:p>
          <w:p w14:paraId="516E3730" w14:textId="77777777" w:rsidR="001C752E" w:rsidRPr="001C752E" w:rsidRDefault="001C752E" w:rsidP="001C752E">
            <w:pPr>
              <w:spacing w:after="120"/>
              <w:ind w:left="-85"/>
              <w:rPr>
                <w:ins w:id="484" w:author="Prashant Chauhan [2]" w:date="2020-06-25T12:23:00Z"/>
                <w:rFonts w:cs="Arial"/>
              </w:rPr>
            </w:pPr>
            <w:ins w:id="485" w:author="Prashant Chauhan [2]" w:date="2020-06-25T12:23:00Z">
              <w:r w:rsidRPr="001C752E">
                <w:rPr>
                  <w:rFonts w:cs="Arial"/>
                </w:rPr>
                <w:t xml:space="preserve"> Krishnakant Bairagi, +919977839491</w:t>
              </w:r>
            </w:ins>
          </w:p>
          <w:p w14:paraId="0C48054E" w14:textId="77777777" w:rsidR="001C752E" w:rsidRPr="001C752E" w:rsidRDefault="001C752E" w:rsidP="001C752E">
            <w:pPr>
              <w:spacing w:after="120"/>
              <w:ind w:left="-85"/>
              <w:rPr>
                <w:ins w:id="486" w:author="Prashant Chauhan [2]" w:date="2020-06-25T12:23:00Z"/>
                <w:rFonts w:cs="Arial"/>
              </w:rPr>
            </w:pPr>
          </w:p>
          <w:p w14:paraId="5D651414" w14:textId="42004525" w:rsidR="001B4CFA" w:rsidRDefault="001C752E" w:rsidP="001C752E">
            <w:pPr>
              <w:spacing w:after="120"/>
              <w:ind w:left="-85"/>
              <w:rPr>
                <w:rFonts w:cs="Arial"/>
              </w:rPr>
            </w:pPr>
            <w:ins w:id="487" w:author="Prashant Chauhan [2]" w:date="2020-06-25T12:23:00Z">
              <w:r w:rsidRPr="001C752E">
                <w:rPr>
                  <w:rFonts w:cs="Arial"/>
                </w:rPr>
                <w:t>Group email : GD_AMS_CLRS@malaysiaairlines.com</w:t>
              </w:r>
            </w:ins>
            <w:del w:id="488" w:author="Prashant Chauhan [2]" w:date="2020-06-25T12:23:00Z">
              <w:r w:rsidR="001B4CFA" w:rsidDel="001C752E">
                <w:rPr>
                  <w:rFonts w:cs="Arial"/>
                </w:rPr>
                <w:delText>Group email : GD_TCS_CLRS@malaysiaairlines.com</w:delText>
              </w:r>
            </w:del>
          </w:p>
        </w:tc>
      </w:tr>
      <w:tr w:rsidR="001B4CFA" w14:paraId="7D8B62A1" w14:textId="77777777" w:rsidTr="001175AF">
        <w:tc>
          <w:tcPr>
            <w:tcW w:w="1890" w:type="dxa"/>
            <w:tcBorders>
              <w:top w:val="single" w:sz="4" w:space="0" w:color="auto"/>
              <w:left w:val="single" w:sz="4" w:space="0" w:color="auto"/>
              <w:bottom w:val="single" w:sz="4" w:space="0" w:color="auto"/>
              <w:right w:val="single" w:sz="4" w:space="0" w:color="auto"/>
            </w:tcBorders>
            <w:hideMark/>
          </w:tcPr>
          <w:p w14:paraId="2E39F7AA" w14:textId="77777777" w:rsidR="001B4CFA" w:rsidRDefault="001B4CFA" w:rsidP="00697316">
            <w:pPr>
              <w:spacing w:after="120"/>
              <w:ind w:left="0" w:right="-122"/>
              <w:rPr>
                <w:rFonts w:cs="Arial"/>
              </w:rPr>
            </w:pPr>
            <w:r>
              <w:rPr>
                <w:rFonts w:cs="Arial"/>
              </w:rPr>
              <w:t>System Support</w:t>
            </w:r>
          </w:p>
        </w:tc>
        <w:tc>
          <w:tcPr>
            <w:tcW w:w="2070" w:type="dxa"/>
            <w:tcBorders>
              <w:top w:val="single" w:sz="4" w:space="0" w:color="auto"/>
              <w:left w:val="single" w:sz="4" w:space="0" w:color="auto"/>
              <w:bottom w:val="single" w:sz="4" w:space="0" w:color="auto"/>
              <w:right w:val="single" w:sz="4" w:space="0" w:color="auto"/>
            </w:tcBorders>
          </w:tcPr>
          <w:p w14:paraId="00DF127F" w14:textId="77777777" w:rsidR="001B4CFA" w:rsidRDefault="001B4CFA" w:rsidP="00697316">
            <w:pPr>
              <w:spacing w:after="120"/>
              <w:ind w:left="0"/>
              <w:rPr>
                <w:rFonts w:cs="Arial"/>
                <w:lang w:val="pt-BR"/>
              </w:rPr>
            </w:pPr>
            <w:r>
              <w:rPr>
                <w:rFonts w:cs="Arial"/>
                <w:lang w:val="pt-BR"/>
              </w:rPr>
              <w:t>TCS_MIDRANGE</w:t>
            </w:r>
          </w:p>
        </w:tc>
        <w:tc>
          <w:tcPr>
            <w:tcW w:w="4500" w:type="dxa"/>
            <w:tcBorders>
              <w:top w:val="single" w:sz="4" w:space="0" w:color="auto"/>
              <w:left w:val="single" w:sz="4" w:space="0" w:color="auto"/>
              <w:bottom w:val="single" w:sz="4" w:space="0" w:color="auto"/>
              <w:right w:val="single" w:sz="4" w:space="0" w:color="auto"/>
            </w:tcBorders>
            <w:hideMark/>
          </w:tcPr>
          <w:p w14:paraId="08D54E88" w14:textId="77777777" w:rsidR="001B4CFA" w:rsidRDefault="001B4CFA" w:rsidP="00697316">
            <w:pPr>
              <w:spacing w:after="120"/>
              <w:ind w:left="-85"/>
              <w:rPr>
                <w:rFonts w:cs="Arial"/>
              </w:rPr>
            </w:pPr>
            <w:r w:rsidRPr="00B7134F">
              <w:rPr>
                <w:rFonts w:cs="Arial"/>
              </w:rPr>
              <w:t>1800817802 # 3 Option</w:t>
            </w:r>
          </w:p>
          <w:p w14:paraId="7A327A51" w14:textId="77777777" w:rsidR="001B4CFA" w:rsidRPr="00B7134F" w:rsidRDefault="002C498B" w:rsidP="00697316">
            <w:pPr>
              <w:spacing w:after="120"/>
              <w:ind w:left="-85"/>
              <w:rPr>
                <w:rFonts w:cs="Arial"/>
              </w:rPr>
            </w:pPr>
            <w:hyperlink r:id="rId32" w:history="1">
              <w:r w:rsidR="001B4CFA" w:rsidRPr="00B7134F">
                <w:t>GD_TCSMidrange@malaysiaairlines.com</w:t>
              </w:r>
            </w:hyperlink>
          </w:p>
        </w:tc>
      </w:tr>
      <w:tr w:rsidR="001B4CFA" w14:paraId="2BA1923D" w14:textId="77777777" w:rsidTr="001175AF">
        <w:trPr>
          <w:trHeight w:val="350"/>
        </w:trPr>
        <w:tc>
          <w:tcPr>
            <w:tcW w:w="1890" w:type="dxa"/>
            <w:tcBorders>
              <w:top w:val="single" w:sz="4" w:space="0" w:color="auto"/>
              <w:left w:val="single" w:sz="4" w:space="0" w:color="auto"/>
              <w:bottom w:val="single" w:sz="4" w:space="0" w:color="auto"/>
              <w:right w:val="single" w:sz="4" w:space="0" w:color="auto"/>
            </w:tcBorders>
            <w:hideMark/>
          </w:tcPr>
          <w:p w14:paraId="6753C3FB" w14:textId="77777777" w:rsidR="001B4CFA" w:rsidRDefault="001B4CFA" w:rsidP="00697316">
            <w:pPr>
              <w:spacing w:after="120"/>
              <w:ind w:left="0" w:right="-122"/>
              <w:rPr>
                <w:rFonts w:cs="Arial"/>
              </w:rPr>
            </w:pPr>
            <w:r>
              <w:rPr>
                <w:rFonts w:cs="Arial"/>
              </w:rPr>
              <w:t>Database Support</w:t>
            </w:r>
          </w:p>
        </w:tc>
        <w:tc>
          <w:tcPr>
            <w:tcW w:w="2070" w:type="dxa"/>
            <w:tcBorders>
              <w:top w:val="single" w:sz="4" w:space="0" w:color="auto"/>
              <w:left w:val="single" w:sz="4" w:space="0" w:color="auto"/>
              <w:bottom w:val="single" w:sz="4" w:space="0" w:color="auto"/>
              <w:right w:val="single" w:sz="4" w:space="0" w:color="auto"/>
            </w:tcBorders>
          </w:tcPr>
          <w:p w14:paraId="13925A04" w14:textId="77777777" w:rsidR="001B4CFA" w:rsidRDefault="001B4CFA" w:rsidP="00697316">
            <w:pPr>
              <w:tabs>
                <w:tab w:val="left" w:pos="2043"/>
              </w:tabs>
              <w:spacing w:after="120"/>
              <w:ind w:left="0" w:right="-131"/>
              <w:rPr>
                <w:rFonts w:cs="Arial"/>
              </w:rPr>
            </w:pPr>
            <w:r>
              <w:rPr>
                <w:rFonts w:cs="Arial"/>
              </w:rPr>
              <w:t>TCS_DATABASE</w:t>
            </w:r>
          </w:p>
        </w:tc>
        <w:tc>
          <w:tcPr>
            <w:tcW w:w="4500" w:type="dxa"/>
            <w:tcBorders>
              <w:top w:val="single" w:sz="4" w:space="0" w:color="auto"/>
              <w:left w:val="single" w:sz="4" w:space="0" w:color="auto"/>
              <w:bottom w:val="single" w:sz="4" w:space="0" w:color="auto"/>
              <w:right w:val="single" w:sz="4" w:space="0" w:color="auto"/>
            </w:tcBorders>
          </w:tcPr>
          <w:p w14:paraId="7093F928" w14:textId="77777777" w:rsidR="001B4CFA" w:rsidRDefault="001B4CFA" w:rsidP="00697316">
            <w:pPr>
              <w:spacing w:after="120"/>
              <w:ind w:left="-85"/>
              <w:rPr>
                <w:rFonts w:cs="Arial"/>
              </w:rPr>
            </w:pPr>
            <w:r>
              <w:rPr>
                <w:rFonts w:cs="Arial"/>
              </w:rPr>
              <w:t>1800817802 # 4 Option</w:t>
            </w:r>
          </w:p>
          <w:p w14:paraId="77CA6C16" w14:textId="77777777" w:rsidR="001B4CFA" w:rsidRDefault="002C498B" w:rsidP="00697316">
            <w:pPr>
              <w:spacing w:after="120"/>
              <w:ind w:left="-85"/>
              <w:rPr>
                <w:rFonts w:cs="Arial"/>
              </w:rPr>
            </w:pPr>
            <w:hyperlink r:id="rId33" w:history="1">
              <w:r w:rsidR="001B4CFA" w:rsidRPr="00B7134F">
                <w:t>GD_TCSDatabase@malaysiaairlines.com</w:t>
              </w:r>
            </w:hyperlink>
          </w:p>
        </w:tc>
      </w:tr>
      <w:tr w:rsidR="001B4CFA" w14:paraId="120FA021" w14:textId="77777777" w:rsidTr="001175AF">
        <w:tc>
          <w:tcPr>
            <w:tcW w:w="1890" w:type="dxa"/>
            <w:tcBorders>
              <w:top w:val="single" w:sz="4" w:space="0" w:color="auto"/>
              <w:left w:val="single" w:sz="4" w:space="0" w:color="auto"/>
              <w:bottom w:val="single" w:sz="4" w:space="0" w:color="auto"/>
              <w:right w:val="single" w:sz="4" w:space="0" w:color="auto"/>
            </w:tcBorders>
            <w:hideMark/>
          </w:tcPr>
          <w:p w14:paraId="7073E694" w14:textId="77777777" w:rsidR="001B4CFA" w:rsidRDefault="001B4CFA" w:rsidP="00697316">
            <w:pPr>
              <w:spacing w:after="120"/>
              <w:ind w:left="0" w:right="-122"/>
              <w:rPr>
                <w:rFonts w:cs="Arial"/>
              </w:rPr>
            </w:pPr>
            <w:r>
              <w:rPr>
                <w:rFonts w:cs="Arial"/>
              </w:rPr>
              <w:t>Network Support</w:t>
            </w:r>
          </w:p>
        </w:tc>
        <w:tc>
          <w:tcPr>
            <w:tcW w:w="2070" w:type="dxa"/>
            <w:tcBorders>
              <w:top w:val="single" w:sz="4" w:space="0" w:color="auto"/>
              <w:left w:val="single" w:sz="4" w:space="0" w:color="auto"/>
              <w:bottom w:val="single" w:sz="4" w:space="0" w:color="auto"/>
              <w:right w:val="single" w:sz="4" w:space="0" w:color="auto"/>
            </w:tcBorders>
            <w:hideMark/>
          </w:tcPr>
          <w:p w14:paraId="2961B35A" w14:textId="77777777" w:rsidR="001B4CFA" w:rsidRDefault="001B4CFA" w:rsidP="00697316">
            <w:pPr>
              <w:spacing w:after="120"/>
              <w:ind w:left="0" w:right="11"/>
              <w:rPr>
                <w:rFonts w:cs="Arial"/>
              </w:rPr>
            </w:pPr>
            <w:r>
              <w:rPr>
                <w:rFonts w:cs="Arial"/>
              </w:rPr>
              <w:t>TCS_NETWORK</w:t>
            </w:r>
          </w:p>
        </w:tc>
        <w:tc>
          <w:tcPr>
            <w:tcW w:w="4500" w:type="dxa"/>
            <w:tcBorders>
              <w:top w:val="single" w:sz="4" w:space="0" w:color="auto"/>
              <w:left w:val="single" w:sz="4" w:space="0" w:color="auto"/>
              <w:bottom w:val="single" w:sz="4" w:space="0" w:color="auto"/>
              <w:right w:val="single" w:sz="4" w:space="0" w:color="auto"/>
            </w:tcBorders>
            <w:hideMark/>
          </w:tcPr>
          <w:p w14:paraId="242A59A4" w14:textId="77777777" w:rsidR="001B4CFA" w:rsidRDefault="001B4CFA" w:rsidP="00697316">
            <w:pPr>
              <w:spacing w:after="120"/>
              <w:ind w:left="-85"/>
              <w:rPr>
                <w:rFonts w:cs="Arial"/>
              </w:rPr>
            </w:pPr>
            <w:r>
              <w:rPr>
                <w:rFonts w:cs="Arial"/>
              </w:rPr>
              <w:t>1800817802 # 1 Option</w:t>
            </w:r>
          </w:p>
          <w:p w14:paraId="07BDA92C" w14:textId="77777777" w:rsidR="001B4CFA" w:rsidRDefault="001B4CFA" w:rsidP="00697316">
            <w:pPr>
              <w:spacing w:after="120"/>
              <w:ind w:left="-85"/>
              <w:rPr>
                <w:rFonts w:cs="Arial"/>
              </w:rPr>
            </w:pPr>
            <w:r>
              <w:rPr>
                <w:rFonts w:cs="Arial"/>
              </w:rPr>
              <w:t>GD_TCSNetwork@malaysiaairlines.com</w:t>
            </w:r>
          </w:p>
        </w:tc>
      </w:tr>
    </w:tbl>
    <w:p w14:paraId="38E2F31C" w14:textId="77777777" w:rsidR="001175AF" w:rsidRDefault="001175AF" w:rsidP="001175AF">
      <w:pPr>
        <w:pStyle w:val="Caption"/>
        <w:spacing w:after="0"/>
        <w:rPr>
          <w:rFonts w:ascii="Book Antiqua" w:hAnsi="Book Antiqua"/>
          <w:b w:val="0"/>
          <w:i/>
        </w:rPr>
      </w:pPr>
    </w:p>
    <w:p w14:paraId="1C9D91C7" w14:textId="5FCC9B2D" w:rsidR="00C21CAA" w:rsidRDefault="00A52E51" w:rsidP="00BE7F7A">
      <w:pPr>
        <w:pStyle w:val="Caption"/>
        <w:spacing w:after="0"/>
        <w:ind w:left="756" w:firstLine="324"/>
      </w:pPr>
      <w:r w:rsidRPr="008A734D">
        <w:rPr>
          <w:rFonts w:ascii="Book Antiqua" w:hAnsi="Book Antiqua"/>
          <w:b w:val="0"/>
          <w:i/>
        </w:rPr>
        <w:t xml:space="preserve">Table </w:t>
      </w:r>
      <w:r w:rsidR="000B615D" w:rsidRPr="008A734D">
        <w:rPr>
          <w:rFonts w:ascii="Book Antiqua" w:hAnsi="Book Antiqua"/>
          <w:b w:val="0"/>
          <w:i/>
        </w:rPr>
        <w:fldChar w:fldCharType="begin"/>
      </w:r>
      <w:r w:rsidR="000B615D" w:rsidRPr="008A734D">
        <w:rPr>
          <w:rFonts w:ascii="Book Antiqua" w:hAnsi="Book Antiqua"/>
          <w:b w:val="0"/>
          <w:i/>
        </w:rPr>
        <w:instrText xml:space="preserve"> SEQ Table \* ARABIC </w:instrText>
      </w:r>
      <w:r w:rsidR="000B615D" w:rsidRPr="008A734D">
        <w:rPr>
          <w:rFonts w:ascii="Book Antiqua" w:hAnsi="Book Antiqua"/>
          <w:b w:val="0"/>
          <w:i/>
        </w:rPr>
        <w:fldChar w:fldCharType="separate"/>
      </w:r>
      <w:r w:rsidRPr="008A734D">
        <w:rPr>
          <w:rFonts w:ascii="Book Antiqua" w:hAnsi="Book Antiqua"/>
          <w:b w:val="0"/>
          <w:i/>
        </w:rPr>
        <w:t>18</w:t>
      </w:r>
      <w:r w:rsidR="000B615D" w:rsidRPr="008A734D">
        <w:rPr>
          <w:rFonts w:ascii="Book Antiqua" w:hAnsi="Book Antiqua"/>
          <w:b w:val="0"/>
          <w:i/>
        </w:rPr>
        <w:fldChar w:fldCharType="end"/>
      </w:r>
      <w:r w:rsidR="00BE7F7A">
        <w:rPr>
          <w:rFonts w:ascii="Book Antiqua" w:hAnsi="Book Antiqua"/>
          <w:b w:val="0"/>
          <w:i/>
        </w:rPr>
        <w:t>-Application/Technical support</w:t>
      </w:r>
      <w:r>
        <w:t xml:space="preserve"> </w:t>
      </w:r>
    </w:p>
    <w:p w14:paraId="40752C40" w14:textId="7D45B53A" w:rsidR="006F1A2C" w:rsidRDefault="00C21CAA" w:rsidP="001175AF">
      <w:pPr>
        <w:pStyle w:val="Heading1"/>
        <w:numPr>
          <w:ilvl w:val="1"/>
          <w:numId w:val="5"/>
        </w:numPr>
        <w:tabs>
          <w:tab w:val="left" w:pos="540"/>
        </w:tabs>
        <w:spacing w:before="0" w:after="240"/>
        <w:ind w:hanging="540"/>
      </w:pPr>
      <w:bookmarkStart w:id="489" w:name="_Toc523822087"/>
      <w:bookmarkStart w:id="490" w:name="_Toc449860856"/>
      <w:bookmarkStart w:id="491" w:name="_Toc449860950"/>
      <w:r>
        <w:t>USER GUID</w:t>
      </w:r>
      <w:r w:rsidR="001175AF">
        <w:t>E</w:t>
      </w:r>
      <w:bookmarkEnd w:id="489"/>
    </w:p>
    <w:p w14:paraId="23E2C5F4" w14:textId="76467411" w:rsidR="001175AF" w:rsidRPr="001175AF" w:rsidRDefault="00C21CAA" w:rsidP="001175AF">
      <w:pPr>
        <w:spacing w:before="0" w:after="240"/>
        <w:ind w:left="936" w:firstLine="144"/>
        <w:rPr>
          <w:lang w:val="en-MY" w:eastAsia="en-MY"/>
        </w:rPr>
      </w:pPr>
      <w:r w:rsidRPr="006F1A2C">
        <w:rPr>
          <w:lang w:val="en-MY" w:eastAsia="en-MY"/>
        </w:rPr>
        <w:t xml:space="preserve">Refer </w:t>
      </w:r>
      <w:r w:rsidR="00697316" w:rsidRPr="006F1A2C">
        <w:rPr>
          <w:lang w:val="en-MY" w:eastAsia="en-MY"/>
        </w:rPr>
        <w:t xml:space="preserve">to </w:t>
      </w:r>
      <w:r w:rsidRPr="006F1A2C">
        <w:rPr>
          <w:lang w:val="en-MY" w:eastAsia="en-MY"/>
        </w:rPr>
        <w:t>the Appendix</w:t>
      </w:r>
      <w:r w:rsidR="00540D92" w:rsidRPr="006F1A2C">
        <w:rPr>
          <w:lang w:val="en-MY" w:eastAsia="en-MY"/>
        </w:rPr>
        <w:t xml:space="preserve"> for details</w:t>
      </w:r>
      <w:r w:rsidR="001175AF">
        <w:rPr>
          <w:lang w:val="en-MY" w:eastAsia="en-MY"/>
        </w:rPr>
        <w:t>.</w:t>
      </w:r>
    </w:p>
    <w:p w14:paraId="47F3930A" w14:textId="1D05478C" w:rsidR="006F1A2C" w:rsidRDefault="00EC5248" w:rsidP="001175AF">
      <w:pPr>
        <w:pStyle w:val="Heading1"/>
        <w:numPr>
          <w:ilvl w:val="1"/>
          <w:numId w:val="5"/>
        </w:numPr>
        <w:tabs>
          <w:tab w:val="left" w:pos="540"/>
        </w:tabs>
        <w:spacing w:before="0" w:after="240"/>
        <w:ind w:hanging="540"/>
      </w:pPr>
      <w:bookmarkStart w:id="492" w:name="_Toc523822088"/>
      <w:r w:rsidRPr="0049123B">
        <w:t>A</w:t>
      </w:r>
      <w:r w:rsidR="00302732" w:rsidRPr="007C008B">
        <w:t>CCESSING THE APPLICATION</w:t>
      </w:r>
      <w:bookmarkEnd w:id="490"/>
      <w:bookmarkEnd w:id="491"/>
      <w:bookmarkEnd w:id="492"/>
    </w:p>
    <w:p w14:paraId="76082ECE" w14:textId="665CC4D1" w:rsidR="007C245B" w:rsidRPr="006F1A2C" w:rsidRDefault="000B63F7" w:rsidP="006F1A2C">
      <w:pPr>
        <w:ind w:left="936" w:firstLine="144"/>
        <w:rPr>
          <w:lang w:val="en-MY" w:eastAsia="en-MY"/>
        </w:rPr>
      </w:pPr>
      <w:r w:rsidRPr="006F1A2C">
        <w:rPr>
          <w:lang w:val="en-MY" w:eastAsia="en-MY"/>
        </w:rPr>
        <w:t>Users can access the application by using</w:t>
      </w:r>
      <w:r w:rsidR="00500D09" w:rsidRPr="006F1A2C">
        <w:rPr>
          <w:lang w:val="en-MY" w:eastAsia="en-MY"/>
        </w:rPr>
        <w:t xml:space="preserve"> the </w:t>
      </w:r>
      <w:r w:rsidR="00697316" w:rsidRPr="006F1A2C">
        <w:rPr>
          <w:lang w:val="en-MY" w:eastAsia="en-MY"/>
        </w:rPr>
        <w:t xml:space="preserve">following </w:t>
      </w:r>
      <w:r w:rsidR="00500D09" w:rsidRPr="006F1A2C">
        <w:rPr>
          <w:lang w:val="en-MY" w:eastAsia="en-MY"/>
        </w:rPr>
        <w:t>URL</w:t>
      </w:r>
      <w:r w:rsidR="007C245B" w:rsidRPr="006F1A2C">
        <w:rPr>
          <w:lang w:val="en-MY" w:eastAsia="en-MY"/>
        </w:rPr>
        <w:t xml:space="preserve"> </w:t>
      </w:r>
      <w:r w:rsidR="00500D09" w:rsidRPr="006F1A2C">
        <w:rPr>
          <w:lang w:val="en-MY" w:eastAsia="en-MY"/>
        </w:rPr>
        <w:t xml:space="preserve">in their browsers. </w:t>
      </w:r>
    </w:p>
    <w:p w14:paraId="048BDD0B" w14:textId="35B86496" w:rsidR="00EC5248" w:rsidRDefault="002C498B" w:rsidP="00A52E51">
      <w:pPr>
        <w:ind w:left="936" w:firstLine="144"/>
        <w:rPr>
          <w:rStyle w:val="Hyperlink"/>
          <w:lang w:val="en-MY" w:eastAsia="en-MY"/>
        </w:rPr>
      </w:pPr>
      <w:hyperlink r:id="rId34" w:history="1">
        <w:r w:rsidR="006F1A2C" w:rsidRPr="00522A9E">
          <w:rPr>
            <w:rStyle w:val="Hyperlink"/>
            <w:lang w:val="en-MY" w:eastAsia="en-MY"/>
          </w:rPr>
          <w:t>http://clrs.mas.net/clrs/</w:t>
        </w:r>
      </w:hyperlink>
    </w:p>
    <w:p w14:paraId="7DD76B5F" w14:textId="77777777" w:rsidR="001175AF" w:rsidRPr="00A52E51" w:rsidRDefault="001175AF" w:rsidP="00A52E51">
      <w:pPr>
        <w:ind w:left="936" w:firstLine="144"/>
        <w:rPr>
          <w:lang w:val="en-MY" w:eastAsia="en-MY"/>
        </w:rPr>
      </w:pPr>
    </w:p>
    <w:p w14:paraId="04AB9ECE" w14:textId="15731AE2" w:rsidR="00C92D14" w:rsidRDefault="007E11AC" w:rsidP="001175AF">
      <w:pPr>
        <w:pStyle w:val="Heading1"/>
        <w:numPr>
          <w:ilvl w:val="1"/>
          <w:numId w:val="5"/>
        </w:numPr>
        <w:tabs>
          <w:tab w:val="left" w:pos="540"/>
        </w:tabs>
        <w:spacing w:before="0" w:after="240"/>
        <w:ind w:hanging="540"/>
      </w:pPr>
      <w:bookmarkStart w:id="493" w:name="_Toc449860857"/>
      <w:bookmarkStart w:id="494" w:name="_Toc449860951"/>
      <w:r>
        <w:t xml:space="preserve"> </w:t>
      </w:r>
      <w:bookmarkStart w:id="495" w:name="_Toc523822089"/>
      <w:r w:rsidR="00C92D14" w:rsidRPr="00DA5EC5">
        <w:t>CONTRACT MANAGEMENT</w:t>
      </w:r>
      <w:bookmarkEnd w:id="493"/>
      <w:bookmarkEnd w:id="494"/>
      <w:bookmarkEnd w:id="495"/>
    </w:p>
    <w:p w14:paraId="506055C1" w14:textId="091AAE6C" w:rsidR="00540D92" w:rsidRPr="006F1A2C" w:rsidRDefault="00540D92" w:rsidP="006F1A2C">
      <w:pPr>
        <w:ind w:left="936" w:firstLine="144"/>
        <w:rPr>
          <w:lang w:val="en-MY" w:eastAsia="en-MY"/>
        </w:rPr>
      </w:pPr>
      <w:r w:rsidRPr="006F1A2C">
        <w:rPr>
          <w:lang w:val="en-MY" w:eastAsia="en-MY"/>
        </w:rPr>
        <w:t xml:space="preserve">Following are the contract management details.  </w:t>
      </w:r>
    </w:p>
    <w:tbl>
      <w:tblPr>
        <w:tblW w:w="0" w:type="auto"/>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6"/>
        <w:gridCol w:w="3741"/>
        <w:gridCol w:w="3969"/>
      </w:tblGrid>
      <w:tr w:rsidR="001770D9" w14:paraId="073D6CC3" w14:textId="77777777" w:rsidTr="001C752E">
        <w:tc>
          <w:tcPr>
            <w:tcW w:w="959"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31572E3D" w14:textId="77777777" w:rsidR="001770D9" w:rsidRDefault="001770D9" w:rsidP="008F6394">
            <w:pPr>
              <w:pStyle w:val="BodyText"/>
              <w:spacing w:before="60" w:after="60"/>
              <w:ind w:left="0"/>
              <w:rPr>
                <w:rFonts w:cs="Arial"/>
                <w:iCs/>
                <w:sz w:val="20"/>
              </w:rPr>
            </w:pPr>
          </w:p>
        </w:tc>
        <w:tc>
          <w:tcPr>
            <w:tcW w:w="381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8959606" w14:textId="77777777" w:rsidR="001770D9" w:rsidRDefault="001770D9" w:rsidP="008F6394">
            <w:pPr>
              <w:pStyle w:val="BodyText"/>
              <w:spacing w:before="60" w:after="60"/>
              <w:ind w:left="0"/>
              <w:rPr>
                <w:rFonts w:cs="Arial"/>
                <w:b/>
                <w:bCs/>
                <w:iCs/>
                <w:sz w:val="20"/>
              </w:rPr>
            </w:pPr>
            <w:r>
              <w:rPr>
                <w:rFonts w:cs="Arial"/>
                <w:b/>
                <w:bCs/>
                <w:iCs/>
                <w:sz w:val="20"/>
              </w:rPr>
              <w:t>Contract</w:t>
            </w:r>
          </w:p>
        </w:tc>
        <w:tc>
          <w:tcPr>
            <w:tcW w:w="406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A96968" w14:textId="77777777" w:rsidR="001770D9" w:rsidRDefault="001770D9" w:rsidP="008F6394">
            <w:pPr>
              <w:pStyle w:val="BodyText"/>
              <w:spacing w:before="60" w:after="60"/>
              <w:ind w:left="0"/>
              <w:rPr>
                <w:rFonts w:cs="Arial"/>
                <w:b/>
                <w:bCs/>
                <w:iCs/>
                <w:sz w:val="20"/>
              </w:rPr>
            </w:pPr>
            <w:r>
              <w:rPr>
                <w:rFonts w:cs="Arial"/>
                <w:b/>
                <w:bCs/>
                <w:iCs/>
                <w:sz w:val="20"/>
              </w:rPr>
              <w:t>Parties</w:t>
            </w:r>
          </w:p>
        </w:tc>
      </w:tr>
      <w:tr w:rsidR="001C752E" w14:paraId="55870D33" w14:textId="77777777" w:rsidTr="001C752E">
        <w:tc>
          <w:tcPr>
            <w:tcW w:w="959" w:type="dxa"/>
            <w:tcBorders>
              <w:top w:val="single" w:sz="4" w:space="0" w:color="auto"/>
              <w:left w:val="single" w:sz="4" w:space="0" w:color="auto"/>
              <w:bottom w:val="single" w:sz="4" w:space="0" w:color="auto"/>
              <w:right w:val="single" w:sz="4" w:space="0" w:color="auto"/>
            </w:tcBorders>
            <w:hideMark/>
          </w:tcPr>
          <w:p w14:paraId="5A822E3C" w14:textId="79AB7A91" w:rsidR="001C752E" w:rsidRDefault="001C752E" w:rsidP="001C752E">
            <w:pPr>
              <w:pStyle w:val="BodyText"/>
              <w:spacing w:before="60" w:after="60"/>
              <w:ind w:left="0"/>
              <w:rPr>
                <w:rFonts w:cs="Arial"/>
                <w:iCs/>
                <w:sz w:val="20"/>
              </w:rPr>
            </w:pPr>
            <w:ins w:id="496" w:author="Prashant Chauhan [2]" w:date="2020-06-25T12:24:00Z">
              <w:r>
                <w:rPr>
                  <w:rFonts w:cs="Arial"/>
                  <w:iCs/>
                  <w:sz w:val="20"/>
                </w:rPr>
                <w:t>1.</w:t>
              </w:r>
            </w:ins>
            <w:del w:id="497" w:author="Prashant Chauhan [2]" w:date="2020-06-25T12:24:00Z">
              <w:r w:rsidDel="00F51166">
                <w:rPr>
                  <w:rFonts w:cs="Arial"/>
                  <w:iCs/>
                  <w:sz w:val="20"/>
                </w:rPr>
                <w:delText>1.</w:delText>
              </w:r>
            </w:del>
          </w:p>
        </w:tc>
        <w:tc>
          <w:tcPr>
            <w:tcW w:w="3815" w:type="dxa"/>
            <w:tcBorders>
              <w:top w:val="single" w:sz="4" w:space="0" w:color="auto"/>
              <w:left w:val="single" w:sz="4" w:space="0" w:color="auto"/>
              <w:bottom w:val="single" w:sz="4" w:space="0" w:color="auto"/>
              <w:right w:val="single" w:sz="4" w:space="0" w:color="auto"/>
            </w:tcBorders>
            <w:hideMark/>
          </w:tcPr>
          <w:p w14:paraId="4F3492E1" w14:textId="3925A310" w:rsidR="001C752E" w:rsidRDefault="001C752E" w:rsidP="001C752E">
            <w:pPr>
              <w:pStyle w:val="BodyText"/>
              <w:spacing w:before="60" w:after="60"/>
              <w:ind w:left="0"/>
              <w:rPr>
                <w:rFonts w:cs="Arial"/>
                <w:iCs/>
                <w:sz w:val="20"/>
              </w:rPr>
            </w:pPr>
            <w:ins w:id="498" w:author="Prashant Chauhan [2]" w:date="2020-06-25T12:24:00Z">
              <w:r>
                <w:rPr>
                  <w:rFonts w:cs="Arial"/>
                  <w:iCs/>
                  <w:sz w:val="20"/>
                </w:rPr>
                <w:t>Service contract from AMS support service</w:t>
              </w:r>
            </w:ins>
            <w:del w:id="499" w:author="Prashant Chauhan [2]" w:date="2020-06-25T12:24:00Z">
              <w:r w:rsidDel="00F51166">
                <w:rPr>
                  <w:rFonts w:cs="Arial"/>
                  <w:iCs/>
                  <w:sz w:val="20"/>
                </w:rPr>
                <w:delText>Solution Delivery Contract and Maintenance and Support Services</w:delText>
              </w:r>
            </w:del>
          </w:p>
        </w:tc>
        <w:tc>
          <w:tcPr>
            <w:tcW w:w="4062" w:type="dxa"/>
            <w:tcBorders>
              <w:top w:val="single" w:sz="4" w:space="0" w:color="auto"/>
              <w:left w:val="single" w:sz="4" w:space="0" w:color="auto"/>
              <w:bottom w:val="single" w:sz="4" w:space="0" w:color="auto"/>
              <w:right w:val="single" w:sz="4" w:space="0" w:color="auto"/>
            </w:tcBorders>
            <w:hideMark/>
          </w:tcPr>
          <w:p w14:paraId="2EF3AED6" w14:textId="727AE8CE" w:rsidR="001C752E" w:rsidRDefault="001C752E" w:rsidP="001C752E">
            <w:pPr>
              <w:pStyle w:val="BodyText"/>
              <w:keepNext/>
              <w:spacing w:before="60" w:after="60"/>
              <w:ind w:left="0"/>
              <w:rPr>
                <w:rFonts w:cs="Arial"/>
                <w:iCs/>
                <w:sz w:val="20"/>
              </w:rPr>
            </w:pPr>
            <w:ins w:id="500" w:author="Prashant Chauhan [2]" w:date="2020-06-25T12:24:00Z">
              <w:r>
                <w:rPr>
                  <w:rFonts w:cs="Arial"/>
                  <w:iCs/>
                  <w:sz w:val="20"/>
                </w:rPr>
                <w:t>Signed between MAB and ATOS</w:t>
              </w:r>
            </w:ins>
            <w:del w:id="501" w:author="Prashant Chauhan [2]" w:date="2020-06-25T12:24:00Z">
              <w:r w:rsidDel="00F51166">
                <w:rPr>
                  <w:rFonts w:cs="Arial"/>
                  <w:iCs/>
                  <w:sz w:val="20"/>
                </w:rPr>
                <w:delText>Signed between MAB and TCS</w:delText>
              </w:r>
            </w:del>
          </w:p>
        </w:tc>
      </w:tr>
    </w:tbl>
    <w:p w14:paraId="55334CCB" w14:textId="7D77CA23" w:rsidR="006F1A2C" w:rsidRDefault="006F1A2C" w:rsidP="00BE7F7A">
      <w:pPr>
        <w:pStyle w:val="Caption"/>
        <w:spacing w:before="240"/>
        <w:ind w:left="3996"/>
        <w:jc w:val="left"/>
      </w:pPr>
      <w:bookmarkStart w:id="502" w:name="_Toc449860858"/>
      <w:bookmarkStart w:id="503" w:name="_Toc449860952"/>
      <w:r w:rsidRPr="004551A6">
        <w:rPr>
          <w:rFonts w:ascii="Book Antiqua" w:hAnsi="Book Antiqua"/>
          <w:b w:val="0"/>
          <w:i/>
        </w:rPr>
        <w:t xml:space="preserve">Table </w:t>
      </w:r>
      <w:r w:rsidR="000B615D" w:rsidRPr="004551A6">
        <w:rPr>
          <w:rFonts w:ascii="Book Antiqua" w:hAnsi="Book Antiqua"/>
          <w:b w:val="0"/>
          <w:i/>
        </w:rPr>
        <w:fldChar w:fldCharType="begin"/>
      </w:r>
      <w:r w:rsidR="000B615D" w:rsidRPr="004551A6">
        <w:rPr>
          <w:rFonts w:ascii="Book Antiqua" w:hAnsi="Book Antiqua"/>
          <w:b w:val="0"/>
          <w:i/>
        </w:rPr>
        <w:instrText xml:space="preserve"> SEQ Table \* ARABIC </w:instrText>
      </w:r>
      <w:r w:rsidR="000B615D" w:rsidRPr="004551A6">
        <w:rPr>
          <w:rFonts w:ascii="Book Antiqua" w:hAnsi="Book Antiqua"/>
          <w:b w:val="0"/>
          <w:i/>
        </w:rPr>
        <w:fldChar w:fldCharType="separate"/>
      </w:r>
      <w:r w:rsidR="00D37640" w:rsidRPr="004551A6">
        <w:rPr>
          <w:rFonts w:ascii="Book Antiqua" w:hAnsi="Book Antiqua"/>
          <w:b w:val="0"/>
          <w:i/>
        </w:rPr>
        <w:t>19</w:t>
      </w:r>
      <w:r w:rsidR="000B615D" w:rsidRPr="004551A6">
        <w:rPr>
          <w:rFonts w:ascii="Book Antiqua" w:hAnsi="Book Antiqua"/>
          <w:b w:val="0"/>
          <w:i/>
        </w:rPr>
        <w:fldChar w:fldCharType="end"/>
      </w:r>
      <w:r>
        <w:t xml:space="preserve"> </w:t>
      </w:r>
      <w:r w:rsidR="00BE7F7A">
        <w:t>–</w:t>
      </w:r>
      <w:r w:rsidR="00BE7F7A" w:rsidRPr="00BE7F7A">
        <w:rPr>
          <w:rFonts w:ascii="Book Antiqua" w:hAnsi="Book Antiqua"/>
          <w:b w:val="0"/>
          <w:i/>
        </w:rPr>
        <w:t xml:space="preserve"> </w:t>
      </w:r>
      <w:r w:rsidR="00BE7F7A">
        <w:rPr>
          <w:rFonts w:ascii="Book Antiqua" w:hAnsi="Book Antiqua"/>
          <w:b w:val="0"/>
          <w:i/>
        </w:rPr>
        <w:t>Contract management</w:t>
      </w:r>
    </w:p>
    <w:p w14:paraId="3CC7145C" w14:textId="4C1B189D" w:rsidR="009E68B1" w:rsidRPr="006F1A2C" w:rsidRDefault="00976510" w:rsidP="001175AF">
      <w:pPr>
        <w:pStyle w:val="Heading1"/>
        <w:numPr>
          <w:ilvl w:val="1"/>
          <w:numId w:val="5"/>
        </w:numPr>
        <w:tabs>
          <w:tab w:val="left" w:pos="540"/>
        </w:tabs>
        <w:spacing w:before="0" w:after="240"/>
        <w:ind w:hanging="540"/>
      </w:pPr>
      <w:r>
        <w:t xml:space="preserve"> </w:t>
      </w:r>
      <w:bookmarkStart w:id="504" w:name="_Toc523822090"/>
      <w:r w:rsidR="009E68B1">
        <w:t>HANDOVER ITEMS</w:t>
      </w:r>
      <w:bookmarkEnd w:id="502"/>
      <w:bookmarkEnd w:id="503"/>
      <w:bookmarkEnd w:id="504"/>
    </w:p>
    <w:p w14:paraId="655F4CFC" w14:textId="77777777" w:rsidR="00B0685E" w:rsidRDefault="007559FD" w:rsidP="00976510">
      <w:pPr>
        <w:ind w:left="990"/>
        <w:rPr>
          <w:lang w:val="en-MY" w:eastAsia="en-MY"/>
        </w:rPr>
      </w:pPr>
      <w:r w:rsidRPr="006F1A2C">
        <w:rPr>
          <w:lang w:val="en-MY" w:eastAsia="en-MY"/>
        </w:rPr>
        <w:t>The following documents / items will be handed over to Operations together with this System Operation Document during the Handover session.</w:t>
      </w:r>
    </w:p>
    <w:p w14:paraId="3130A92F" w14:textId="77777777" w:rsidR="00B0685E" w:rsidRPr="00B0685E" w:rsidRDefault="007559FD">
      <w:pPr>
        <w:pStyle w:val="ListParagraph"/>
        <w:numPr>
          <w:ilvl w:val="0"/>
          <w:numId w:val="29"/>
        </w:numPr>
      </w:pPr>
      <w:r w:rsidRPr="00B0685E">
        <w:t>UAT signoff by Business Owner</w:t>
      </w:r>
    </w:p>
    <w:p w14:paraId="77B2EB5D" w14:textId="77777777" w:rsidR="00B0685E" w:rsidRPr="00B0685E" w:rsidRDefault="004E65E3">
      <w:pPr>
        <w:pStyle w:val="ListParagraph"/>
        <w:numPr>
          <w:ilvl w:val="0"/>
          <w:numId w:val="29"/>
        </w:numPr>
      </w:pPr>
      <w:r w:rsidRPr="00B0685E">
        <w:t>CLRS</w:t>
      </w:r>
      <w:r w:rsidR="007559FD" w:rsidRPr="00B0685E">
        <w:t xml:space="preserve"> User Guide </w:t>
      </w:r>
    </w:p>
    <w:p w14:paraId="4EC7002D" w14:textId="77777777" w:rsidR="00B0685E" w:rsidRPr="00B0685E" w:rsidRDefault="004E65E3">
      <w:pPr>
        <w:pStyle w:val="ListParagraph"/>
        <w:numPr>
          <w:ilvl w:val="0"/>
          <w:numId w:val="29"/>
        </w:numPr>
      </w:pPr>
      <w:r w:rsidRPr="00B0685E">
        <w:t xml:space="preserve">CLRS </w:t>
      </w:r>
      <w:r w:rsidR="007559FD" w:rsidRPr="00B0685E">
        <w:t>Technical Manuals and Installation Guides</w:t>
      </w:r>
    </w:p>
    <w:p w14:paraId="0FAF5458" w14:textId="77777777" w:rsidR="004551A6" w:rsidRDefault="007559FD">
      <w:pPr>
        <w:pStyle w:val="ListParagraph"/>
        <w:numPr>
          <w:ilvl w:val="0"/>
          <w:numId w:val="29"/>
        </w:numPr>
      </w:pPr>
      <w:r w:rsidRPr="00B0685E">
        <w:t>Softcopy of this System Operations Document</w:t>
      </w:r>
      <w:bookmarkStart w:id="505" w:name="_Toc416862035"/>
      <w:bookmarkStart w:id="506" w:name="_Toc355105738"/>
      <w:bookmarkStart w:id="507" w:name="_Toc355103968"/>
      <w:bookmarkStart w:id="508" w:name="_Toc71962090"/>
      <w:bookmarkStart w:id="509" w:name="_Toc449860859"/>
      <w:bookmarkStart w:id="510" w:name="_Toc449860953"/>
      <w:bookmarkEnd w:id="505"/>
      <w:bookmarkEnd w:id="506"/>
      <w:bookmarkEnd w:id="507"/>
      <w:bookmarkEnd w:id="508"/>
    </w:p>
    <w:p w14:paraId="3937C557" w14:textId="77777777" w:rsidR="004551A6" w:rsidRDefault="004551A6">
      <w:pPr>
        <w:overflowPunct/>
        <w:autoSpaceDE/>
        <w:autoSpaceDN/>
        <w:adjustRightInd/>
        <w:spacing w:before="0"/>
        <w:ind w:left="0" w:right="0"/>
        <w:textAlignment w:val="auto"/>
        <w:rPr>
          <w:lang w:val="en-GB" w:eastAsia="ar-SA"/>
        </w:rPr>
      </w:pPr>
      <w:r>
        <w:br w:type="page"/>
      </w:r>
    </w:p>
    <w:p w14:paraId="11757220" w14:textId="5443699E" w:rsidR="00251020" w:rsidRPr="00B0685E" w:rsidRDefault="00A054E2" w:rsidP="004551A6">
      <w:pPr>
        <w:ind w:left="720" w:hanging="360"/>
      </w:pPr>
      <w:r>
        <w:lastRenderedPageBreak/>
        <w:br/>
      </w:r>
    </w:p>
    <w:p w14:paraId="61A7F131" w14:textId="44FD0531" w:rsidR="00C34198" w:rsidRPr="00750E78" w:rsidRDefault="00976510" w:rsidP="003B4781">
      <w:pPr>
        <w:pStyle w:val="Heading1"/>
        <w:numPr>
          <w:ilvl w:val="1"/>
          <w:numId w:val="5"/>
        </w:numPr>
        <w:tabs>
          <w:tab w:val="left" w:pos="540"/>
        </w:tabs>
        <w:spacing w:before="0" w:after="240"/>
        <w:ind w:hanging="540"/>
      </w:pPr>
      <w:r>
        <w:t xml:space="preserve"> </w:t>
      </w:r>
      <w:bookmarkStart w:id="511" w:name="_Toc523822091"/>
      <w:r w:rsidR="000327D4">
        <w:t>INFORMATION SECURITY</w:t>
      </w:r>
      <w:bookmarkStart w:id="512" w:name="_Toc449860860"/>
      <w:bookmarkStart w:id="513" w:name="_Toc449860954"/>
      <w:bookmarkEnd w:id="509"/>
      <w:bookmarkEnd w:id="510"/>
      <w:bookmarkEnd w:id="511"/>
    </w:p>
    <w:p w14:paraId="1D0D2392" w14:textId="77777777" w:rsidR="00FE1AF2" w:rsidRDefault="00F20EBC" w:rsidP="00345577">
      <w:pPr>
        <w:pStyle w:val="Heading3"/>
        <w:keepNext w:val="0"/>
        <w:tabs>
          <w:tab w:val="left" w:pos="810"/>
          <w:tab w:val="left" w:pos="1440"/>
        </w:tabs>
        <w:overflowPunct/>
        <w:autoSpaceDE/>
        <w:autoSpaceDN/>
        <w:adjustRightInd/>
        <w:spacing w:before="240"/>
        <w:ind w:left="0" w:right="0" w:firstLine="810"/>
        <w:jc w:val="left"/>
        <w:textAlignment w:val="auto"/>
        <w:rPr>
          <w:rFonts w:cs="Arial"/>
          <w:caps/>
          <w:sz w:val="20"/>
        </w:rPr>
      </w:pPr>
      <w:bookmarkStart w:id="514" w:name="_Toc523822092"/>
      <w:r>
        <w:rPr>
          <w:rFonts w:cs="Arial"/>
          <w:caps/>
          <w:sz w:val="20"/>
        </w:rPr>
        <w:t xml:space="preserve">4.13.1. </w:t>
      </w:r>
      <w:r w:rsidRPr="00C37BCA">
        <w:rPr>
          <w:rFonts w:cs="Arial"/>
          <w:caps/>
          <w:sz w:val="20"/>
        </w:rPr>
        <w:t>A</w:t>
      </w:r>
      <w:r>
        <w:rPr>
          <w:rFonts w:cs="Arial"/>
          <w:caps/>
          <w:sz w:val="20"/>
        </w:rPr>
        <w:t>udit And Compliance Requirements</w:t>
      </w:r>
      <w:bookmarkEnd w:id="512"/>
      <w:bookmarkEnd w:id="513"/>
      <w:bookmarkEnd w:id="514"/>
    </w:p>
    <w:p w14:paraId="26897CA3" w14:textId="676C8A2D" w:rsidR="00D37640" w:rsidRDefault="00FE1AF2" w:rsidP="00A27660">
      <w:r>
        <w:tab/>
      </w:r>
      <w:r w:rsidR="006F1A2C">
        <w:tab/>
      </w:r>
      <w:r>
        <w:t>Following table contains the audit and compliance requirements.</w:t>
      </w:r>
    </w:p>
    <w:p w14:paraId="468C132E" w14:textId="77777777" w:rsidR="001175AF" w:rsidRDefault="001175AF" w:rsidP="00A27660"/>
    <w:tbl>
      <w:tblPr>
        <w:tblW w:w="882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70"/>
        <w:gridCol w:w="2300"/>
        <w:gridCol w:w="2650"/>
      </w:tblGrid>
      <w:tr w:rsidR="00F20EBC" w14:paraId="2D436C24" w14:textId="77777777" w:rsidTr="001175AF">
        <w:trPr>
          <w:tblHeader/>
        </w:trPr>
        <w:tc>
          <w:tcPr>
            <w:tcW w:w="387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BDD707A" w14:textId="77777777" w:rsidR="00F20EBC" w:rsidRDefault="00F20EBC" w:rsidP="001175AF">
            <w:pPr>
              <w:pStyle w:val="BodyText"/>
              <w:spacing w:before="60" w:after="60"/>
              <w:ind w:left="360"/>
              <w:rPr>
                <w:rFonts w:cs="Arial"/>
                <w:b/>
                <w:bCs/>
                <w:sz w:val="20"/>
              </w:rPr>
            </w:pPr>
            <w:r>
              <w:rPr>
                <w:rFonts w:cs="Arial"/>
                <w:b/>
                <w:bCs/>
                <w:sz w:val="20"/>
              </w:rPr>
              <w:t>Activity</w:t>
            </w:r>
          </w:p>
        </w:tc>
        <w:tc>
          <w:tcPr>
            <w:tcW w:w="230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930EF03" w14:textId="77777777" w:rsidR="00F20EBC" w:rsidRDefault="00F20EBC" w:rsidP="001B4CFA">
            <w:pPr>
              <w:pStyle w:val="BodyText"/>
              <w:spacing w:before="60" w:after="60"/>
              <w:ind w:left="0" w:right="122"/>
              <w:rPr>
                <w:rFonts w:cs="Arial"/>
                <w:b/>
                <w:bCs/>
                <w:sz w:val="20"/>
              </w:rPr>
            </w:pPr>
            <w:r>
              <w:rPr>
                <w:rFonts w:cs="Arial"/>
                <w:b/>
                <w:bCs/>
                <w:sz w:val="20"/>
              </w:rPr>
              <w:t xml:space="preserve">Frequency </w:t>
            </w:r>
          </w:p>
        </w:tc>
        <w:tc>
          <w:tcPr>
            <w:tcW w:w="265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54E05DA" w14:textId="77777777" w:rsidR="00F20EBC" w:rsidRDefault="00F20EBC" w:rsidP="001B4CFA">
            <w:pPr>
              <w:pStyle w:val="BodyText"/>
              <w:tabs>
                <w:tab w:val="left" w:pos="1912"/>
              </w:tabs>
              <w:spacing w:before="60" w:after="60"/>
              <w:ind w:left="0" w:right="92"/>
              <w:rPr>
                <w:rFonts w:cs="Arial"/>
                <w:b/>
                <w:bCs/>
                <w:sz w:val="20"/>
              </w:rPr>
            </w:pPr>
            <w:r>
              <w:rPr>
                <w:rFonts w:cs="Arial"/>
                <w:b/>
                <w:bCs/>
                <w:sz w:val="20"/>
              </w:rPr>
              <w:t>Responsible Party</w:t>
            </w:r>
          </w:p>
        </w:tc>
      </w:tr>
      <w:tr w:rsidR="00F20EBC" w14:paraId="6CE358E6" w14:textId="77777777" w:rsidTr="001175AF">
        <w:tc>
          <w:tcPr>
            <w:tcW w:w="3870" w:type="dxa"/>
            <w:tcBorders>
              <w:top w:val="single" w:sz="4" w:space="0" w:color="auto"/>
              <w:left w:val="single" w:sz="4" w:space="0" w:color="auto"/>
              <w:bottom w:val="single" w:sz="4" w:space="0" w:color="auto"/>
              <w:right w:val="single" w:sz="4" w:space="0" w:color="auto"/>
            </w:tcBorders>
            <w:hideMark/>
          </w:tcPr>
          <w:p w14:paraId="0E9862CB" w14:textId="77777777" w:rsidR="00F20EBC" w:rsidRDefault="00F20EBC" w:rsidP="001019FB">
            <w:pPr>
              <w:pStyle w:val="BodyText"/>
              <w:spacing w:before="60" w:after="60"/>
              <w:ind w:left="0"/>
              <w:rPr>
                <w:rFonts w:cs="Arial"/>
                <w:sz w:val="20"/>
              </w:rPr>
            </w:pPr>
            <w:r>
              <w:rPr>
                <w:rFonts w:cs="Arial"/>
                <w:sz w:val="20"/>
              </w:rPr>
              <w:t>Perform ID review every quarter and submit result to IRS</w:t>
            </w:r>
          </w:p>
        </w:tc>
        <w:tc>
          <w:tcPr>
            <w:tcW w:w="2300" w:type="dxa"/>
            <w:tcBorders>
              <w:top w:val="single" w:sz="4" w:space="0" w:color="auto"/>
              <w:left w:val="single" w:sz="4" w:space="0" w:color="auto"/>
              <w:bottom w:val="single" w:sz="4" w:space="0" w:color="auto"/>
              <w:right w:val="single" w:sz="4" w:space="0" w:color="auto"/>
            </w:tcBorders>
            <w:hideMark/>
          </w:tcPr>
          <w:p w14:paraId="0712C4B1" w14:textId="77777777" w:rsidR="00F20EBC" w:rsidRDefault="00F20EBC" w:rsidP="001B4CFA">
            <w:pPr>
              <w:pStyle w:val="BodyText"/>
              <w:spacing w:before="60" w:after="60"/>
              <w:ind w:left="0" w:right="122"/>
              <w:rPr>
                <w:rFonts w:cs="Arial"/>
                <w:sz w:val="20"/>
              </w:rPr>
            </w:pPr>
            <w:r>
              <w:rPr>
                <w:rFonts w:cs="Arial"/>
                <w:sz w:val="20"/>
              </w:rPr>
              <w:t>Quarterly</w:t>
            </w:r>
          </w:p>
        </w:tc>
        <w:tc>
          <w:tcPr>
            <w:tcW w:w="2650" w:type="dxa"/>
            <w:tcBorders>
              <w:top w:val="single" w:sz="4" w:space="0" w:color="auto"/>
              <w:left w:val="single" w:sz="4" w:space="0" w:color="auto"/>
              <w:bottom w:val="single" w:sz="4" w:space="0" w:color="auto"/>
              <w:right w:val="single" w:sz="4" w:space="0" w:color="auto"/>
            </w:tcBorders>
            <w:hideMark/>
          </w:tcPr>
          <w:p w14:paraId="76105D97" w14:textId="77777777" w:rsidR="00F20EBC" w:rsidRDefault="00F20EBC" w:rsidP="001B4CFA">
            <w:pPr>
              <w:pStyle w:val="BodyText"/>
              <w:tabs>
                <w:tab w:val="left" w:pos="1912"/>
              </w:tabs>
              <w:spacing w:before="60" w:after="60"/>
              <w:ind w:left="0" w:right="92"/>
              <w:rPr>
                <w:rFonts w:cs="Arial"/>
                <w:sz w:val="20"/>
              </w:rPr>
            </w:pPr>
            <w:r>
              <w:rPr>
                <w:rFonts w:cs="Arial"/>
                <w:sz w:val="20"/>
              </w:rPr>
              <w:t>ID Admin</w:t>
            </w:r>
          </w:p>
        </w:tc>
      </w:tr>
      <w:tr w:rsidR="00F20EBC" w14:paraId="3E0850BE" w14:textId="77777777" w:rsidTr="001175AF">
        <w:tc>
          <w:tcPr>
            <w:tcW w:w="3870" w:type="dxa"/>
            <w:tcBorders>
              <w:top w:val="single" w:sz="4" w:space="0" w:color="auto"/>
              <w:left w:val="single" w:sz="4" w:space="0" w:color="auto"/>
              <w:bottom w:val="single" w:sz="4" w:space="0" w:color="auto"/>
              <w:right w:val="single" w:sz="4" w:space="0" w:color="auto"/>
            </w:tcBorders>
            <w:hideMark/>
          </w:tcPr>
          <w:p w14:paraId="68D650E2" w14:textId="77777777" w:rsidR="00F20EBC" w:rsidRDefault="00F20EBC" w:rsidP="001019FB">
            <w:pPr>
              <w:pStyle w:val="BodyText"/>
              <w:spacing w:before="60" w:after="60"/>
              <w:ind w:left="0"/>
              <w:rPr>
                <w:rFonts w:cs="Arial"/>
                <w:sz w:val="20"/>
              </w:rPr>
            </w:pPr>
            <w:r>
              <w:rPr>
                <w:rFonts w:cs="Arial"/>
                <w:sz w:val="20"/>
              </w:rPr>
              <w:t>Update user access matrix  and submit to IRS</w:t>
            </w:r>
          </w:p>
        </w:tc>
        <w:tc>
          <w:tcPr>
            <w:tcW w:w="2300" w:type="dxa"/>
            <w:tcBorders>
              <w:top w:val="single" w:sz="4" w:space="0" w:color="auto"/>
              <w:left w:val="single" w:sz="4" w:space="0" w:color="auto"/>
              <w:bottom w:val="single" w:sz="4" w:space="0" w:color="auto"/>
              <w:right w:val="single" w:sz="4" w:space="0" w:color="auto"/>
            </w:tcBorders>
            <w:hideMark/>
          </w:tcPr>
          <w:p w14:paraId="00E9EC82" w14:textId="77777777" w:rsidR="00F20EBC" w:rsidRDefault="00F20EBC" w:rsidP="001B4CFA">
            <w:pPr>
              <w:pStyle w:val="BodyText"/>
              <w:spacing w:before="60" w:after="60"/>
              <w:ind w:left="0" w:right="122"/>
              <w:rPr>
                <w:rFonts w:cs="Arial"/>
                <w:sz w:val="20"/>
              </w:rPr>
            </w:pPr>
            <w:r>
              <w:rPr>
                <w:rFonts w:cs="Arial"/>
                <w:sz w:val="20"/>
              </w:rPr>
              <w:t>Yearly</w:t>
            </w:r>
          </w:p>
        </w:tc>
        <w:tc>
          <w:tcPr>
            <w:tcW w:w="2650" w:type="dxa"/>
            <w:tcBorders>
              <w:top w:val="single" w:sz="4" w:space="0" w:color="auto"/>
              <w:left w:val="single" w:sz="4" w:space="0" w:color="auto"/>
              <w:bottom w:val="single" w:sz="4" w:space="0" w:color="auto"/>
              <w:right w:val="single" w:sz="4" w:space="0" w:color="auto"/>
            </w:tcBorders>
            <w:hideMark/>
          </w:tcPr>
          <w:p w14:paraId="2922FB1D" w14:textId="77777777" w:rsidR="00F20EBC" w:rsidRDefault="00F20EBC" w:rsidP="001B4CFA">
            <w:pPr>
              <w:pStyle w:val="BodyText"/>
              <w:tabs>
                <w:tab w:val="left" w:pos="1912"/>
              </w:tabs>
              <w:spacing w:before="60" w:after="60"/>
              <w:ind w:left="0" w:right="92"/>
              <w:rPr>
                <w:rFonts w:cs="Arial"/>
                <w:sz w:val="20"/>
              </w:rPr>
            </w:pPr>
            <w:r>
              <w:rPr>
                <w:rFonts w:cs="Arial"/>
                <w:sz w:val="20"/>
              </w:rPr>
              <w:t>System Owner</w:t>
            </w:r>
          </w:p>
        </w:tc>
      </w:tr>
      <w:tr w:rsidR="00F20EBC" w14:paraId="43FD8C56" w14:textId="77777777" w:rsidTr="001175AF">
        <w:tc>
          <w:tcPr>
            <w:tcW w:w="3870" w:type="dxa"/>
            <w:tcBorders>
              <w:top w:val="single" w:sz="4" w:space="0" w:color="auto"/>
              <w:left w:val="single" w:sz="4" w:space="0" w:color="auto"/>
              <w:bottom w:val="single" w:sz="4" w:space="0" w:color="auto"/>
              <w:right w:val="single" w:sz="4" w:space="0" w:color="auto"/>
            </w:tcBorders>
            <w:hideMark/>
          </w:tcPr>
          <w:p w14:paraId="600E59C2" w14:textId="77777777" w:rsidR="00F20EBC" w:rsidRDefault="00F20EBC" w:rsidP="004551A6">
            <w:pPr>
              <w:pStyle w:val="BodyText"/>
              <w:spacing w:before="60" w:after="60"/>
              <w:ind w:left="-18" w:firstLine="18"/>
              <w:rPr>
                <w:rFonts w:cs="Arial"/>
                <w:sz w:val="20"/>
              </w:rPr>
            </w:pPr>
            <w:r>
              <w:rPr>
                <w:rFonts w:cs="Arial"/>
                <w:sz w:val="20"/>
              </w:rPr>
              <w:t>Install Critical Security Patches for the application and submit report to IRS</w:t>
            </w:r>
          </w:p>
        </w:tc>
        <w:tc>
          <w:tcPr>
            <w:tcW w:w="2300" w:type="dxa"/>
            <w:tcBorders>
              <w:top w:val="single" w:sz="4" w:space="0" w:color="auto"/>
              <w:left w:val="single" w:sz="4" w:space="0" w:color="auto"/>
              <w:bottom w:val="single" w:sz="4" w:space="0" w:color="auto"/>
              <w:right w:val="single" w:sz="4" w:space="0" w:color="auto"/>
            </w:tcBorders>
            <w:hideMark/>
          </w:tcPr>
          <w:p w14:paraId="219649A3" w14:textId="77777777" w:rsidR="00F20EBC" w:rsidRDefault="00F20EBC" w:rsidP="001B4CFA">
            <w:pPr>
              <w:pStyle w:val="BodyText"/>
              <w:spacing w:before="60" w:after="60"/>
              <w:ind w:left="0" w:right="122"/>
              <w:rPr>
                <w:rFonts w:cs="Arial"/>
                <w:sz w:val="20"/>
              </w:rPr>
            </w:pPr>
            <w:r>
              <w:rPr>
                <w:rFonts w:cs="Arial"/>
                <w:sz w:val="20"/>
              </w:rPr>
              <w:t>Quarterly</w:t>
            </w:r>
          </w:p>
        </w:tc>
        <w:tc>
          <w:tcPr>
            <w:tcW w:w="2650" w:type="dxa"/>
            <w:tcBorders>
              <w:top w:val="single" w:sz="4" w:space="0" w:color="auto"/>
              <w:left w:val="single" w:sz="4" w:space="0" w:color="auto"/>
              <w:bottom w:val="single" w:sz="4" w:space="0" w:color="auto"/>
              <w:right w:val="single" w:sz="4" w:space="0" w:color="auto"/>
            </w:tcBorders>
            <w:hideMark/>
          </w:tcPr>
          <w:p w14:paraId="1D93A3BF" w14:textId="77777777" w:rsidR="00F20EBC" w:rsidRDefault="00F20EBC" w:rsidP="001B4CFA">
            <w:pPr>
              <w:pStyle w:val="BodyText"/>
              <w:tabs>
                <w:tab w:val="left" w:pos="1912"/>
              </w:tabs>
              <w:spacing w:before="60" w:after="60"/>
              <w:ind w:left="0" w:right="92"/>
              <w:rPr>
                <w:rFonts w:cs="Arial"/>
                <w:sz w:val="20"/>
              </w:rPr>
            </w:pPr>
            <w:r>
              <w:rPr>
                <w:rFonts w:cs="Arial"/>
                <w:sz w:val="20"/>
              </w:rPr>
              <w:t xml:space="preserve">System Owner </w:t>
            </w:r>
          </w:p>
        </w:tc>
      </w:tr>
      <w:tr w:rsidR="00F20EBC" w14:paraId="61AB4A0A" w14:textId="77777777" w:rsidTr="001175AF">
        <w:tc>
          <w:tcPr>
            <w:tcW w:w="3870" w:type="dxa"/>
            <w:tcBorders>
              <w:top w:val="single" w:sz="4" w:space="0" w:color="auto"/>
              <w:left w:val="single" w:sz="4" w:space="0" w:color="auto"/>
              <w:bottom w:val="single" w:sz="4" w:space="0" w:color="auto"/>
              <w:right w:val="single" w:sz="4" w:space="0" w:color="auto"/>
            </w:tcBorders>
            <w:hideMark/>
          </w:tcPr>
          <w:p w14:paraId="70FD90B0" w14:textId="77777777" w:rsidR="00F20EBC" w:rsidRDefault="00A13470" w:rsidP="001019FB">
            <w:pPr>
              <w:pStyle w:val="BodyText"/>
              <w:spacing w:before="60" w:after="60"/>
              <w:ind w:left="0"/>
              <w:rPr>
                <w:rFonts w:cs="Arial"/>
                <w:sz w:val="20"/>
              </w:rPr>
            </w:pPr>
            <w:r>
              <w:rPr>
                <w:rFonts w:cs="Arial"/>
                <w:sz w:val="20"/>
              </w:rPr>
              <w:t>Perform</w:t>
            </w:r>
            <w:r w:rsidR="00F20EBC">
              <w:rPr>
                <w:rFonts w:cs="Arial"/>
                <w:sz w:val="20"/>
              </w:rPr>
              <w:t xml:space="preserve"> Backup restoration</w:t>
            </w:r>
          </w:p>
        </w:tc>
        <w:tc>
          <w:tcPr>
            <w:tcW w:w="2300" w:type="dxa"/>
            <w:tcBorders>
              <w:top w:val="single" w:sz="4" w:space="0" w:color="auto"/>
              <w:left w:val="single" w:sz="4" w:space="0" w:color="auto"/>
              <w:bottom w:val="single" w:sz="4" w:space="0" w:color="auto"/>
              <w:right w:val="single" w:sz="4" w:space="0" w:color="auto"/>
            </w:tcBorders>
            <w:hideMark/>
          </w:tcPr>
          <w:p w14:paraId="4AA49AC9" w14:textId="77777777" w:rsidR="00F20EBC" w:rsidRDefault="00F20EBC" w:rsidP="001B4CFA">
            <w:pPr>
              <w:pStyle w:val="BodyText"/>
              <w:spacing w:before="60" w:after="60"/>
              <w:ind w:left="0" w:right="122"/>
              <w:rPr>
                <w:rFonts w:cs="Arial"/>
                <w:sz w:val="20"/>
              </w:rPr>
            </w:pPr>
            <w:r>
              <w:rPr>
                <w:rFonts w:cs="Arial"/>
                <w:sz w:val="20"/>
              </w:rPr>
              <w:t>Yearly</w:t>
            </w:r>
          </w:p>
        </w:tc>
        <w:tc>
          <w:tcPr>
            <w:tcW w:w="2650" w:type="dxa"/>
            <w:tcBorders>
              <w:top w:val="single" w:sz="4" w:space="0" w:color="auto"/>
              <w:left w:val="single" w:sz="4" w:space="0" w:color="auto"/>
              <w:bottom w:val="single" w:sz="4" w:space="0" w:color="auto"/>
              <w:right w:val="single" w:sz="4" w:space="0" w:color="auto"/>
            </w:tcBorders>
            <w:hideMark/>
          </w:tcPr>
          <w:p w14:paraId="27D2EBC2" w14:textId="77777777" w:rsidR="00F20EBC" w:rsidRDefault="00F20EBC" w:rsidP="001B4CFA">
            <w:pPr>
              <w:pStyle w:val="BodyText"/>
              <w:tabs>
                <w:tab w:val="left" w:pos="1912"/>
              </w:tabs>
              <w:spacing w:before="60" w:after="60"/>
              <w:ind w:left="0" w:right="92"/>
              <w:rPr>
                <w:rFonts w:cs="Arial"/>
                <w:sz w:val="20"/>
              </w:rPr>
            </w:pPr>
            <w:r>
              <w:rPr>
                <w:rFonts w:cs="Arial"/>
                <w:sz w:val="20"/>
              </w:rPr>
              <w:t>System Owner</w:t>
            </w:r>
          </w:p>
        </w:tc>
      </w:tr>
      <w:tr w:rsidR="00F20EBC" w14:paraId="367F392A" w14:textId="77777777" w:rsidTr="001175AF">
        <w:trPr>
          <w:trHeight w:val="1430"/>
        </w:trPr>
        <w:tc>
          <w:tcPr>
            <w:tcW w:w="3870" w:type="dxa"/>
            <w:tcBorders>
              <w:top w:val="single" w:sz="4" w:space="0" w:color="auto"/>
              <w:left w:val="single" w:sz="4" w:space="0" w:color="auto"/>
              <w:bottom w:val="single" w:sz="4" w:space="0" w:color="auto"/>
              <w:right w:val="single" w:sz="4" w:space="0" w:color="auto"/>
            </w:tcBorders>
            <w:hideMark/>
          </w:tcPr>
          <w:p w14:paraId="0344564D" w14:textId="4BA4D03E" w:rsidR="00F20EBC" w:rsidRDefault="00F20EBC" w:rsidP="001019FB">
            <w:pPr>
              <w:pStyle w:val="BodyText"/>
              <w:spacing w:before="60" w:after="60"/>
              <w:ind w:left="0"/>
              <w:rPr>
                <w:rFonts w:cs="Arial"/>
                <w:sz w:val="20"/>
              </w:rPr>
            </w:pPr>
            <w:r>
              <w:rPr>
                <w:rFonts w:cs="Arial"/>
                <w:sz w:val="20"/>
              </w:rPr>
              <w:t xml:space="preserve">Review </w:t>
            </w:r>
            <w:r w:rsidR="00FE1AF2">
              <w:rPr>
                <w:rFonts w:cs="Arial"/>
                <w:sz w:val="20"/>
              </w:rPr>
              <w:t>and</w:t>
            </w:r>
            <w:r>
              <w:rPr>
                <w:rFonts w:cs="Arial"/>
                <w:sz w:val="20"/>
              </w:rPr>
              <w:t xml:space="preserve"> update security documentation and submit to IRS:</w:t>
            </w:r>
          </w:p>
          <w:p w14:paraId="6FAF7454" w14:textId="77777777" w:rsidR="00F20EBC" w:rsidRDefault="00F20EBC" w:rsidP="00A7412C">
            <w:pPr>
              <w:pStyle w:val="BodyText2"/>
              <w:numPr>
                <w:ilvl w:val="0"/>
                <w:numId w:val="17"/>
              </w:numPr>
              <w:spacing w:before="0"/>
              <w:jc w:val="left"/>
              <w:textAlignment w:val="auto"/>
              <w:rPr>
                <w:rFonts w:cs="Arial"/>
                <w:sz w:val="20"/>
              </w:rPr>
            </w:pPr>
            <w:r>
              <w:rPr>
                <w:rFonts w:cs="Arial"/>
                <w:sz w:val="20"/>
              </w:rPr>
              <w:t>Super/privilege IDs and access</w:t>
            </w:r>
          </w:p>
          <w:p w14:paraId="390EA8BD" w14:textId="77777777" w:rsidR="00F20EBC" w:rsidRDefault="00F20EBC" w:rsidP="00A7412C">
            <w:pPr>
              <w:pStyle w:val="BodyText2"/>
              <w:numPr>
                <w:ilvl w:val="0"/>
                <w:numId w:val="17"/>
              </w:numPr>
              <w:spacing w:before="0"/>
              <w:jc w:val="left"/>
              <w:textAlignment w:val="auto"/>
              <w:rPr>
                <w:rFonts w:cs="Arial"/>
                <w:sz w:val="20"/>
              </w:rPr>
            </w:pPr>
            <w:r>
              <w:rPr>
                <w:rFonts w:cs="Arial"/>
                <w:sz w:val="20"/>
              </w:rPr>
              <w:t xml:space="preserve">Security Controls Setting </w:t>
            </w:r>
          </w:p>
          <w:p w14:paraId="026C2C90" w14:textId="77777777" w:rsidR="00F20EBC" w:rsidRDefault="00F20EBC" w:rsidP="00A7412C">
            <w:pPr>
              <w:pStyle w:val="BodyText2"/>
              <w:numPr>
                <w:ilvl w:val="0"/>
                <w:numId w:val="17"/>
              </w:numPr>
              <w:spacing w:before="0"/>
              <w:jc w:val="left"/>
              <w:textAlignment w:val="auto"/>
              <w:rPr>
                <w:rFonts w:cs="Arial"/>
                <w:sz w:val="20"/>
              </w:rPr>
            </w:pPr>
            <w:r>
              <w:rPr>
                <w:rFonts w:cs="Arial"/>
                <w:sz w:val="20"/>
              </w:rPr>
              <w:t xml:space="preserve">Audit Logs setting </w:t>
            </w:r>
          </w:p>
          <w:p w14:paraId="0AF631E2" w14:textId="77777777" w:rsidR="00F20EBC" w:rsidRDefault="00F20EBC" w:rsidP="00A7412C">
            <w:pPr>
              <w:pStyle w:val="BodyText2"/>
              <w:numPr>
                <w:ilvl w:val="0"/>
                <w:numId w:val="17"/>
              </w:numPr>
              <w:spacing w:before="0"/>
              <w:jc w:val="left"/>
              <w:textAlignment w:val="auto"/>
              <w:rPr>
                <w:rFonts w:cs="Arial"/>
                <w:sz w:val="20"/>
              </w:rPr>
            </w:pPr>
            <w:r>
              <w:rPr>
                <w:rFonts w:cs="Arial"/>
                <w:sz w:val="20"/>
              </w:rPr>
              <w:t>System bypass</w:t>
            </w:r>
          </w:p>
          <w:p w14:paraId="21E46CF8" w14:textId="77777777" w:rsidR="00F20EBC" w:rsidRDefault="00F20EBC" w:rsidP="00A7412C">
            <w:pPr>
              <w:pStyle w:val="BodyText2"/>
              <w:numPr>
                <w:ilvl w:val="0"/>
                <w:numId w:val="17"/>
              </w:numPr>
              <w:spacing w:before="0"/>
              <w:jc w:val="left"/>
              <w:textAlignment w:val="auto"/>
              <w:rPr>
                <w:rFonts w:cs="Arial"/>
                <w:sz w:val="20"/>
              </w:rPr>
            </w:pPr>
            <w:r>
              <w:rPr>
                <w:rFonts w:cs="Arial"/>
                <w:sz w:val="20"/>
              </w:rPr>
              <w:t>List of connections and integration</w:t>
            </w:r>
          </w:p>
          <w:p w14:paraId="5335239A" w14:textId="77777777" w:rsidR="00F20EBC" w:rsidRDefault="00F20EBC" w:rsidP="00A7412C">
            <w:pPr>
              <w:pStyle w:val="BodyText2"/>
              <w:numPr>
                <w:ilvl w:val="0"/>
                <w:numId w:val="17"/>
              </w:numPr>
              <w:spacing w:before="0"/>
              <w:jc w:val="left"/>
              <w:textAlignment w:val="auto"/>
              <w:rPr>
                <w:rFonts w:cs="Arial"/>
                <w:sz w:val="20"/>
              </w:rPr>
            </w:pPr>
            <w:r>
              <w:rPr>
                <w:rFonts w:cs="Arial"/>
                <w:sz w:val="20"/>
              </w:rPr>
              <w:t>List of used ports</w:t>
            </w:r>
          </w:p>
          <w:p w14:paraId="38A39A68" w14:textId="77777777" w:rsidR="00F20EBC" w:rsidRDefault="00F20EBC" w:rsidP="00A7412C">
            <w:pPr>
              <w:pStyle w:val="BodyText2"/>
              <w:numPr>
                <w:ilvl w:val="0"/>
                <w:numId w:val="17"/>
              </w:numPr>
              <w:spacing w:before="0"/>
              <w:jc w:val="left"/>
              <w:textAlignment w:val="auto"/>
              <w:rPr>
                <w:rFonts w:cs="Arial"/>
                <w:sz w:val="20"/>
              </w:rPr>
            </w:pPr>
            <w:r>
              <w:rPr>
                <w:rFonts w:cs="Arial"/>
                <w:sz w:val="20"/>
              </w:rPr>
              <w:t>Data encryption setting</w:t>
            </w:r>
          </w:p>
          <w:p w14:paraId="776766A3" w14:textId="77777777" w:rsidR="00F20EBC" w:rsidRDefault="00F20EBC" w:rsidP="00A7412C">
            <w:pPr>
              <w:pStyle w:val="BodyText2"/>
              <w:numPr>
                <w:ilvl w:val="0"/>
                <w:numId w:val="17"/>
              </w:numPr>
              <w:spacing w:before="0"/>
              <w:jc w:val="left"/>
              <w:textAlignment w:val="auto"/>
              <w:rPr>
                <w:rFonts w:cs="Arial"/>
                <w:sz w:val="20"/>
              </w:rPr>
            </w:pPr>
            <w:r>
              <w:rPr>
                <w:rFonts w:cs="Arial"/>
                <w:sz w:val="20"/>
              </w:rPr>
              <w:t>Application/system schematic diagram</w:t>
            </w:r>
          </w:p>
        </w:tc>
        <w:tc>
          <w:tcPr>
            <w:tcW w:w="2300" w:type="dxa"/>
            <w:tcBorders>
              <w:top w:val="single" w:sz="4" w:space="0" w:color="auto"/>
              <w:left w:val="single" w:sz="4" w:space="0" w:color="auto"/>
              <w:bottom w:val="single" w:sz="4" w:space="0" w:color="auto"/>
              <w:right w:val="single" w:sz="4" w:space="0" w:color="auto"/>
            </w:tcBorders>
            <w:hideMark/>
          </w:tcPr>
          <w:p w14:paraId="54D979C5" w14:textId="77777777" w:rsidR="00F20EBC" w:rsidRDefault="00F20EBC" w:rsidP="001B4CFA">
            <w:pPr>
              <w:pStyle w:val="BodyText"/>
              <w:spacing w:before="60" w:after="60"/>
              <w:ind w:left="0" w:right="122"/>
              <w:rPr>
                <w:rFonts w:cs="Arial"/>
                <w:sz w:val="20"/>
              </w:rPr>
            </w:pPr>
            <w:r>
              <w:rPr>
                <w:rFonts w:cs="Arial"/>
                <w:sz w:val="20"/>
              </w:rPr>
              <w:t>Yearly</w:t>
            </w:r>
          </w:p>
        </w:tc>
        <w:tc>
          <w:tcPr>
            <w:tcW w:w="2650" w:type="dxa"/>
            <w:tcBorders>
              <w:top w:val="single" w:sz="4" w:space="0" w:color="auto"/>
              <w:left w:val="single" w:sz="4" w:space="0" w:color="auto"/>
              <w:bottom w:val="single" w:sz="4" w:space="0" w:color="auto"/>
              <w:right w:val="single" w:sz="4" w:space="0" w:color="auto"/>
            </w:tcBorders>
            <w:hideMark/>
          </w:tcPr>
          <w:p w14:paraId="36214C77" w14:textId="77777777" w:rsidR="00F20EBC" w:rsidRDefault="00F20EBC" w:rsidP="001B4CFA">
            <w:pPr>
              <w:pStyle w:val="BodyText"/>
              <w:keepNext/>
              <w:tabs>
                <w:tab w:val="left" w:pos="1912"/>
              </w:tabs>
              <w:spacing w:before="60" w:after="60"/>
              <w:ind w:left="0" w:right="92"/>
              <w:rPr>
                <w:rFonts w:cs="Arial"/>
                <w:sz w:val="20"/>
              </w:rPr>
            </w:pPr>
            <w:r>
              <w:rPr>
                <w:rFonts w:cs="Arial"/>
                <w:sz w:val="20"/>
              </w:rPr>
              <w:t>System Owner</w:t>
            </w:r>
          </w:p>
        </w:tc>
      </w:tr>
    </w:tbl>
    <w:p w14:paraId="02E3EC24" w14:textId="4F2C5526" w:rsidR="00345577" w:rsidRDefault="00D37640" w:rsidP="00BE7F7A">
      <w:pPr>
        <w:pStyle w:val="Caption"/>
        <w:spacing w:before="240"/>
        <w:ind w:left="3456" w:firstLine="144"/>
        <w:jc w:val="left"/>
        <w:rPr>
          <w:rFonts w:ascii="Book Antiqua" w:hAnsi="Book Antiqua"/>
          <w:b w:val="0"/>
          <w:i/>
        </w:rPr>
      </w:pPr>
      <w:r w:rsidRPr="004551A6">
        <w:rPr>
          <w:rFonts w:ascii="Book Antiqua" w:hAnsi="Book Antiqua"/>
          <w:b w:val="0"/>
          <w:i/>
        </w:rPr>
        <w:t xml:space="preserve">Table </w:t>
      </w:r>
      <w:r w:rsidR="000B615D" w:rsidRPr="004551A6">
        <w:rPr>
          <w:rFonts w:ascii="Book Antiqua" w:hAnsi="Book Antiqua"/>
          <w:b w:val="0"/>
          <w:i/>
        </w:rPr>
        <w:fldChar w:fldCharType="begin"/>
      </w:r>
      <w:r w:rsidR="000B615D" w:rsidRPr="004551A6">
        <w:rPr>
          <w:rFonts w:ascii="Book Antiqua" w:hAnsi="Book Antiqua"/>
          <w:b w:val="0"/>
          <w:i/>
        </w:rPr>
        <w:instrText xml:space="preserve"> SEQ Table \* ARABIC </w:instrText>
      </w:r>
      <w:r w:rsidR="000B615D" w:rsidRPr="004551A6">
        <w:rPr>
          <w:rFonts w:ascii="Book Antiqua" w:hAnsi="Book Antiqua"/>
          <w:b w:val="0"/>
          <w:i/>
        </w:rPr>
        <w:fldChar w:fldCharType="separate"/>
      </w:r>
      <w:r w:rsidRPr="004551A6">
        <w:rPr>
          <w:rFonts w:ascii="Book Antiqua" w:hAnsi="Book Antiqua"/>
          <w:b w:val="0"/>
          <w:i/>
        </w:rPr>
        <w:t>20</w:t>
      </w:r>
      <w:r w:rsidR="000B615D" w:rsidRPr="004551A6">
        <w:rPr>
          <w:rFonts w:ascii="Book Antiqua" w:hAnsi="Book Antiqua"/>
          <w:b w:val="0"/>
          <w:i/>
        </w:rPr>
        <w:fldChar w:fldCharType="end"/>
      </w:r>
      <w:r w:rsidRPr="004551A6">
        <w:rPr>
          <w:rFonts w:ascii="Book Antiqua" w:hAnsi="Book Antiqua"/>
          <w:b w:val="0"/>
          <w:i/>
        </w:rPr>
        <w:t xml:space="preserve"> </w:t>
      </w:r>
      <w:r w:rsidR="00BE7F7A">
        <w:rPr>
          <w:rFonts w:ascii="Book Antiqua" w:hAnsi="Book Antiqua"/>
          <w:b w:val="0"/>
          <w:i/>
        </w:rPr>
        <w:t>–Audit and Compliance requirement</w:t>
      </w:r>
    </w:p>
    <w:p w14:paraId="2FFF50C2" w14:textId="77777777" w:rsidR="00345577" w:rsidRDefault="00345577">
      <w:pPr>
        <w:overflowPunct/>
        <w:autoSpaceDE/>
        <w:autoSpaceDN/>
        <w:adjustRightInd/>
        <w:spacing w:before="0"/>
        <w:ind w:left="0" w:right="0"/>
        <w:textAlignment w:val="auto"/>
        <w:rPr>
          <w:rFonts w:ascii="Book Antiqua" w:hAnsi="Book Antiqua"/>
          <w:i/>
          <w:iCs/>
          <w:szCs w:val="18"/>
        </w:rPr>
      </w:pPr>
      <w:r>
        <w:rPr>
          <w:rFonts w:ascii="Book Antiqua" w:hAnsi="Book Antiqua"/>
          <w:b/>
          <w:i/>
        </w:rPr>
        <w:br w:type="page"/>
      </w:r>
    </w:p>
    <w:p w14:paraId="290661B5" w14:textId="77777777" w:rsidR="00B5722B" w:rsidRPr="004551A6" w:rsidRDefault="00B5722B" w:rsidP="004551A6">
      <w:pPr>
        <w:pStyle w:val="Caption"/>
        <w:spacing w:before="240"/>
        <w:ind w:left="5040"/>
        <w:jc w:val="left"/>
        <w:rPr>
          <w:rFonts w:ascii="Book Antiqua" w:hAnsi="Book Antiqua"/>
          <w:b w:val="0"/>
          <w:i/>
        </w:rPr>
      </w:pPr>
    </w:p>
    <w:p w14:paraId="7CE6E27D" w14:textId="77777777" w:rsidR="00342647" w:rsidRDefault="00342647" w:rsidP="00345577">
      <w:pPr>
        <w:pStyle w:val="Heading3"/>
        <w:keepNext w:val="0"/>
        <w:tabs>
          <w:tab w:val="left" w:pos="1440"/>
        </w:tabs>
        <w:overflowPunct/>
        <w:autoSpaceDE/>
        <w:autoSpaceDN/>
        <w:adjustRightInd/>
        <w:spacing w:before="0"/>
        <w:ind w:left="720" w:right="0" w:firstLine="720"/>
        <w:jc w:val="left"/>
        <w:textAlignment w:val="auto"/>
        <w:rPr>
          <w:rFonts w:cs="Arial"/>
          <w:caps/>
          <w:sz w:val="20"/>
        </w:rPr>
      </w:pPr>
      <w:bookmarkStart w:id="515" w:name="_Toc449860861"/>
      <w:bookmarkStart w:id="516" w:name="_Toc449860955"/>
      <w:bookmarkStart w:id="517" w:name="_Toc523822093"/>
      <w:r>
        <w:rPr>
          <w:rFonts w:cs="Arial"/>
          <w:caps/>
          <w:sz w:val="20"/>
        </w:rPr>
        <w:t xml:space="preserve">4.13.2. </w:t>
      </w:r>
      <w:r w:rsidR="003A6190">
        <w:rPr>
          <w:rFonts w:cs="Arial"/>
          <w:caps/>
          <w:sz w:val="20"/>
        </w:rPr>
        <w:t>Password And Policy Compliance</w:t>
      </w:r>
      <w:bookmarkEnd w:id="515"/>
      <w:bookmarkEnd w:id="516"/>
      <w:bookmarkEnd w:id="517"/>
    </w:p>
    <w:p w14:paraId="0D258261" w14:textId="77777777" w:rsidR="001175AF" w:rsidRDefault="001175AF" w:rsidP="001175AF">
      <w:pPr>
        <w:pStyle w:val="Heading3"/>
        <w:keepNext w:val="0"/>
        <w:tabs>
          <w:tab w:val="left" w:pos="1440"/>
        </w:tabs>
        <w:overflowPunct/>
        <w:autoSpaceDE/>
        <w:autoSpaceDN/>
        <w:adjustRightInd/>
        <w:spacing w:before="0"/>
        <w:ind w:left="0" w:right="0" w:firstLine="720"/>
        <w:jc w:val="left"/>
        <w:textAlignment w:val="auto"/>
        <w:rPr>
          <w:rFonts w:cs="Arial"/>
          <w:caps/>
          <w:sz w:val="20"/>
        </w:rPr>
      </w:pPr>
    </w:p>
    <w:p w14:paraId="6764CAD5" w14:textId="0B475500" w:rsidR="00D37640" w:rsidRDefault="00FE1AF2" w:rsidP="001175AF">
      <w:pPr>
        <w:spacing w:before="0"/>
      </w:pPr>
      <w:r>
        <w:tab/>
      </w:r>
      <w:r w:rsidR="00345577">
        <w:tab/>
        <w:t xml:space="preserve">         </w:t>
      </w:r>
      <w:r>
        <w:t>Following are the password and policy compliance details:</w:t>
      </w:r>
    </w:p>
    <w:p w14:paraId="2062EA66" w14:textId="77777777" w:rsidR="001175AF" w:rsidRPr="00D37640" w:rsidRDefault="001175AF" w:rsidP="001175AF">
      <w:pPr>
        <w:spacing w:before="0"/>
      </w:pPr>
    </w:p>
    <w:tbl>
      <w:tblPr>
        <w:tblW w:w="4430" w:type="pct"/>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4230"/>
        <w:gridCol w:w="646"/>
        <w:gridCol w:w="617"/>
        <w:gridCol w:w="2331"/>
      </w:tblGrid>
      <w:tr w:rsidR="00D37640" w14:paraId="7DE391EF" w14:textId="77777777" w:rsidTr="00345577">
        <w:trPr>
          <w:trHeight w:val="454"/>
        </w:trPr>
        <w:tc>
          <w:tcPr>
            <w:tcW w:w="663" w:type="pct"/>
            <w:tcBorders>
              <w:top w:val="single" w:sz="4" w:space="0" w:color="auto"/>
              <w:left w:val="single" w:sz="4" w:space="0" w:color="auto"/>
              <w:bottom w:val="single" w:sz="4" w:space="0" w:color="auto"/>
              <w:right w:val="single" w:sz="4" w:space="0" w:color="auto"/>
            </w:tcBorders>
            <w:shd w:val="clear" w:color="auto" w:fill="8DB3E2" w:themeFill="text2" w:themeFillTint="66"/>
          </w:tcPr>
          <w:p w14:paraId="4D194D1B" w14:textId="77777777" w:rsidR="00342647" w:rsidRDefault="001B4CFA" w:rsidP="001175AF">
            <w:pPr>
              <w:pStyle w:val="BodyText"/>
              <w:tabs>
                <w:tab w:val="left" w:pos="8550"/>
              </w:tabs>
              <w:spacing w:before="0"/>
              <w:ind w:left="0" w:right="72"/>
              <w:rPr>
                <w:rFonts w:cs="Arial"/>
                <w:b/>
                <w:iCs/>
                <w:sz w:val="20"/>
              </w:rPr>
            </w:pPr>
            <w:r>
              <w:rPr>
                <w:rFonts w:cs="Arial"/>
                <w:b/>
                <w:iCs/>
                <w:sz w:val="20"/>
              </w:rPr>
              <w:t>S.No.</w:t>
            </w:r>
          </w:p>
        </w:tc>
        <w:tc>
          <w:tcPr>
            <w:tcW w:w="2345"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5EAFF041" w14:textId="77777777" w:rsidR="00342647" w:rsidRDefault="00342647" w:rsidP="001175AF">
            <w:pPr>
              <w:pStyle w:val="BodyText"/>
              <w:tabs>
                <w:tab w:val="left" w:pos="8550"/>
              </w:tabs>
              <w:spacing w:before="0"/>
              <w:ind w:left="0"/>
              <w:jc w:val="center"/>
              <w:rPr>
                <w:rFonts w:cs="Arial"/>
                <w:b/>
                <w:iCs/>
                <w:sz w:val="20"/>
              </w:rPr>
            </w:pPr>
            <w:r>
              <w:rPr>
                <w:rFonts w:cs="Arial"/>
                <w:b/>
                <w:iCs/>
                <w:sz w:val="20"/>
              </w:rPr>
              <w:t>Password Policy Requirements</w:t>
            </w:r>
          </w:p>
        </w:tc>
        <w:tc>
          <w:tcPr>
            <w:tcW w:w="358"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1EA0D996" w14:textId="77777777" w:rsidR="00342647" w:rsidRDefault="00342647" w:rsidP="001175AF">
            <w:pPr>
              <w:pStyle w:val="BodyText"/>
              <w:tabs>
                <w:tab w:val="left" w:pos="8550"/>
              </w:tabs>
              <w:spacing w:before="0"/>
              <w:ind w:left="0" w:right="0"/>
              <w:jc w:val="center"/>
              <w:rPr>
                <w:rFonts w:cs="Arial"/>
                <w:b/>
                <w:iCs/>
                <w:sz w:val="20"/>
              </w:rPr>
            </w:pPr>
            <w:r>
              <w:rPr>
                <w:rFonts w:cs="Arial"/>
                <w:b/>
                <w:iCs/>
                <w:sz w:val="20"/>
              </w:rPr>
              <w:t>Yes</w:t>
            </w:r>
          </w:p>
        </w:tc>
        <w:tc>
          <w:tcPr>
            <w:tcW w:w="342"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1BC81F85" w14:textId="77777777" w:rsidR="00342647" w:rsidRDefault="00342647" w:rsidP="001175AF">
            <w:pPr>
              <w:pStyle w:val="BodyText"/>
              <w:tabs>
                <w:tab w:val="left" w:pos="8550"/>
              </w:tabs>
              <w:spacing w:before="0"/>
              <w:ind w:left="0" w:right="72"/>
              <w:jc w:val="center"/>
              <w:rPr>
                <w:rFonts w:cs="Arial"/>
                <w:b/>
                <w:iCs/>
                <w:sz w:val="20"/>
              </w:rPr>
            </w:pPr>
            <w:r>
              <w:rPr>
                <w:rFonts w:cs="Arial"/>
                <w:b/>
                <w:iCs/>
                <w:sz w:val="20"/>
              </w:rPr>
              <w:t>No</w:t>
            </w:r>
          </w:p>
        </w:tc>
        <w:tc>
          <w:tcPr>
            <w:tcW w:w="1292"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676DE47E" w14:textId="77777777" w:rsidR="00342647" w:rsidRDefault="00342647" w:rsidP="001175AF">
            <w:pPr>
              <w:pStyle w:val="BodyText"/>
              <w:tabs>
                <w:tab w:val="left" w:pos="8550"/>
              </w:tabs>
              <w:spacing w:before="0"/>
              <w:ind w:left="0"/>
              <w:jc w:val="center"/>
              <w:rPr>
                <w:rFonts w:cs="Arial"/>
                <w:b/>
                <w:iCs/>
                <w:sz w:val="20"/>
              </w:rPr>
            </w:pPr>
            <w:r>
              <w:rPr>
                <w:rFonts w:cs="Arial"/>
                <w:b/>
                <w:iCs/>
                <w:sz w:val="20"/>
              </w:rPr>
              <w:t>Remarks</w:t>
            </w:r>
          </w:p>
        </w:tc>
      </w:tr>
      <w:tr w:rsidR="00D37640" w14:paraId="0270BABD" w14:textId="77777777" w:rsidTr="00345577">
        <w:trPr>
          <w:trHeight w:val="399"/>
        </w:trPr>
        <w:tc>
          <w:tcPr>
            <w:tcW w:w="663" w:type="pct"/>
            <w:tcBorders>
              <w:top w:val="single" w:sz="4" w:space="0" w:color="auto"/>
              <w:left w:val="single" w:sz="4" w:space="0" w:color="auto"/>
              <w:bottom w:val="single" w:sz="4" w:space="0" w:color="auto"/>
              <w:right w:val="single" w:sz="4" w:space="0" w:color="auto"/>
            </w:tcBorders>
          </w:tcPr>
          <w:p w14:paraId="1E6267B3" w14:textId="77777777" w:rsidR="00342647" w:rsidRDefault="00342647" w:rsidP="00A7412C">
            <w:pPr>
              <w:pStyle w:val="BodyText"/>
              <w:numPr>
                <w:ilvl w:val="0"/>
                <w:numId w:val="18"/>
              </w:numPr>
              <w:tabs>
                <w:tab w:val="left" w:pos="720"/>
              </w:tabs>
              <w:overflowPunct/>
              <w:autoSpaceDE/>
              <w:adjustRightInd/>
              <w:spacing w:before="60"/>
              <w:ind w:right="422" w:hanging="450"/>
              <w:textAlignment w:val="auto"/>
              <w:rPr>
                <w:rFonts w:cs="Arial"/>
                <w:sz w:val="20"/>
              </w:rPr>
            </w:pPr>
          </w:p>
        </w:tc>
        <w:tc>
          <w:tcPr>
            <w:tcW w:w="2345" w:type="pct"/>
            <w:tcBorders>
              <w:top w:val="single" w:sz="4" w:space="0" w:color="auto"/>
              <w:left w:val="single" w:sz="4" w:space="0" w:color="auto"/>
              <w:bottom w:val="single" w:sz="4" w:space="0" w:color="auto"/>
              <w:right w:val="single" w:sz="4" w:space="0" w:color="auto"/>
            </w:tcBorders>
            <w:hideMark/>
          </w:tcPr>
          <w:p w14:paraId="40310AD4" w14:textId="77777777" w:rsidR="00342647" w:rsidRDefault="00342647" w:rsidP="008F6394">
            <w:pPr>
              <w:pStyle w:val="BodyText"/>
              <w:spacing w:before="60" w:after="60"/>
              <w:ind w:left="0"/>
              <w:rPr>
                <w:rFonts w:cs="Arial"/>
                <w:sz w:val="20"/>
              </w:rPr>
            </w:pPr>
            <w:r>
              <w:rPr>
                <w:rFonts w:cs="Arial"/>
                <w:sz w:val="20"/>
              </w:rPr>
              <w:t>Password length at least 8 characters (minimum)</w:t>
            </w:r>
          </w:p>
        </w:tc>
        <w:tc>
          <w:tcPr>
            <w:tcW w:w="358" w:type="pct"/>
            <w:tcBorders>
              <w:top w:val="single" w:sz="4" w:space="0" w:color="auto"/>
              <w:left w:val="single" w:sz="4" w:space="0" w:color="auto"/>
              <w:bottom w:val="single" w:sz="4" w:space="0" w:color="auto"/>
              <w:right w:val="single" w:sz="4" w:space="0" w:color="auto"/>
            </w:tcBorders>
            <w:hideMark/>
          </w:tcPr>
          <w:p w14:paraId="347947D3" w14:textId="77777777" w:rsidR="00342647" w:rsidRDefault="00342647" w:rsidP="001D08B5">
            <w:pPr>
              <w:pStyle w:val="BodyText"/>
              <w:spacing w:before="60" w:after="60"/>
              <w:ind w:left="0" w:right="-108"/>
              <w:rPr>
                <w:rFonts w:cs="Arial"/>
                <w:sz w:val="20"/>
              </w:rPr>
            </w:pPr>
            <w:r>
              <w:rPr>
                <w:rFonts w:cs="Arial"/>
                <w:sz w:val="20"/>
              </w:rPr>
              <w:t>Yes</w:t>
            </w:r>
          </w:p>
        </w:tc>
        <w:tc>
          <w:tcPr>
            <w:tcW w:w="342" w:type="pct"/>
            <w:tcBorders>
              <w:top w:val="single" w:sz="4" w:space="0" w:color="auto"/>
              <w:left w:val="single" w:sz="4" w:space="0" w:color="auto"/>
              <w:bottom w:val="single" w:sz="4" w:space="0" w:color="auto"/>
              <w:right w:val="single" w:sz="4" w:space="0" w:color="auto"/>
            </w:tcBorders>
          </w:tcPr>
          <w:p w14:paraId="2BC53734" w14:textId="77777777" w:rsidR="00342647" w:rsidRDefault="00342647" w:rsidP="001D08B5">
            <w:pPr>
              <w:pStyle w:val="BodyText"/>
              <w:spacing w:before="60" w:after="60"/>
              <w:ind w:left="0" w:right="72"/>
              <w:rPr>
                <w:rFonts w:cs="Arial"/>
                <w:sz w:val="20"/>
              </w:rPr>
            </w:pPr>
          </w:p>
        </w:tc>
        <w:tc>
          <w:tcPr>
            <w:tcW w:w="1292" w:type="pct"/>
            <w:tcBorders>
              <w:top w:val="single" w:sz="4" w:space="0" w:color="auto"/>
              <w:left w:val="single" w:sz="4" w:space="0" w:color="auto"/>
              <w:bottom w:val="single" w:sz="4" w:space="0" w:color="auto"/>
              <w:right w:val="single" w:sz="4" w:space="0" w:color="auto"/>
            </w:tcBorders>
            <w:hideMark/>
          </w:tcPr>
          <w:p w14:paraId="47E39FA8" w14:textId="77777777" w:rsidR="00342647" w:rsidRDefault="00342647" w:rsidP="008F6394">
            <w:pPr>
              <w:pStyle w:val="BodyText"/>
              <w:spacing w:before="60" w:after="60"/>
              <w:ind w:left="0" w:right="34"/>
              <w:rPr>
                <w:rFonts w:cs="Arial"/>
                <w:sz w:val="20"/>
              </w:rPr>
            </w:pPr>
            <w:r>
              <w:rPr>
                <w:rFonts w:cs="Arial"/>
                <w:sz w:val="20"/>
              </w:rPr>
              <w:t>Uses LDAP authentication for login</w:t>
            </w:r>
          </w:p>
        </w:tc>
      </w:tr>
      <w:tr w:rsidR="00D37640" w14:paraId="6621E7F6" w14:textId="77777777" w:rsidTr="00345577">
        <w:trPr>
          <w:trHeight w:val="383"/>
        </w:trPr>
        <w:tc>
          <w:tcPr>
            <w:tcW w:w="663" w:type="pct"/>
            <w:tcBorders>
              <w:top w:val="single" w:sz="4" w:space="0" w:color="auto"/>
              <w:left w:val="single" w:sz="4" w:space="0" w:color="auto"/>
              <w:bottom w:val="single" w:sz="4" w:space="0" w:color="auto"/>
              <w:right w:val="single" w:sz="4" w:space="0" w:color="auto"/>
            </w:tcBorders>
          </w:tcPr>
          <w:p w14:paraId="39B89BCF" w14:textId="77777777" w:rsidR="00342647" w:rsidRDefault="00342647" w:rsidP="00A7412C">
            <w:pPr>
              <w:pStyle w:val="BodyText"/>
              <w:numPr>
                <w:ilvl w:val="0"/>
                <w:numId w:val="18"/>
              </w:numPr>
              <w:tabs>
                <w:tab w:val="left" w:pos="720"/>
              </w:tabs>
              <w:overflowPunct/>
              <w:autoSpaceDE/>
              <w:adjustRightInd/>
              <w:spacing w:before="60" w:after="60"/>
              <w:ind w:right="422" w:hanging="450"/>
              <w:textAlignment w:val="auto"/>
              <w:rPr>
                <w:rFonts w:cs="Arial"/>
                <w:sz w:val="20"/>
              </w:rPr>
            </w:pPr>
          </w:p>
        </w:tc>
        <w:tc>
          <w:tcPr>
            <w:tcW w:w="2345" w:type="pct"/>
            <w:tcBorders>
              <w:top w:val="single" w:sz="4" w:space="0" w:color="auto"/>
              <w:left w:val="single" w:sz="4" w:space="0" w:color="auto"/>
              <w:bottom w:val="single" w:sz="4" w:space="0" w:color="auto"/>
              <w:right w:val="single" w:sz="4" w:space="0" w:color="auto"/>
            </w:tcBorders>
            <w:hideMark/>
          </w:tcPr>
          <w:p w14:paraId="7A3E220D" w14:textId="77777777" w:rsidR="00342647" w:rsidRDefault="00342647" w:rsidP="008F6394">
            <w:pPr>
              <w:pStyle w:val="BodyText"/>
              <w:spacing w:before="60" w:after="60"/>
              <w:ind w:left="0"/>
              <w:rPr>
                <w:rFonts w:cs="Arial"/>
                <w:sz w:val="20"/>
              </w:rPr>
            </w:pPr>
            <w:r>
              <w:rPr>
                <w:rFonts w:cs="Arial"/>
                <w:sz w:val="20"/>
              </w:rPr>
              <w:t>Alphanumeric</w:t>
            </w:r>
          </w:p>
        </w:tc>
        <w:tc>
          <w:tcPr>
            <w:tcW w:w="358" w:type="pct"/>
            <w:tcBorders>
              <w:top w:val="single" w:sz="4" w:space="0" w:color="auto"/>
              <w:left w:val="single" w:sz="4" w:space="0" w:color="auto"/>
              <w:bottom w:val="single" w:sz="4" w:space="0" w:color="auto"/>
              <w:right w:val="single" w:sz="4" w:space="0" w:color="auto"/>
            </w:tcBorders>
            <w:hideMark/>
          </w:tcPr>
          <w:p w14:paraId="3CAD3300" w14:textId="77777777" w:rsidR="00342647" w:rsidRDefault="00342647" w:rsidP="001D08B5">
            <w:pPr>
              <w:pStyle w:val="BodyText"/>
              <w:spacing w:before="60" w:after="60"/>
              <w:ind w:left="0" w:right="-108"/>
              <w:rPr>
                <w:rFonts w:cs="Arial"/>
                <w:sz w:val="20"/>
              </w:rPr>
            </w:pPr>
            <w:r>
              <w:rPr>
                <w:rFonts w:cs="Arial"/>
                <w:sz w:val="20"/>
              </w:rPr>
              <w:t>Yes</w:t>
            </w:r>
          </w:p>
        </w:tc>
        <w:tc>
          <w:tcPr>
            <w:tcW w:w="342" w:type="pct"/>
            <w:tcBorders>
              <w:top w:val="single" w:sz="4" w:space="0" w:color="auto"/>
              <w:left w:val="single" w:sz="4" w:space="0" w:color="auto"/>
              <w:bottom w:val="single" w:sz="4" w:space="0" w:color="auto"/>
              <w:right w:val="single" w:sz="4" w:space="0" w:color="auto"/>
            </w:tcBorders>
          </w:tcPr>
          <w:p w14:paraId="5B8A5E97" w14:textId="77777777" w:rsidR="00342647" w:rsidRDefault="00342647" w:rsidP="001D08B5">
            <w:pPr>
              <w:pStyle w:val="BodyText"/>
              <w:spacing w:before="60" w:after="60"/>
              <w:ind w:left="0" w:right="72"/>
              <w:rPr>
                <w:rFonts w:cs="Arial"/>
                <w:sz w:val="20"/>
              </w:rPr>
            </w:pPr>
          </w:p>
        </w:tc>
        <w:tc>
          <w:tcPr>
            <w:tcW w:w="1292" w:type="pct"/>
            <w:tcBorders>
              <w:top w:val="single" w:sz="4" w:space="0" w:color="auto"/>
              <w:left w:val="single" w:sz="4" w:space="0" w:color="auto"/>
              <w:bottom w:val="single" w:sz="4" w:space="0" w:color="auto"/>
              <w:right w:val="single" w:sz="4" w:space="0" w:color="auto"/>
            </w:tcBorders>
          </w:tcPr>
          <w:p w14:paraId="665BADA8" w14:textId="5BD07CFE" w:rsidR="00342647" w:rsidRDefault="0056180E" w:rsidP="008F6394">
            <w:pPr>
              <w:pStyle w:val="BodyText"/>
              <w:spacing w:before="60" w:after="60"/>
              <w:ind w:left="0" w:right="34"/>
              <w:rPr>
                <w:rFonts w:cs="Arial"/>
                <w:sz w:val="20"/>
              </w:rPr>
            </w:pPr>
            <w:r>
              <w:rPr>
                <w:rFonts w:cs="Arial"/>
                <w:sz w:val="20"/>
              </w:rPr>
              <w:t>NA</w:t>
            </w:r>
          </w:p>
        </w:tc>
      </w:tr>
      <w:tr w:rsidR="00D37640" w14:paraId="1AA325B5" w14:textId="77777777" w:rsidTr="00345577">
        <w:trPr>
          <w:trHeight w:val="399"/>
        </w:trPr>
        <w:tc>
          <w:tcPr>
            <w:tcW w:w="663" w:type="pct"/>
            <w:tcBorders>
              <w:top w:val="single" w:sz="4" w:space="0" w:color="auto"/>
              <w:left w:val="single" w:sz="4" w:space="0" w:color="auto"/>
              <w:bottom w:val="single" w:sz="4" w:space="0" w:color="auto"/>
              <w:right w:val="single" w:sz="4" w:space="0" w:color="auto"/>
            </w:tcBorders>
          </w:tcPr>
          <w:p w14:paraId="3DCCB1B8" w14:textId="77777777" w:rsidR="00342647" w:rsidRDefault="00342647" w:rsidP="00A7412C">
            <w:pPr>
              <w:pStyle w:val="BodyText"/>
              <w:numPr>
                <w:ilvl w:val="0"/>
                <w:numId w:val="18"/>
              </w:numPr>
              <w:tabs>
                <w:tab w:val="left" w:pos="720"/>
              </w:tabs>
              <w:overflowPunct/>
              <w:autoSpaceDE/>
              <w:adjustRightInd/>
              <w:spacing w:before="60" w:after="60"/>
              <w:ind w:right="422" w:hanging="450"/>
              <w:textAlignment w:val="auto"/>
              <w:rPr>
                <w:rFonts w:cs="Arial"/>
                <w:sz w:val="20"/>
              </w:rPr>
            </w:pPr>
          </w:p>
        </w:tc>
        <w:tc>
          <w:tcPr>
            <w:tcW w:w="2345" w:type="pct"/>
            <w:tcBorders>
              <w:top w:val="single" w:sz="4" w:space="0" w:color="auto"/>
              <w:left w:val="single" w:sz="4" w:space="0" w:color="auto"/>
              <w:bottom w:val="single" w:sz="4" w:space="0" w:color="auto"/>
              <w:right w:val="single" w:sz="4" w:space="0" w:color="auto"/>
            </w:tcBorders>
            <w:hideMark/>
          </w:tcPr>
          <w:p w14:paraId="70CAA227" w14:textId="77777777" w:rsidR="00342647" w:rsidRDefault="00342647" w:rsidP="008F6394">
            <w:pPr>
              <w:pStyle w:val="BodyText"/>
              <w:spacing w:before="60" w:after="60"/>
              <w:ind w:left="0"/>
              <w:rPr>
                <w:rFonts w:cs="Arial"/>
                <w:sz w:val="20"/>
              </w:rPr>
            </w:pPr>
            <w:r>
              <w:rPr>
                <w:rFonts w:cs="Arial"/>
                <w:sz w:val="20"/>
              </w:rPr>
              <w:t>Change temporary password at first logon</w:t>
            </w:r>
          </w:p>
        </w:tc>
        <w:tc>
          <w:tcPr>
            <w:tcW w:w="358" w:type="pct"/>
            <w:tcBorders>
              <w:top w:val="single" w:sz="4" w:space="0" w:color="auto"/>
              <w:left w:val="single" w:sz="4" w:space="0" w:color="auto"/>
              <w:bottom w:val="single" w:sz="4" w:space="0" w:color="auto"/>
              <w:right w:val="single" w:sz="4" w:space="0" w:color="auto"/>
            </w:tcBorders>
          </w:tcPr>
          <w:p w14:paraId="28BBA8DB" w14:textId="77777777" w:rsidR="00342647" w:rsidRDefault="00342647" w:rsidP="001D08B5">
            <w:pPr>
              <w:pStyle w:val="BodyText"/>
              <w:spacing w:before="60" w:after="60"/>
              <w:ind w:left="0" w:right="-108"/>
              <w:rPr>
                <w:rFonts w:cs="Arial"/>
                <w:sz w:val="20"/>
              </w:rPr>
            </w:pPr>
          </w:p>
        </w:tc>
        <w:tc>
          <w:tcPr>
            <w:tcW w:w="342" w:type="pct"/>
            <w:tcBorders>
              <w:top w:val="single" w:sz="4" w:space="0" w:color="auto"/>
              <w:left w:val="single" w:sz="4" w:space="0" w:color="auto"/>
              <w:bottom w:val="single" w:sz="4" w:space="0" w:color="auto"/>
              <w:right w:val="single" w:sz="4" w:space="0" w:color="auto"/>
            </w:tcBorders>
          </w:tcPr>
          <w:p w14:paraId="4249A89C" w14:textId="77777777" w:rsidR="00342647" w:rsidRDefault="003E2C27" w:rsidP="001D08B5">
            <w:pPr>
              <w:pStyle w:val="BodyText"/>
              <w:spacing w:before="60" w:after="60"/>
              <w:ind w:left="0" w:right="72"/>
              <w:rPr>
                <w:rFonts w:cs="Arial"/>
                <w:sz w:val="20"/>
              </w:rPr>
            </w:pPr>
            <w:r>
              <w:rPr>
                <w:rFonts w:cs="Arial"/>
                <w:sz w:val="20"/>
              </w:rPr>
              <w:t>No</w:t>
            </w:r>
          </w:p>
        </w:tc>
        <w:tc>
          <w:tcPr>
            <w:tcW w:w="1292" w:type="pct"/>
            <w:tcBorders>
              <w:top w:val="single" w:sz="4" w:space="0" w:color="auto"/>
              <w:left w:val="single" w:sz="4" w:space="0" w:color="auto"/>
              <w:bottom w:val="single" w:sz="4" w:space="0" w:color="auto"/>
              <w:right w:val="single" w:sz="4" w:space="0" w:color="auto"/>
            </w:tcBorders>
          </w:tcPr>
          <w:p w14:paraId="1ED6345A" w14:textId="77777777" w:rsidR="00342647" w:rsidRDefault="003E2C27" w:rsidP="008F6394">
            <w:pPr>
              <w:pStyle w:val="BodyText"/>
              <w:spacing w:before="60" w:after="60"/>
              <w:ind w:left="0" w:right="34"/>
              <w:rPr>
                <w:rFonts w:cs="Arial"/>
                <w:sz w:val="20"/>
              </w:rPr>
            </w:pPr>
            <w:r>
              <w:rPr>
                <w:rFonts w:cs="Arial"/>
                <w:sz w:val="20"/>
              </w:rPr>
              <w:t>Uses LDAP authentication for login</w:t>
            </w:r>
          </w:p>
        </w:tc>
      </w:tr>
      <w:tr w:rsidR="00D37640" w14:paraId="554974A1" w14:textId="77777777" w:rsidTr="00345577">
        <w:trPr>
          <w:trHeight w:val="399"/>
        </w:trPr>
        <w:tc>
          <w:tcPr>
            <w:tcW w:w="663" w:type="pct"/>
            <w:tcBorders>
              <w:top w:val="single" w:sz="4" w:space="0" w:color="auto"/>
              <w:left w:val="single" w:sz="4" w:space="0" w:color="auto"/>
              <w:bottom w:val="single" w:sz="4" w:space="0" w:color="auto"/>
              <w:right w:val="single" w:sz="4" w:space="0" w:color="auto"/>
            </w:tcBorders>
          </w:tcPr>
          <w:p w14:paraId="7FEA4F64" w14:textId="77777777" w:rsidR="00342647" w:rsidRDefault="00342647" w:rsidP="00A7412C">
            <w:pPr>
              <w:pStyle w:val="BodyText"/>
              <w:numPr>
                <w:ilvl w:val="0"/>
                <w:numId w:val="18"/>
              </w:numPr>
              <w:tabs>
                <w:tab w:val="left" w:pos="720"/>
              </w:tabs>
              <w:overflowPunct/>
              <w:autoSpaceDE/>
              <w:adjustRightInd/>
              <w:spacing w:before="60" w:after="60"/>
              <w:ind w:right="422" w:hanging="450"/>
              <w:textAlignment w:val="auto"/>
              <w:rPr>
                <w:rFonts w:cs="Arial"/>
                <w:sz w:val="20"/>
              </w:rPr>
            </w:pPr>
          </w:p>
        </w:tc>
        <w:tc>
          <w:tcPr>
            <w:tcW w:w="2345" w:type="pct"/>
            <w:tcBorders>
              <w:top w:val="single" w:sz="4" w:space="0" w:color="auto"/>
              <w:left w:val="single" w:sz="4" w:space="0" w:color="auto"/>
              <w:bottom w:val="single" w:sz="4" w:space="0" w:color="auto"/>
              <w:right w:val="single" w:sz="4" w:space="0" w:color="auto"/>
            </w:tcBorders>
            <w:hideMark/>
          </w:tcPr>
          <w:p w14:paraId="5AF4A9D6" w14:textId="77777777" w:rsidR="00342647" w:rsidRDefault="00342647" w:rsidP="008F6394">
            <w:pPr>
              <w:pStyle w:val="BodyText"/>
              <w:spacing w:before="60" w:after="60"/>
              <w:ind w:left="0"/>
              <w:rPr>
                <w:rFonts w:cs="Arial"/>
                <w:sz w:val="20"/>
              </w:rPr>
            </w:pPr>
            <w:r>
              <w:rPr>
                <w:rFonts w:cs="Arial"/>
                <w:sz w:val="20"/>
              </w:rPr>
              <w:t>Password expiry = 90 days (maximum)</w:t>
            </w:r>
          </w:p>
        </w:tc>
        <w:tc>
          <w:tcPr>
            <w:tcW w:w="358" w:type="pct"/>
            <w:tcBorders>
              <w:top w:val="single" w:sz="4" w:space="0" w:color="auto"/>
              <w:left w:val="single" w:sz="4" w:space="0" w:color="auto"/>
              <w:bottom w:val="single" w:sz="4" w:space="0" w:color="auto"/>
              <w:right w:val="single" w:sz="4" w:space="0" w:color="auto"/>
            </w:tcBorders>
            <w:hideMark/>
          </w:tcPr>
          <w:p w14:paraId="77244FFB" w14:textId="77777777" w:rsidR="00342647" w:rsidRDefault="00342647" w:rsidP="001D08B5">
            <w:pPr>
              <w:pStyle w:val="BodyText"/>
              <w:spacing w:before="60" w:after="60"/>
              <w:ind w:left="0" w:right="-108"/>
              <w:rPr>
                <w:rFonts w:cs="Arial"/>
                <w:sz w:val="20"/>
              </w:rPr>
            </w:pPr>
            <w:r>
              <w:rPr>
                <w:rFonts w:cs="Arial"/>
                <w:sz w:val="20"/>
              </w:rPr>
              <w:t>Yes</w:t>
            </w:r>
          </w:p>
        </w:tc>
        <w:tc>
          <w:tcPr>
            <w:tcW w:w="342" w:type="pct"/>
            <w:tcBorders>
              <w:top w:val="single" w:sz="4" w:space="0" w:color="auto"/>
              <w:left w:val="single" w:sz="4" w:space="0" w:color="auto"/>
              <w:bottom w:val="single" w:sz="4" w:space="0" w:color="auto"/>
              <w:right w:val="single" w:sz="4" w:space="0" w:color="auto"/>
            </w:tcBorders>
          </w:tcPr>
          <w:p w14:paraId="471D36D6" w14:textId="77777777" w:rsidR="00342647" w:rsidRDefault="00342647" w:rsidP="001D08B5">
            <w:pPr>
              <w:pStyle w:val="BodyText"/>
              <w:spacing w:before="60" w:after="60"/>
              <w:ind w:left="0" w:right="72"/>
              <w:rPr>
                <w:rFonts w:cs="Arial"/>
                <w:sz w:val="20"/>
              </w:rPr>
            </w:pPr>
          </w:p>
        </w:tc>
        <w:tc>
          <w:tcPr>
            <w:tcW w:w="1292" w:type="pct"/>
            <w:tcBorders>
              <w:top w:val="single" w:sz="4" w:space="0" w:color="auto"/>
              <w:left w:val="single" w:sz="4" w:space="0" w:color="auto"/>
              <w:bottom w:val="single" w:sz="4" w:space="0" w:color="auto"/>
              <w:right w:val="single" w:sz="4" w:space="0" w:color="auto"/>
            </w:tcBorders>
          </w:tcPr>
          <w:p w14:paraId="46CD83E3" w14:textId="05340F03" w:rsidR="00342647" w:rsidRDefault="0056180E" w:rsidP="008F6394">
            <w:pPr>
              <w:pStyle w:val="BodyText"/>
              <w:spacing w:before="60" w:after="60"/>
              <w:ind w:left="0" w:right="34"/>
              <w:rPr>
                <w:rFonts w:cs="Arial"/>
                <w:sz w:val="20"/>
              </w:rPr>
            </w:pPr>
            <w:r>
              <w:rPr>
                <w:rFonts w:cs="Arial"/>
                <w:sz w:val="20"/>
              </w:rPr>
              <w:t>NA</w:t>
            </w:r>
          </w:p>
        </w:tc>
      </w:tr>
      <w:tr w:rsidR="00D37640" w14:paraId="751A1B78" w14:textId="77777777" w:rsidTr="00345577">
        <w:trPr>
          <w:trHeight w:val="399"/>
        </w:trPr>
        <w:tc>
          <w:tcPr>
            <w:tcW w:w="663" w:type="pct"/>
            <w:tcBorders>
              <w:top w:val="single" w:sz="4" w:space="0" w:color="auto"/>
              <w:left w:val="single" w:sz="4" w:space="0" w:color="auto"/>
              <w:bottom w:val="single" w:sz="4" w:space="0" w:color="auto"/>
              <w:right w:val="single" w:sz="4" w:space="0" w:color="auto"/>
            </w:tcBorders>
          </w:tcPr>
          <w:p w14:paraId="7E0C242B" w14:textId="77777777" w:rsidR="00342647" w:rsidRDefault="00342647" w:rsidP="00A7412C">
            <w:pPr>
              <w:pStyle w:val="BodyText"/>
              <w:numPr>
                <w:ilvl w:val="0"/>
                <w:numId w:val="18"/>
              </w:numPr>
              <w:tabs>
                <w:tab w:val="left" w:pos="720"/>
              </w:tabs>
              <w:overflowPunct/>
              <w:autoSpaceDE/>
              <w:adjustRightInd/>
              <w:spacing w:before="60" w:after="60"/>
              <w:ind w:right="422" w:hanging="450"/>
              <w:textAlignment w:val="auto"/>
              <w:rPr>
                <w:rFonts w:cs="Arial"/>
                <w:sz w:val="20"/>
              </w:rPr>
            </w:pPr>
          </w:p>
        </w:tc>
        <w:tc>
          <w:tcPr>
            <w:tcW w:w="2345" w:type="pct"/>
            <w:tcBorders>
              <w:top w:val="single" w:sz="4" w:space="0" w:color="auto"/>
              <w:left w:val="single" w:sz="4" w:space="0" w:color="auto"/>
              <w:bottom w:val="single" w:sz="4" w:space="0" w:color="auto"/>
              <w:right w:val="single" w:sz="4" w:space="0" w:color="auto"/>
            </w:tcBorders>
            <w:hideMark/>
          </w:tcPr>
          <w:p w14:paraId="32D4841A" w14:textId="77777777" w:rsidR="00342647" w:rsidRDefault="00342647" w:rsidP="008F6394">
            <w:pPr>
              <w:pStyle w:val="BodyText"/>
              <w:spacing w:before="60" w:after="60"/>
              <w:ind w:left="0"/>
              <w:rPr>
                <w:rFonts w:cs="Arial"/>
                <w:sz w:val="20"/>
              </w:rPr>
            </w:pPr>
            <w:r>
              <w:rPr>
                <w:rFonts w:cs="Arial"/>
                <w:sz w:val="20"/>
              </w:rPr>
              <w:t>Password reuse generation = 5 (minimum)</w:t>
            </w:r>
          </w:p>
        </w:tc>
        <w:tc>
          <w:tcPr>
            <w:tcW w:w="358" w:type="pct"/>
            <w:tcBorders>
              <w:top w:val="single" w:sz="4" w:space="0" w:color="auto"/>
              <w:left w:val="single" w:sz="4" w:space="0" w:color="auto"/>
              <w:bottom w:val="single" w:sz="4" w:space="0" w:color="auto"/>
              <w:right w:val="single" w:sz="4" w:space="0" w:color="auto"/>
            </w:tcBorders>
            <w:hideMark/>
          </w:tcPr>
          <w:p w14:paraId="1DDCA44D" w14:textId="77777777" w:rsidR="00342647" w:rsidRDefault="00342647" w:rsidP="001D08B5">
            <w:pPr>
              <w:pStyle w:val="BodyText"/>
              <w:spacing w:before="60" w:after="60"/>
              <w:ind w:left="0" w:right="-108"/>
              <w:rPr>
                <w:rFonts w:cs="Arial"/>
                <w:sz w:val="20"/>
              </w:rPr>
            </w:pPr>
            <w:r>
              <w:rPr>
                <w:rFonts w:cs="Arial"/>
                <w:sz w:val="20"/>
              </w:rPr>
              <w:t>Yes</w:t>
            </w:r>
          </w:p>
        </w:tc>
        <w:tc>
          <w:tcPr>
            <w:tcW w:w="342" w:type="pct"/>
            <w:tcBorders>
              <w:top w:val="single" w:sz="4" w:space="0" w:color="auto"/>
              <w:left w:val="single" w:sz="4" w:space="0" w:color="auto"/>
              <w:bottom w:val="single" w:sz="4" w:space="0" w:color="auto"/>
              <w:right w:val="single" w:sz="4" w:space="0" w:color="auto"/>
            </w:tcBorders>
          </w:tcPr>
          <w:p w14:paraId="3497E30F" w14:textId="77777777" w:rsidR="00342647" w:rsidRDefault="00342647" w:rsidP="001D08B5">
            <w:pPr>
              <w:pStyle w:val="BodyText"/>
              <w:spacing w:before="60" w:after="60"/>
              <w:ind w:left="0" w:right="72"/>
              <w:rPr>
                <w:rFonts w:cs="Arial"/>
                <w:sz w:val="20"/>
              </w:rPr>
            </w:pPr>
          </w:p>
        </w:tc>
        <w:tc>
          <w:tcPr>
            <w:tcW w:w="1292" w:type="pct"/>
            <w:tcBorders>
              <w:top w:val="single" w:sz="4" w:space="0" w:color="auto"/>
              <w:left w:val="single" w:sz="4" w:space="0" w:color="auto"/>
              <w:bottom w:val="single" w:sz="4" w:space="0" w:color="auto"/>
              <w:right w:val="single" w:sz="4" w:space="0" w:color="auto"/>
            </w:tcBorders>
          </w:tcPr>
          <w:p w14:paraId="41EE7C0F" w14:textId="5D83716B" w:rsidR="00342647" w:rsidRDefault="0056180E" w:rsidP="008F6394">
            <w:pPr>
              <w:pStyle w:val="BodyText"/>
              <w:spacing w:before="60" w:after="60"/>
              <w:ind w:left="0"/>
              <w:rPr>
                <w:rFonts w:cs="Arial"/>
                <w:sz w:val="20"/>
              </w:rPr>
            </w:pPr>
            <w:r>
              <w:rPr>
                <w:rFonts w:cs="Arial"/>
                <w:sz w:val="20"/>
              </w:rPr>
              <w:t>NA</w:t>
            </w:r>
          </w:p>
        </w:tc>
      </w:tr>
      <w:tr w:rsidR="00D37640" w14:paraId="18AE2364" w14:textId="77777777" w:rsidTr="00345577">
        <w:trPr>
          <w:trHeight w:val="399"/>
        </w:trPr>
        <w:tc>
          <w:tcPr>
            <w:tcW w:w="663" w:type="pct"/>
            <w:tcBorders>
              <w:top w:val="single" w:sz="4" w:space="0" w:color="auto"/>
              <w:left w:val="single" w:sz="4" w:space="0" w:color="auto"/>
              <w:bottom w:val="single" w:sz="4" w:space="0" w:color="auto"/>
              <w:right w:val="single" w:sz="4" w:space="0" w:color="auto"/>
            </w:tcBorders>
          </w:tcPr>
          <w:p w14:paraId="059CCA80" w14:textId="77777777" w:rsidR="00342647" w:rsidRDefault="00342647" w:rsidP="00A7412C">
            <w:pPr>
              <w:pStyle w:val="BodyText"/>
              <w:numPr>
                <w:ilvl w:val="0"/>
                <w:numId w:val="18"/>
              </w:numPr>
              <w:tabs>
                <w:tab w:val="left" w:pos="720"/>
              </w:tabs>
              <w:overflowPunct/>
              <w:autoSpaceDE/>
              <w:adjustRightInd/>
              <w:spacing w:before="60" w:after="60"/>
              <w:ind w:right="422" w:hanging="450"/>
              <w:textAlignment w:val="auto"/>
              <w:rPr>
                <w:rFonts w:cs="Arial"/>
                <w:sz w:val="20"/>
              </w:rPr>
            </w:pPr>
          </w:p>
        </w:tc>
        <w:tc>
          <w:tcPr>
            <w:tcW w:w="2345" w:type="pct"/>
            <w:tcBorders>
              <w:top w:val="single" w:sz="4" w:space="0" w:color="auto"/>
              <w:left w:val="single" w:sz="4" w:space="0" w:color="auto"/>
              <w:bottom w:val="single" w:sz="4" w:space="0" w:color="auto"/>
              <w:right w:val="single" w:sz="4" w:space="0" w:color="auto"/>
            </w:tcBorders>
            <w:hideMark/>
          </w:tcPr>
          <w:p w14:paraId="6B11465F" w14:textId="77777777" w:rsidR="00342647" w:rsidRDefault="00B7134F" w:rsidP="008F6394">
            <w:pPr>
              <w:pStyle w:val="BodyText"/>
              <w:spacing w:before="60" w:after="60"/>
              <w:ind w:left="0"/>
              <w:rPr>
                <w:rFonts w:cs="Arial"/>
                <w:sz w:val="20"/>
              </w:rPr>
            </w:pPr>
            <w:r>
              <w:rPr>
                <w:rFonts w:cs="Arial"/>
                <w:sz w:val="20"/>
              </w:rPr>
              <w:t xml:space="preserve">Account lock out after 3 </w:t>
            </w:r>
            <w:r w:rsidR="00342647">
              <w:rPr>
                <w:rFonts w:cs="Arial"/>
                <w:sz w:val="20"/>
              </w:rPr>
              <w:t>failed login attempts</w:t>
            </w:r>
          </w:p>
        </w:tc>
        <w:tc>
          <w:tcPr>
            <w:tcW w:w="358" w:type="pct"/>
            <w:tcBorders>
              <w:top w:val="single" w:sz="4" w:space="0" w:color="auto"/>
              <w:left w:val="single" w:sz="4" w:space="0" w:color="auto"/>
              <w:bottom w:val="single" w:sz="4" w:space="0" w:color="auto"/>
              <w:right w:val="single" w:sz="4" w:space="0" w:color="auto"/>
            </w:tcBorders>
            <w:hideMark/>
          </w:tcPr>
          <w:p w14:paraId="10C59B5B" w14:textId="77777777" w:rsidR="00342647" w:rsidRDefault="00342647" w:rsidP="001D08B5">
            <w:pPr>
              <w:pStyle w:val="BodyText"/>
              <w:spacing w:before="60" w:after="60"/>
              <w:ind w:left="0" w:right="-108"/>
              <w:rPr>
                <w:rFonts w:cs="Arial"/>
                <w:sz w:val="20"/>
              </w:rPr>
            </w:pPr>
            <w:r>
              <w:rPr>
                <w:rFonts w:cs="Arial"/>
                <w:sz w:val="20"/>
              </w:rPr>
              <w:t>Yes</w:t>
            </w:r>
          </w:p>
        </w:tc>
        <w:tc>
          <w:tcPr>
            <w:tcW w:w="342" w:type="pct"/>
            <w:tcBorders>
              <w:top w:val="single" w:sz="4" w:space="0" w:color="auto"/>
              <w:left w:val="single" w:sz="4" w:space="0" w:color="auto"/>
              <w:bottom w:val="single" w:sz="4" w:space="0" w:color="auto"/>
              <w:right w:val="single" w:sz="4" w:space="0" w:color="auto"/>
            </w:tcBorders>
          </w:tcPr>
          <w:p w14:paraId="07E5BAD1" w14:textId="77777777" w:rsidR="00342647" w:rsidRDefault="00342647" w:rsidP="001D08B5">
            <w:pPr>
              <w:pStyle w:val="BodyText"/>
              <w:spacing w:before="60" w:after="60"/>
              <w:ind w:left="0" w:right="72"/>
              <w:rPr>
                <w:rFonts w:cs="Arial"/>
                <w:sz w:val="20"/>
              </w:rPr>
            </w:pPr>
          </w:p>
        </w:tc>
        <w:tc>
          <w:tcPr>
            <w:tcW w:w="1292" w:type="pct"/>
            <w:tcBorders>
              <w:top w:val="single" w:sz="4" w:space="0" w:color="auto"/>
              <w:left w:val="single" w:sz="4" w:space="0" w:color="auto"/>
              <w:bottom w:val="single" w:sz="4" w:space="0" w:color="auto"/>
              <w:right w:val="single" w:sz="4" w:space="0" w:color="auto"/>
            </w:tcBorders>
          </w:tcPr>
          <w:p w14:paraId="133CA5B7" w14:textId="16A2F0C3" w:rsidR="00342647" w:rsidRDefault="0056180E" w:rsidP="008F6394">
            <w:pPr>
              <w:pStyle w:val="BodyText"/>
              <w:spacing w:before="60" w:after="60"/>
              <w:ind w:left="0"/>
              <w:rPr>
                <w:rFonts w:cs="Arial"/>
                <w:sz w:val="20"/>
              </w:rPr>
            </w:pPr>
            <w:r>
              <w:rPr>
                <w:rFonts w:cs="Arial"/>
                <w:sz w:val="20"/>
              </w:rPr>
              <w:t>NA</w:t>
            </w:r>
          </w:p>
        </w:tc>
      </w:tr>
      <w:tr w:rsidR="00D37640" w14:paraId="5725761C" w14:textId="77777777" w:rsidTr="00345577">
        <w:trPr>
          <w:trHeight w:val="467"/>
        </w:trPr>
        <w:tc>
          <w:tcPr>
            <w:tcW w:w="663" w:type="pct"/>
            <w:tcBorders>
              <w:top w:val="single" w:sz="4" w:space="0" w:color="auto"/>
              <w:left w:val="single" w:sz="4" w:space="0" w:color="auto"/>
              <w:bottom w:val="single" w:sz="4" w:space="0" w:color="auto"/>
              <w:right w:val="single" w:sz="4" w:space="0" w:color="auto"/>
            </w:tcBorders>
          </w:tcPr>
          <w:p w14:paraId="6B9078DC" w14:textId="77777777" w:rsidR="00342647" w:rsidRDefault="00342647" w:rsidP="00A7412C">
            <w:pPr>
              <w:pStyle w:val="BodyText"/>
              <w:numPr>
                <w:ilvl w:val="0"/>
                <w:numId w:val="18"/>
              </w:numPr>
              <w:tabs>
                <w:tab w:val="left" w:pos="720"/>
              </w:tabs>
              <w:overflowPunct/>
              <w:autoSpaceDE/>
              <w:adjustRightInd/>
              <w:spacing w:before="60" w:after="60"/>
              <w:ind w:right="422" w:hanging="450"/>
              <w:textAlignment w:val="auto"/>
              <w:rPr>
                <w:rFonts w:cs="Arial"/>
                <w:sz w:val="20"/>
              </w:rPr>
            </w:pPr>
          </w:p>
        </w:tc>
        <w:tc>
          <w:tcPr>
            <w:tcW w:w="2345" w:type="pct"/>
            <w:tcBorders>
              <w:top w:val="single" w:sz="4" w:space="0" w:color="auto"/>
              <w:left w:val="single" w:sz="4" w:space="0" w:color="auto"/>
              <w:bottom w:val="single" w:sz="4" w:space="0" w:color="auto"/>
              <w:right w:val="single" w:sz="4" w:space="0" w:color="auto"/>
            </w:tcBorders>
            <w:hideMark/>
          </w:tcPr>
          <w:p w14:paraId="20797F58" w14:textId="77777777" w:rsidR="00342647" w:rsidRDefault="00342647" w:rsidP="008F6394">
            <w:pPr>
              <w:pStyle w:val="BodyText"/>
              <w:spacing w:before="60" w:after="60"/>
              <w:ind w:left="0"/>
              <w:rPr>
                <w:rFonts w:cs="Arial"/>
                <w:sz w:val="20"/>
              </w:rPr>
            </w:pPr>
            <w:r>
              <w:rPr>
                <w:rFonts w:cs="Arial"/>
                <w:sz w:val="20"/>
              </w:rPr>
              <w:t>Application shall disconnect or suspend inactive sessions= 15 Minutes</w:t>
            </w:r>
          </w:p>
        </w:tc>
        <w:tc>
          <w:tcPr>
            <w:tcW w:w="358" w:type="pct"/>
            <w:tcBorders>
              <w:top w:val="single" w:sz="4" w:space="0" w:color="auto"/>
              <w:left w:val="single" w:sz="4" w:space="0" w:color="auto"/>
              <w:bottom w:val="single" w:sz="4" w:space="0" w:color="auto"/>
              <w:right w:val="single" w:sz="4" w:space="0" w:color="auto"/>
            </w:tcBorders>
            <w:hideMark/>
          </w:tcPr>
          <w:p w14:paraId="70170A57" w14:textId="77777777" w:rsidR="00342647" w:rsidRDefault="00342647" w:rsidP="00D37640">
            <w:pPr>
              <w:pStyle w:val="BodyText"/>
              <w:spacing w:before="60" w:after="60"/>
              <w:ind w:left="0" w:right="-108"/>
              <w:rPr>
                <w:rFonts w:cs="Arial"/>
                <w:sz w:val="20"/>
              </w:rPr>
            </w:pPr>
            <w:r>
              <w:rPr>
                <w:rFonts w:cs="Arial"/>
                <w:sz w:val="20"/>
              </w:rPr>
              <w:t>Yes</w:t>
            </w:r>
          </w:p>
        </w:tc>
        <w:tc>
          <w:tcPr>
            <w:tcW w:w="342" w:type="pct"/>
            <w:tcBorders>
              <w:top w:val="single" w:sz="4" w:space="0" w:color="auto"/>
              <w:left w:val="single" w:sz="4" w:space="0" w:color="auto"/>
              <w:bottom w:val="single" w:sz="4" w:space="0" w:color="auto"/>
              <w:right w:val="single" w:sz="4" w:space="0" w:color="auto"/>
            </w:tcBorders>
          </w:tcPr>
          <w:p w14:paraId="3EF48E5D" w14:textId="77777777" w:rsidR="00342647" w:rsidRDefault="00342647" w:rsidP="001D08B5">
            <w:pPr>
              <w:pStyle w:val="BodyText"/>
              <w:spacing w:before="60" w:after="60"/>
              <w:ind w:left="0" w:right="72"/>
              <w:rPr>
                <w:rFonts w:cs="Arial"/>
                <w:sz w:val="20"/>
              </w:rPr>
            </w:pPr>
          </w:p>
        </w:tc>
        <w:tc>
          <w:tcPr>
            <w:tcW w:w="1292" w:type="pct"/>
            <w:tcBorders>
              <w:top w:val="single" w:sz="4" w:space="0" w:color="auto"/>
              <w:left w:val="single" w:sz="4" w:space="0" w:color="auto"/>
              <w:bottom w:val="single" w:sz="4" w:space="0" w:color="auto"/>
              <w:right w:val="single" w:sz="4" w:space="0" w:color="auto"/>
            </w:tcBorders>
          </w:tcPr>
          <w:p w14:paraId="470648D9" w14:textId="03FB28FC" w:rsidR="00342647" w:rsidRDefault="0056180E" w:rsidP="008F6394">
            <w:pPr>
              <w:pStyle w:val="BodyText"/>
              <w:spacing w:before="60" w:after="60"/>
              <w:ind w:left="0"/>
              <w:rPr>
                <w:rFonts w:cs="Arial"/>
                <w:sz w:val="20"/>
              </w:rPr>
            </w:pPr>
            <w:r>
              <w:rPr>
                <w:rFonts w:cs="Arial"/>
                <w:sz w:val="20"/>
              </w:rPr>
              <w:t>NA</w:t>
            </w:r>
          </w:p>
        </w:tc>
      </w:tr>
      <w:tr w:rsidR="00D37640" w14:paraId="725B0CFB" w14:textId="77777777" w:rsidTr="00345577">
        <w:trPr>
          <w:trHeight w:val="467"/>
        </w:trPr>
        <w:tc>
          <w:tcPr>
            <w:tcW w:w="663" w:type="pct"/>
            <w:tcBorders>
              <w:top w:val="single" w:sz="4" w:space="0" w:color="auto"/>
              <w:left w:val="single" w:sz="4" w:space="0" w:color="auto"/>
              <w:bottom w:val="single" w:sz="4" w:space="0" w:color="auto"/>
              <w:right w:val="single" w:sz="4" w:space="0" w:color="auto"/>
            </w:tcBorders>
          </w:tcPr>
          <w:p w14:paraId="533102BD" w14:textId="77777777" w:rsidR="00342647" w:rsidRDefault="00342647" w:rsidP="00A7412C">
            <w:pPr>
              <w:pStyle w:val="BodyText"/>
              <w:numPr>
                <w:ilvl w:val="0"/>
                <w:numId w:val="18"/>
              </w:numPr>
              <w:tabs>
                <w:tab w:val="left" w:pos="720"/>
              </w:tabs>
              <w:overflowPunct/>
              <w:autoSpaceDE/>
              <w:adjustRightInd/>
              <w:spacing w:before="60" w:after="60"/>
              <w:ind w:right="422" w:hanging="450"/>
              <w:textAlignment w:val="auto"/>
              <w:rPr>
                <w:rFonts w:cs="Arial"/>
                <w:sz w:val="20"/>
              </w:rPr>
            </w:pPr>
          </w:p>
        </w:tc>
        <w:tc>
          <w:tcPr>
            <w:tcW w:w="2345" w:type="pct"/>
            <w:tcBorders>
              <w:top w:val="single" w:sz="4" w:space="0" w:color="auto"/>
              <w:left w:val="single" w:sz="4" w:space="0" w:color="auto"/>
              <w:bottom w:val="single" w:sz="4" w:space="0" w:color="auto"/>
              <w:right w:val="single" w:sz="4" w:space="0" w:color="auto"/>
            </w:tcBorders>
            <w:hideMark/>
          </w:tcPr>
          <w:p w14:paraId="1A42DC16" w14:textId="77777777" w:rsidR="00342647" w:rsidRDefault="00342647" w:rsidP="008F6394">
            <w:pPr>
              <w:pStyle w:val="BodyText"/>
              <w:spacing w:before="60" w:after="60"/>
              <w:ind w:left="0"/>
              <w:rPr>
                <w:rFonts w:cs="Arial"/>
                <w:sz w:val="20"/>
              </w:rPr>
            </w:pPr>
            <w:r>
              <w:rPr>
                <w:rFonts w:cs="Arial"/>
                <w:sz w:val="20"/>
              </w:rPr>
              <w:t>Wrong password shall be recorded in an audit log</w:t>
            </w:r>
          </w:p>
        </w:tc>
        <w:tc>
          <w:tcPr>
            <w:tcW w:w="358" w:type="pct"/>
            <w:tcBorders>
              <w:top w:val="single" w:sz="4" w:space="0" w:color="auto"/>
              <w:left w:val="single" w:sz="4" w:space="0" w:color="auto"/>
              <w:bottom w:val="single" w:sz="4" w:space="0" w:color="auto"/>
              <w:right w:val="single" w:sz="4" w:space="0" w:color="auto"/>
            </w:tcBorders>
            <w:hideMark/>
          </w:tcPr>
          <w:p w14:paraId="12020027" w14:textId="77777777" w:rsidR="00342647" w:rsidRDefault="00342647" w:rsidP="00D37640">
            <w:pPr>
              <w:pStyle w:val="BodyText"/>
              <w:spacing w:before="60" w:after="60"/>
              <w:ind w:left="0" w:right="-108"/>
              <w:rPr>
                <w:rFonts w:cs="Arial"/>
                <w:sz w:val="20"/>
              </w:rPr>
            </w:pPr>
            <w:r>
              <w:rPr>
                <w:rFonts w:cs="Arial"/>
                <w:sz w:val="20"/>
              </w:rPr>
              <w:t>Yes</w:t>
            </w:r>
          </w:p>
        </w:tc>
        <w:tc>
          <w:tcPr>
            <w:tcW w:w="342" w:type="pct"/>
            <w:tcBorders>
              <w:top w:val="single" w:sz="4" w:space="0" w:color="auto"/>
              <w:left w:val="single" w:sz="4" w:space="0" w:color="auto"/>
              <w:bottom w:val="single" w:sz="4" w:space="0" w:color="auto"/>
              <w:right w:val="single" w:sz="4" w:space="0" w:color="auto"/>
            </w:tcBorders>
          </w:tcPr>
          <w:p w14:paraId="71CC8892" w14:textId="77777777" w:rsidR="00342647" w:rsidRDefault="00342647" w:rsidP="001D08B5">
            <w:pPr>
              <w:pStyle w:val="BodyText"/>
              <w:spacing w:before="60" w:after="60"/>
              <w:ind w:left="0" w:right="72"/>
              <w:rPr>
                <w:rFonts w:cs="Arial"/>
                <w:sz w:val="20"/>
              </w:rPr>
            </w:pPr>
          </w:p>
        </w:tc>
        <w:tc>
          <w:tcPr>
            <w:tcW w:w="1292" w:type="pct"/>
            <w:tcBorders>
              <w:top w:val="single" w:sz="4" w:space="0" w:color="auto"/>
              <w:left w:val="single" w:sz="4" w:space="0" w:color="auto"/>
              <w:bottom w:val="single" w:sz="4" w:space="0" w:color="auto"/>
              <w:right w:val="single" w:sz="4" w:space="0" w:color="auto"/>
            </w:tcBorders>
          </w:tcPr>
          <w:p w14:paraId="4EA02FEA" w14:textId="555FEB3E" w:rsidR="00342647" w:rsidRDefault="0056180E" w:rsidP="002214F0">
            <w:pPr>
              <w:pStyle w:val="BodyText"/>
              <w:keepNext/>
              <w:spacing w:before="60" w:after="60"/>
              <w:ind w:left="0"/>
              <w:rPr>
                <w:rFonts w:cs="Arial"/>
                <w:sz w:val="20"/>
              </w:rPr>
            </w:pPr>
            <w:r>
              <w:rPr>
                <w:rFonts w:cs="Arial"/>
                <w:sz w:val="20"/>
              </w:rPr>
              <w:t>NA</w:t>
            </w:r>
          </w:p>
        </w:tc>
      </w:tr>
    </w:tbl>
    <w:p w14:paraId="72259F2A" w14:textId="60B3650B" w:rsidR="004408AD" w:rsidRPr="004551A6" w:rsidRDefault="00D37640" w:rsidP="00BE7F7A">
      <w:pPr>
        <w:pStyle w:val="Caption"/>
        <w:spacing w:before="240"/>
        <w:ind w:left="4086" w:firstLine="234"/>
        <w:jc w:val="left"/>
        <w:rPr>
          <w:rFonts w:ascii="Book Antiqua" w:hAnsi="Book Antiqua"/>
          <w:b w:val="0"/>
          <w:i/>
        </w:rPr>
      </w:pPr>
      <w:bookmarkStart w:id="518" w:name="_Toc449860862"/>
      <w:bookmarkStart w:id="519" w:name="_Toc449860956"/>
      <w:r w:rsidRPr="004551A6">
        <w:rPr>
          <w:rFonts w:ascii="Book Antiqua" w:hAnsi="Book Antiqua"/>
          <w:b w:val="0"/>
          <w:i/>
        </w:rPr>
        <w:t xml:space="preserve">Table </w:t>
      </w:r>
      <w:r w:rsidR="000B615D" w:rsidRPr="004551A6">
        <w:rPr>
          <w:rFonts w:ascii="Book Antiqua" w:hAnsi="Book Antiqua"/>
          <w:b w:val="0"/>
          <w:i/>
        </w:rPr>
        <w:fldChar w:fldCharType="begin"/>
      </w:r>
      <w:r w:rsidR="000B615D" w:rsidRPr="004551A6">
        <w:rPr>
          <w:rFonts w:ascii="Book Antiqua" w:hAnsi="Book Antiqua"/>
          <w:b w:val="0"/>
          <w:i/>
        </w:rPr>
        <w:instrText xml:space="preserve"> SEQ Table \* ARABIC </w:instrText>
      </w:r>
      <w:r w:rsidR="000B615D" w:rsidRPr="004551A6">
        <w:rPr>
          <w:rFonts w:ascii="Book Antiqua" w:hAnsi="Book Antiqua"/>
          <w:b w:val="0"/>
          <w:i/>
        </w:rPr>
        <w:fldChar w:fldCharType="separate"/>
      </w:r>
      <w:r w:rsidRPr="004551A6">
        <w:rPr>
          <w:rFonts w:ascii="Book Antiqua" w:hAnsi="Book Antiqua"/>
          <w:b w:val="0"/>
          <w:i/>
        </w:rPr>
        <w:t>21</w:t>
      </w:r>
      <w:r w:rsidR="000B615D" w:rsidRPr="004551A6">
        <w:rPr>
          <w:rFonts w:ascii="Book Antiqua" w:hAnsi="Book Antiqua"/>
          <w:b w:val="0"/>
          <w:i/>
        </w:rPr>
        <w:fldChar w:fldCharType="end"/>
      </w:r>
      <w:r w:rsidRPr="004551A6">
        <w:rPr>
          <w:rFonts w:ascii="Book Antiqua" w:hAnsi="Book Antiqua"/>
          <w:b w:val="0"/>
          <w:i/>
        </w:rPr>
        <w:t xml:space="preserve"> </w:t>
      </w:r>
      <w:r w:rsidR="00BE7F7A">
        <w:rPr>
          <w:rFonts w:ascii="Book Antiqua" w:hAnsi="Book Antiqua"/>
          <w:b w:val="0"/>
          <w:i/>
        </w:rPr>
        <w:t>–Password and Policy compliance</w:t>
      </w:r>
    </w:p>
    <w:p w14:paraId="096CCA87" w14:textId="2DA2643A" w:rsidR="004551A6" w:rsidRPr="004551A6" w:rsidRDefault="000879B7" w:rsidP="004551A6">
      <w:pPr>
        <w:pStyle w:val="Heading3"/>
        <w:keepNext w:val="0"/>
        <w:tabs>
          <w:tab w:val="left" w:pos="1350"/>
        </w:tabs>
        <w:overflowPunct/>
        <w:autoSpaceDE/>
        <w:autoSpaceDN/>
        <w:adjustRightInd/>
        <w:ind w:right="0" w:firstLine="774"/>
        <w:jc w:val="left"/>
        <w:textAlignment w:val="auto"/>
        <w:rPr>
          <w:rFonts w:cs="Arial"/>
          <w:caps/>
          <w:sz w:val="20"/>
        </w:rPr>
      </w:pPr>
      <w:bookmarkStart w:id="520" w:name="_Toc523822094"/>
      <w:r>
        <w:rPr>
          <w:rFonts w:cs="Arial"/>
          <w:caps/>
          <w:sz w:val="20"/>
        </w:rPr>
        <w:t>4.13.3</w:t>
      </w:r>
      <w:r w:rsidR="00E2384E">
        <w:rPr>
          <w:rFonts w:cs="Arial"/>
          <w:caps/>
          <w:sz w:val="20"/>
        </w:rPr>
        <w:t xml:space="preserve">. </w:t>
      </w:r>
      <w:r w:rsidR="0007282F">
        <w:rPr>
          <w:rFonts w:cs="Arial"/>
          <w:caps/>
          <w:sz w:val="20"/>
        </w:rPr>
        <w:t>User</w:t>
      </w:r>
      <w:r>
        <w:rPr>
          <w:rFonts w:cs="Arial"/>
          <w:caps/>
          <w:sz w:val="20"/>
        </w:rPr>
        <w:t xml:space="preserve"> Access Matrix</w:t>
      </w:r>
      <w:bookmarkEnd w:id="518"/>
      <w:bookmarkEnd w:id="519"/>
      <w:bookmarkEnd w:id="520"/>
    </w:p>
    <w:p w14:paraId="1E01A215" w14:textId="274EC1D8" w:rsidR="00985523" w:rsidRDefault="00342647" w:rsidP="004551A6">
      <w:pPr>
        <w:overflowPunct/>
        <w:autoSpaceDE/>
        <w:autoSpaceDN/>
        <w:adjustRightInd/>
        <w:ind w:left="1440" w:right="0" w:firstLine="360"/>
        <w:textAlignment w:val="auto"/>
        <w:rPr>
          <w:rFonts w:cs="Arial"/>
          <w:color w:val="000000"/>
        </w:rPr>
      </w:pPr>
      <w:r w:rsidRPr="004808ED">
        <w:rPr>
          <w:rFonts w:cs="Arial"/>
          <w:color w:val="000000"/>
        </w:rPr>
        <w:t xml:space="preserve">The following table shows the user access matrix of </w:t>
      </w:r>
      <w:r w:rsidR="004E65E3" w:rsidRPr="004808ED">
        <w:rPr>
          <w:rFonts w:cs="Arial"/>
          <w:color w:val="000000"/>
        </w:rPr>
        <w:t>CLRS</w:t>
      </w:r>
      <w:r w:rsidRPr="004808ED">
        <w:rPr>
          <w:rFonts w:cs="Arial"/>
          <w:color w:val="000000"/>
        </w:rPr>
        <w:t xml:space="preserve"> application</w:t>
      </w:r>
    </w:p>
    <w:p w14:paraId="28DC1295" w14:textId="77777777" w:rsidR="00345577" w:rsidRPr="00D37640" w:rsidRDefault="00345577" w:rsidP="004551A6">
      <w:pPr>
        <w:overflowPunct/>
        <w:autoSpaceDE/>
        <w:autoSpaceDN/>
        <w:adjustRightInd/>
        <w:ind w:left="1440" w:right="0" w:firstLine="360"/>
        <w:textAlignment w:val="auto"/>
        <w:rPr>
          <w:rFonts w:cs="Arial"/>
          <w:color w:val="000000"/>
        </w:rPr>
      </w:pPr>
    </w:p>
    <w:tbl>
      <w:tblPr>
        <w:tblW w:w="8820" w:type="dxa"/>
        <w:tblInd w:w="1255" w:type="dxa"/>
        <w:tblLook w:val="04A0" w:firstRow="1" w:lastRow="0" w:firstColumn="1" w:lastColumn="0" w:noHBand="0" w:noVBand="1"/>
      </w:tblPr>
      <w:tblGrid>
        <w:gridCol w:w="1980"/>
        <w:gridCol w:w="1530"/>
        <w:gridCol w:w="1143"/>
        <w:gridCol w:w="1710"/>
        <w:gridCol w:w="2457"/>
      </w:tblGrid>
      <w:tr w:rsidR="00342647" w:rsidRPr="006B2D93" w14:paraId="6D7383CB" w14:textId="77777777" w:rsidTr="00345577">
        <w:trPr>
          <w:trHeight w:val="300"/>
        </w:trPr>
        <w:tc>
          <w:tcPr>
            <w:tcW w:w="1980" w:type="dxa"/>
            <w:vMerge w:val="restar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14:paraId="0D9F956C" w14:textId="77777777" w:rsidR="00342647" w:rsidRPr="006B2D93" w:rsidRDefault="00342647" w:rsidP="008F6394">
            <w:pPr>
              <w:overflowPunct/>
              <w:autoSpaceDE/>
              <w:autoSpaceDN/>
              <w:adjustRightInd/>
              <w:spacing w:before="0"/>
              <w:ind w:left="0" w:right="0"/>
              <w:textAlignment w:val="auto"/>
              <w:rPr>
                <w:rFonts w:cs="Arial"/>
                <w:b/>
                <w:bCs/>
                <w:color w:val="000000"/>
              </w:rPr>
            </w:pPr>
            <w:r w:rsidRPr="006B2D93">
              <w:rPr>
                <w:rFonts w:cs="Arial"/>
                <w:b/>
                <w:bCs/>
                <w:color w:val="000000"/>
              </w:rPr>
              <w:t>USER TYPE</w:t>
            </w:r>
          </w:p>
        </w:tc>
        <w:tc>
          <w:tcPr>
            <w:tcW w:w="6840" w:type="dxa"/>
            <w:gridSpan w:val="4"/>
            <w:tcBorders>
              <w:top w:val="single" w:sz="4" w:space="0" w:color="auto"/>
              <w:left w:val="nil"/>
              <w:bottom w:val="single" w:sz="4" w:space="0" w:color="auto"/>
              <w:right w:val="single" w:sz="4" w:space="0" w:color="auto"/>
            </w:tcBorders>
            <w:shd w:val="clear" w:color="auto" w:fill="8DB3E2" w:themeFill="text2" w:themeFillTint="66"/>
            <w:noWrap/>
            <w:vAlign w:val="center"/>
            <w:hideMark/>
          </w:tcPr>
          <w:p w14:paraId="3E340A14" w14:textId="77777777" w:rsidR="00342647" w:rsidRPr="006B2D93" w:rsidRDefault="00342647" w:rsidP="008F6394">
            <w:pPr>
              <w:overflowPunct/>
              <w:autoSpaceDE/>
              <w:autoSpaceDN/>
              <w:adjustRightInd/>
              <w:spacing w:before="0"/>
              <w:ind w:left="0" w:right="0"/>
              <w:jc w:val="center"/>
              <w:textAlignment w:val="auto"/>
              <w:rPr>
                <w:rFonts w:cs="Arial"/>
                <w:b/>
                <w:bCs/>
                <w:color w:val="000000"/>
              </w:rPr>
            </w:pPr>
            <w:r w:rsidRPr="006B2D93">
              <w:rPr>
                <w:rFonts w:cs="Arial"/>
                <w:b/>
                <w:bCs/>
                <w:color w:val="000000"/>
              </w:rPr>
              <w:t>ACCESS LEVEL</w:t>
            </w:r>
          </w:p>
        </w:tc>
      </w:tr>
      <w:tr w:rsidR="00342647" w:rsidRPr="006B2D93" w14:paraId="7BD29E68" w14:textId="77777777" w:rsidTr="00345577">
        <w:trPr>
          <w:trHeight w:val="300"/>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0393FD7C" w14:textId="77777777" w:rsidR="00342647" w:rsidRPr="006B2D93" w:rsidRDefault="00342647" w:rsidP="008F6394">
            <w:pPr>
              <w:overflowPunct/>
              <w:autoSpaceDE/>
              <w:autoSpaceDN/>
              <w:adjustRightInd/>
              <w:spacing w:before="0"/>
              <w:ind w:left="0" w:right="0"/>
              <w:textAlignment w:val="auto"/>
              <w:rPr>
                <w:rFonts w:cs="Arial"/>
                <w:b/>
                <w:bCs/>
                <w:color w:val="000000"/>
              </w:rPr>
            </w:pPr>
          </w:p>
        </w:tc>
        <w:tc>
          <w:tcPr>
            <w:tcW w:w="1530" w:type="dxa"/>
            <w:tcBorders>
              <w:top w:val="nil"/>
              <w:left w:val="nil"/>
              <w:bottom w:val="single" w:sz="4" w:space="0" w:color="auto"/>
              <w:right w:val="single" w:sz="4" w:space="0" w:color="auto"/>
            </w:tcBorders>
            <w:shd w:val="clear" w:color="000000" w:fill="FFFFFF"/>
            <w:noWrap/>
            <w:vAlign w:val="center"/>
            <w:hideMark/>
          </w:tcPr>
          <w:p w14:paraId="5F701F8A" w14:textId="77777777" w:rsidR="00342647" w:rsidRPr="006B2D93" w:rsidRDefault="004E65E3" w:rsidP="008F6394">
            <w:pPr>
              <w:overflowPunct/>
              <w:autoSpaceDE/>
              <w:autoSpaceDN/>
              <w:adjustRightInd/>
              <w:spacing w:before="0"/>
              <w:ind w:left="0" w:right="0"/>
              <w:jc w:val="center"/>
              <w:textAlignment w:val="auto"/>
              <w:rPr>
                <w:rFonts w:cs="Arial"/>
                <w:b/>
                <w:bCs/>
                <w:color w:val="000000"/>
              </w:rPr>
            </w:pPr>
            <w:r>
              <w:rPr>
                <w:rFonts w:cs="Arial"/>
                <w:b/>
                <w:bCs/>
                <w:color w:val="000000"/>
              </w:rPr>
              <w:t>Download Reports</w:t>
            </w:r>
          </w:p>
        </w:tc>
        <w:tc>
          <w:tcPr>
            <w:tcW w:w="1143" w:type="dxa"/>
            <w:tcBorders>
              <w:top w:val="nil"/>
              <w:left w:val="nil"/>
              <w:bottom w:val="single" w:sz="4" w:space="0" w:color="auto"/>
              <w:right w:val="single" w:sz="4" w:space="0" w:color="auto"/>
            </w:tcBorders>
            <w:shd w:val="clear" w:color="000000" w:fill="FFFFFF"/>
            <w:noWrap/>
            <w:vAlign w:val="center"/>
            <w:hideMark/>
          </w:tcPr>
          <w:p w14:paraId="6B76D263" w14:textId="77777777" w:rsidR="00342647" w:rsidRPr="006B2D93" w:rsidRDefault="00342647" w:rsidP="008F6394">
            <w:pPr>
              <w:overflowPunct/>
              <w:autoSpaceDE/>
              <w:autoSpaceDN/>
              <w:adjustRightInd/>
              <w:spacing w:before="0"/>
              <w:ind w:left="0" w:right="0"/>
              <w:jc w:val="center"/>
              <w:textAlignment w:val="auto"/>
              <w:rPr>
                <w:rFonts w:cs="Arial"/>
                <w:b/>
                <w:bCs/>
                <w:color w:val="000000"/>
              </w:rPr>
            </w:pPr>
            <w:r w:rsidRPr="006B2D93">
              <w:rPr>
                <w:rFonts w:cs="Arial"/>
                <w:b/>
                <w:bCs/>
                <w:color w:val="000000"/>
              </w:rPr>
              <w:t>View</w:t>
            </w:r>
          </w:p>
        </w:tc>
        <w:tc>
          <w:tcPr>
            <w:tcW w:w="1710" w:type="dxa"/>
            <w:tcBorders>
              <w:top w:val="nil"/>
              <w:left w:val="nil"/>
              <w:bottom w:val="single" w:sz="4" w:space="0" w:color="auto"/>
              <w:right w:val="single" w:sz="4" w:space="0" w:color="auto"/>
            </w:tcBorders>
            <w:shd w:val="clear" w:color="000000" w:fill="FFFFFF"/>
            <w:noWrap/>
            <w:vAlign w:val="center"/>
            <w:hideMark/>
          </w:tcPr>
          <w:p w14:paraId="48721753" w14:textId="77777777" w:rsidR="00342647" w:rsidRPr="006B2D93" w:rsidRDefault="00342647" w:rsidP="008F6394">
            <w:pPr>
              <w:overflowPunct/>
              <w:autoSpaceDE/>
              <w:autoSpaceDN/>
              <w:adjustRightInd/>
              <w:spacing w:before="0"/>
              <w:ind w:left="0" w:right="0"/>
              <w:jc w:val="center"/>
              <w:textAlignment w:val="auto"/>
              <w:rPr>
                <w:rFonts w:cs="Arial"/>
                <w:b/>
                <w:bCs/>
                <w:color w:val="000000"/>
              </w:rPr>
            </w:pPr>
            <w:r w:rsidRPr="006B2D93">
              <w:rPr>
                <w:rFonts w:cs="Arial"/>
                <w:b/>
                <w:bCs/>
                <w:color w:val="000000"/>
              </w:rPr>
              <w:t>Update</w:t>
            </w:r>
          </w:p>
        </w:tc>
        <w:tc>
          <w:tcPr>
            <w:tcW w:w="2457" w:type="dxa"/>
            <w:tcBorders>
              <w:top w:val="nil"/>
              <w:left w:val="nil"/>
              <w:bottom w:val="single" w:sz="4" w:space="0" w:color="auto"/>
              <w:right w:val="single" w:sz="4" w:space="0" w:color="auto"/>
            </w:tcBorders>
            <w:shd w:val="clear" w:color="000000" w:fill="FFFFFF"/>
            <w:noWrap/>
            <w:vAlign w:val="center"/>
            <w:hideMark/>
          </w:tcPr>
          <w:p w14:paraId="5BF5B2A0" w14:textId="77777777" w:rsidR="00342647" w:rsidRPr="006B2D93" w:rsidRDefault="00342647" w:rsidP="008F6394">
            <w:pPr>
              <w:overflowPunct/>
              <w:autoSpaceDE/>
              <w:autoSpaceDN/>
              <w:adjustRightInd/>
              <w:spacing w:before="0"/>
              <w:ind w:left="0" w:right="0"/>
              <w:jc w:val="center"/>
              <w:textAlignment w:val="auto"/>
              <w:rPr>
                <w:rFonts w:cs="Arial"/>
                <w:b/>
                <w:bCs/>
                <w:color w:val="000000"/>
              </w:rPr>
            </w:pPr>
            <w:r w:rsidRPr="006B2D93">
              <w:rPr>
                <w:rFonts w:cs="Arial"/>
                <w:b/>
                <w:bCs/>
                <w:color w:val="000000"/>
              </w:rPr>
              <w:t>Delete</w:t>
            </w:r>
          </w:p>
        </w:tc>
      </w:tr>
      <w:tr w:rsidR="00342647" w:rsidRPr="006B2D93" w14:paraId="43C6DF9E" w14:textId="77777777" w:rsidTr="00345577">
        <w:trPr>
          <w:trHeight w:val="30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A13E667" w14:textId="77777777" w:rsidR="00342647" w:rsidRPr="006B2D93" w:rsidRDefault="00342647" w:rsidP="008F6394">
            <w:pPr>
              <w:overflowPunct/>
              <w:autoSpaceDE/>
              <w:autoSpaceDN/>
              <w:adjustRightInd/>
              <w:spacing w:before="0"/>
              <w:ind w:left="0" w:right="0"/>
              <w:textAlignment w:val="auto"/>
              <w:rPr>
                <w:rFonts w:cs="Arial"/>
                <w:color w:val="000000"/>
              </w:rPr>
            </w:pPr>
            <w:r w:rsidRPr="006B2D93">
              <w:rPr>
                <w:rFonts w:cs="Arial"/>
                <w:color w:val="000000"/>
              </w:rPr>
              <w:t>Admin</w:t>
            </w:r>
          </w:p>
        </w:tc>
        <w:tc>
          <w:tcPr>
            <w:tcW w:w="1530" w:type="dxa"/>
            <w:tcBorders>
              <w:top w:val="nil"/>
              <w:left w:val="nil"/>
              <w:bottom w:val="single" w:sz="4" w:space="0" w:color="auto"/>
              <w:right w:val="single" w:sz="4" w:space="0" w:color="auto"/>
            </w:tcBorders>
            <w:shd w:val="clear" w:color="auto" w:fill="auto"/>
            <w:noWrap/>
            <w:vAlign w:val="center"/>
            <w:hideMark/>
          </w:tcPr>
          <w:p w14:paraId="487AE98A" w14:textId="77777777" w:rsidR="00342647" w:rsidRPr="006B2D93" w:rsidRDefault="004E65E3" w:rsidP="008F6394">
            <w:pPr>
              <w:overflowPunct/>
              <w:autoSpaceDE/>
              <w:autoSpaceDN/>
              <w:adjustRightInd/>
              <w:spacing w:before="0"/>
              <w:ind w:left="0" w:right="0"/>
              <w:jc w:val="center"/>
              <w:textAlignment w:val="auto"/>
              <w:rPr>
                <w:rFonts w:cs="Arial"/>
                <w:color w:val="000000"/>
              </w:rPr>
            </w:pPr>
            <w:r>
              <w:rPr>
                <w:rFonts w:cs="Arial"/>
                <w:color w:val="000000"/>
              </w:rPr>
              <w:t>X</w:t>
            </w:r>
          </w:p>
        </w:tc>
        <w:tc>
          <w:tcPr>
            <w:tcW w:w="1143" w:type="dxa"/>
            <w:tcBorders>
              <w:top w:val="nil"/>
              <w:left w:val="nil"/>
              <w:bottom w:val="single" w:sz="4" w:space="0" w:color="auto"/>
              <w:right w:val="single" w:sz="4" w:space="0" w:color="auto"/>
            </w:tcBorders>
            <w:shd w:val="clear" w:color="auto" w:fill="auto"/>
            <w:noWrap/>
            <w:vAlign w:val="center"/>
            <w:hideMark/>
          </w:tcPr>
          <w:p w14:paraId="2E5E3118" w14:textId="77777777" w:rsidR="00342647" w:rsidRPr="006B2D93" w:rsidRDefault="00342647" w:rsidP="008F6394">
            <w:pPr>
              <w:overflowPunct/>
              <w:autoSpaceDE/>
              <w:autoSpaceDN/>
              <w:adjustRightInd/>
              <w:spacing w:before="0"/>
              <w:ind w:left="0" w:right="0"/>
              <w:jc w:val="center"/>
              <w:textAlignment w:val="auto"/>
              <w:rPr>
                <w:rFonts w:cs="Arial"/>
                <w:color w:val="000000"/>
              </w:rPr>
            </w:pPr>
            <w:r w:rsidRPr="006B2D93">
              <w:rPr>
                <w:rFonts w:cs="Arial"/>
                <w:color w:val="000000"/>
              </w:rPr>
              <w:t>X</w:t>
            </w:r>
          </w:p>
        </w:tc>
        <w:tc>
          <w:tcPr>
            <w:tcW w:w="1710" w:type="dxa"/>
            <w:tcBorders>
              <w:top w:val="nil"/>
              <w:left w:val="nil"/>
              <w:bottom w:val="single" w:sz="4" w:space="0" w:color="auto"/>
              <w:right w:val="single" w:sz="4" w:space="0" w:color="auto"/>
            </w:tcBorders>
            <w:shd w:val="clear" w:color="auto" w:fill="auto"/>
            <w:noWrap/>
            <w:vAlign w:val="center"/>
            <w:hideMark/>
          </w:tcPr>
          <w:p w14:paraId="6E8E3703" w14:textId="77777777" w:rsidR="00342647" w:rsidRPr="006B2D93" w:rsidRDefault="00342647" w:rsidP="008F6394">
            <w:pPr>
              <w:overflowPunct/>
              <w:autoSpaceDE/>
              <w:autoSpaceDN/>
              <w:adjustRightInd/>
              <w:spacing w:before="0"/>
              <w:ind w:left="0" w:right="0"/>
              <w:jc w:val="center"/>
              <w:textAlignment w:val="auto"/>
              <w:rPr>
                <w:rFonts w:cs="Arial"/>
                <w:color w:val="000000"/>
              </w:rPr>
            </w:pPr>
            <w:r w:rsidRPr="006B2D93">
              <w:rPr>
                <w:rFonts w:cs="Arial"/>
                <w:color w:val="000000"/>
              </w:rPr>
              <w:t>X</w:t>
            </w:r>
          </w:p>
        </w:tc>
        <w:tc>
          <w:tcPr>
            <w:tcW w:w="2457" w:type="dxa"/>
            <w:tcBorders>
              <w:top w:val="nil"/>
              <w:left w:val="nil"/>
              <w:bottom w:val="single" w:sz="4" w:space="0" w:color="auto"/>
              <w:right w:val="single" w:sz="4" w:space="0" w:color="auto"/>
            </w:tcBorders>
            <w:shd w:val="clear" w:color="auto" w:fill="auto"/>
            <w:noWrap/>
            <w:vAlign w:val="center"/>
            <w:hideMark/>
          </w:tcPr>
          <w:p w14:paraId="60E1715D" w14:textId="77777777" w:rsidR="00342647" w:rsidRPr="006B2D93" w:rsidRDefault="00342647" w:rsidP="008F6394">
            <w:pPr>
              <w:overflowPunct/>
              <w:autoSpaceDE/>
              <w:autoSpaceDN/>
              <w:adjustRightInd/>
              <w:spacing w:before="0"/>
              <w:ind w:left="0" w:right="0"/>
              <w:jc w:val="center"/>
              <w:textAlignment w:val="auto"/>
              <w:rPr>
                <w:rFonts w:cs="Arial"/>
                <w:color w:val="000000"/>
              </w:rPr>
            </w:pPr>
            <w:r w:rsidRPr="006B2D93">
              <w:rPr>
                <w:rFonts w:cs="Arial"/>
                <w:color w:val="000000"/>
              </w:rPr>
              <w:t> </w:t>
            </w:r>
            <w:r w:rsidR="004E65E3">
              <w:rPr>
                <w:rFonts w:cs="Arial"/>
                <w:color w:val="000000"/>
              </w:rPr>
              <w:t>X</w:t>
            </w:r>
          </w:p>
        </w:tc>
      </w:tr>
      <w:tr w:rsidR="00342647" w:rsidRPr="006B2D93" w14:paraId="0B7CF048" w14:textId="77777777" w:rsidTr="00345577">
        <w:trPr>
          <w:trHeight w:val="30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3F7D7A47" w14:textId="77777777" w:rsidR="00342647" w:rsidRPr="006B2D93" w:rsidRDefault="00342647" w:rsidP="008F6394">
            <w:pPr>
              <w:overflowPunct/>
              <w:autoSpaceDE/>
              <w:autoSpaceDN/>
              <w:adjustRightInd/>
              <w:spacing w:before="0"/>
              <w:ind w:left="0" w:right="0"/>
              <w:textAlignment w:val="auto"/>
              <w:rPr>
                <w:rFonts w:cs="Arial"/>
                <w:color w:val="000000"/>
              </w:rPr>
            </w:pPr>
            <w:r w:rsidRPr="006B2D93">
              <w:rPr>
                <w:rFonts w:cs="Arial"/>
                <w:color w:val="000000"/>
              </w:rPr>
              <w:t>User</w:t>
            </w:r>
          </w:p>
        </w:tc>
        <w:tc>
          <w:tcPr>
            <w:tcW w:w="1530" w:type="dxa"/>
            <w:tcBorders>
              <w:top w:val="nil"/>
              <w:left w:val="nil"/>
              <w:bottom w:val="single" w:sz="4" w:space="0" w:color="auto"/>
              <w:right w:val="single" w:sz="4" w:space="0" w:color="auto"/>
            </w:tcBorders>
            <w:shd w:val="clear" w:color="auto" w:fill="auto"/>
            <w:noWrap/>
            <w:vAlign w:val="center"/>
            <w:hideMark/>
          </w:tcPr>
          <w:p w14:paraId="4BC8D361" w14:textId="77777777" w:rsidR="00342647" w:rsidRPr="006B2D93" w:rsidRDefault="004E65E3" w:rsidP="008F6394">
            <w:pPr>
              <w:overflowPunct/>
              <w:autoSpaceDE/>
              <w:autoSpaceDN/>
              <w:adjustRightInd/>
              <w:spacing w:before="0"/>
              <w:ind w:left="0" w:right="0"/>
              <w:jc w:val="center"/>
              <w:textAlignment w:val="auto"/>
              <w:rPr>
                <w:rFonts w:cs="Arial"/>
                <w:color w:val="000000"/>
              </w:rPr>
            </w:pPr>
            <w:r>
              <w:rPr>
                <w:rFonts w:cs="Arial"/>
                <w:color w:val="000000"/>
              </w:rPr>
              <w:t>X</w:t>
            </w:r>
          </w:p>
        </w:tc>
        <w:tc>
          <w:tcPr>
            <w:tcW w:w="1143" w:type="dxa"/>
            <w:tcBorders>
              <w:top w:val="nil"/>
              <w:left w:val="nil"/>
              <w:bottom w:val="single" w:sz="4" w:space="0" w:color="auto"/>
              <w:right w:val="single" w:sz="4" w:space="0" w:color="auto"/>
            </w:tcBorders>
            <w:shd w:val="clear" w:color="auto" w:fill="auto"/>
            <w:noWrap/>
            <w:vAlign w:val="center"/>
            <w:hideMark/>
          </w:tcPr>
          <w:p w14:paraId="7262050E" w14:textId="77777777" w:rsidR="00342647" w:rsidRPr="006B2D93" w:rsidRDefault="00342647" w:rsidP="008F6394">
            <w:pPr>
              <w:overflowPunct/>
              <w:autoSpaceDE/>
              <w:autoSpaceDN/>
              <w:adjustRightInd/>
              <w:spacing w:before="0"/>
              <w:ind w:left="0" w:right="0"/>
              <w:jc w:val="center"/>
              <w:textAlignment w:val="auto"/>
              <w:rPr>
                <w:rFonts w:cs="Arial"/>
                <w:color w:val="000000"/>
              </w:rPr>
            </w:pPr>
            <w:r w:rsidRPr="006B2D93">
              <w:rPr>
                <w:rFonts w:cs="Arial"/>
                <w:color w:val="000000"/>
              </w:rPr>
              <w:t>X</w:t>
            </w:r>
          </w:p>
        </w:tc>
        <w:tc>
          <w:tcPr>
            <w:tcW w:w="1710" w:type="dxa"/>
            <w:tcBorders>
              <w:top w:val="nil"/>
              <w:left w:val="nil"/>
              <w:bottom w:val="single" w:sz="4" w:space="0" w:color="auto"/>
              <w:right w:val="single" w:sz="4" w:space="0" w:color="auto"/>
            </w:tcBorders>
            <w:shd w:val="clear" w:color="auto" w:fill="auto"/>
            <w:noWrap/>
            <w:vAlign w:val="center"/>
            <w:hideMark/>
          </w:tcPr>
          <w:p w14:paraId="3568DB9A" w14:textId="77777777" w:rsidR="00342647" w:rsidRPr="006B2D93" w:rsidRDefault="00342647" w:rsidP="008F6394">
            <w:pPr>
              <w:overflowPunct/>
              <w:autoSpaceDE/>
              <w:autoSpaceDN/>
              <w:adjustRightInd/>
              <w:spacing w:before="0"/>
              <w:ind w:left="0" w:right="0"/>
              <w:jc w:val="center"/>
              <w:textAlignment w:val="auto"/>
              <w:rPr>
                <w:rFonts w:cs="Arial"/>
                <w:color w:val="000000"/>
              </w:rPr>
            </w:pPr>
            <w:r w:rsidRPr="006B2D93">
              <w:rPr>
                <w:rFonts w:cs="Arial"/>
                <w:color w:val="000000"/>
              </w:rPr>
              <w:t> </w:t>
            </w:r>
          </w:p>
        </w:tc>
        <w:tc>
          <w:tcPr>
            <w:tcW w:w="2457" w:type="dxa"/>
            <w:tcBorders>
              <w:top w:val="nil"/>
              <w:left w:val="nil"/>
              <w:bottom w:val="single" w:sz="4" w:space="0" w:color="auto"/>
              <w:right w:val="single" w:sz="4" w:space="0" w:color="auto"/>
            </w:tcBorders>
            <w:shd w:val="clear" w:color="auto" w:fill="auto"/>
            <w:noWrap/>
            <w:vAlign w:val="center"/>
            <w:hideMark/>
          </w:tcPr>
          <w:p w14:paraId="12BD83FB" w14:textId="77777777" w:rsidR="00342647" w:rsidRPr="006B2D93" w:rsidRDefault="00342647" w:rsidP="002214F0">
            <w:pPr>
              <w:keepNext/>
              <w:overflowPunct/>
              <w:autoSpaceDE/>
              <w:autoSpaceDN/>
              <w:adjustRightInd/>
              <w:spacing w:before="0"/>
              <w:ind w:left="0" w:right="0"/>
              <w:jc w:val="center"/>
              <w:textAlignment w:val="auto"/>
              <w:rPr>
                <w:rFonts w:cs="Arial"/>
                <w:color w:val="000000"/>
              </w:rPr>
            </w:pPr>
            <w:r w:rsidRPr="006B2D93">
              <w:rPr>
                <w:rFonts w:cs="Arial"/>
                <w:color w:val="000000"/>
              </w:rPr>
              <w:t> </w:t>
            </w:r>
          </w:p>
        </w:tc>
      </w:tr>
    </w:tbl>
    <w:p w14:paraId="3FA6C6FE" w14:textId="5D3843A4" w:rsidR="004408AD" w:rsidRPr="004551A6" w:rsidRDefault="00D37640" w:rsidP="00BE7F7A">
      <w:pPr>
        <w:pStyle w:val="Caption"/>
        <w:spacing w:before="240"/>
        <w:ind w:left="3996" w:firstLine="324"/>
        <w:jc w:val="left"/>
        <w:rPr>
          <w:rFonts w:ascii="Book Antiqua" w:hAnsi="Book Antiqua"/>
          <w:b w:val="0"/>
          <w:i/>
        </w:rPr>
      </w:pPr>
      <w:bookmarkStart w:id="521" w:name="_Toc449860863"/>
      <w:bookmarkStart w:id="522" w:name="_Toc449860957"/>
      <w:r w:rsidRPr="004551A6">
        <w:rPr>
          <w:rFonts w:ascii="Book Antiqua" w:hAnsi="Book Antiqua"/>
          <w:b w:val="0"/>
          <w:i/>
        </w:rPr>
        <w:t xml:space="preserve">Table </w:t>
      </w:r>
      <w:r w:rsidR="000B615D" w:rsidRPr="004551A6">
        <w:rPr>
          <w:rFonts w:ascii="Book Antiqua" w:hAnsi="Book Antiqua"/>
          <w:b w:val="0"/>
          <w:i/>
        </w:rPr>
        <w:fldChar w:fldCharType="begin"/>
      </w:r>
      <w:r w:rsidR="000B615D" w:rsidRPr="004551A6">
        <w:rPr>
          <w:rFonts w:ascii="Book Antiqua" w:hAnsi="Book Antiqua"/>
          <w:b w:val="0"/>
          <w:i/>
        </w:rPr>
        <w:instrText xml:space="preserve"> SEQ Table \* ARABIC </w:instrText>
      </w:r>
      <w:r w:rsidR="000B615D" w:rsidRPr="004551A6">
        <w:rPr>
          <w:rFonts w:ascii="Book Antiqua" w:hAnsi="Book Antiqua"/>
          <w:b w:val="0"/>
          <w:i/>
        </w:rPr>
        <w:fldChar w:fldCharType="separate"/>
      </w:r>
      <w:r w:rsidRPr="004551A6">
        <w:rPr>
          <w:rFonts w:ascii="Book Antiqua" w:hAnsi="Book Antiqua"/>
          <w:b w:val="0"/>
          <w:i/>
        </w:rPr>
        <w:t>22</w:t>
      </w:r>
      <w:r w:rsidR="000B615D" w:rsidRPr="004551A6">
        <w:rPr>
          <w:rFonts w:ascii="Book Antiqua" w:hAnsi="Book Antiqua"/>
          <w:b w:val="0"/>
          <w:i/>
        </w:rPr>
        <w:fldChar w:fldCharType="end"/>
      </w:r>
      <w:r w:rsidRPr="004551A6">
        <w:rPr>
          <w:rFonts w:ascii="Book Antiqua" w:hAnsi="Book Antiqua"/>
          <w:b w:val="0"/>
          <w:i/>
        </w:rPr>
        <w:t xml:space="preserve"> </w:t>
      </w:r>
      <w:r w:rsidR="00BE7F7A">
        <w:rPr>
          <w:rFonts w:ascii="Book Antiqua" w:hAnsi="Book Antiqua"/>
          <w:b w:val="0"/>
          <w:i/>
        </w:rPr>
        <w:t>–User access matrix</w:t>
      </w:r>
    </w:p>
    <w:p w14:paraId="5E632E1A" w14:textId="729512B4" w:rsidR="00342647" w:rsidRPr="00A27660" w:rsidRDefault="00342647" w:rsidP="004551A6">
      <w:pPr>
        <w:pStyle w:val="Heading1"/>
        <w:ind w:left="1260" w:hanging="90"/>
      </w:pPr>
      <w:bookmarkStart w:id="523" w:name="_Toc523822095"/>
      <w:r w:rsidRPr="00A27660">
        <w:t>DOCUMENTATION AND REFERENCES</w:t>
      </w:r>
      <w:bookmarkEnd w:id="521"/>
      <w:bookmarkEnd w:id="522"/>
      <w:bookmarkEnd w:id="523"/>
    </w:p>
    <w:p w14:paraId="325431F3" w14:textId="6296DB5B" w:rsidR="00985523" w:rsidRDefault="00FE1AF2" w:rsidP="004551A6">
      <w:pPr>
        <w:ind w:left="1800"/>
        <w:rPr>
          <w:rStyle w:val="Strong"/>
          <w:b w:val="0"/>
        </w:rPr>
      </w:pPr>
      <w:r>
        <w:rPr>
          <w:rStyle w:val="Strong"/>
          <w:b w:val="0"/>
        </w:rPr>
        <w:t>Following are the documentation and references</w:t>
      </w:r>
      <w:r w:rsidR="00985523">
        <w:rPr>
          <w:rStyle w:val="Strong"/>
          <w:b w:val="0"/>
        </w:rPr>
        <w:t xml:space="preserve"> details</w:t>
      </w:r>
      <w:r>
        <w:rPr>
          <w:rStyle w:val="Strong"/>
          <w:b w:val="0"/>
        </w:rPr>
        <w:t xml:space="preserve">. </w:t>
      </w:r>
    </w:p>
    <w:p w14:paraId="54D3E2DE" w14:textId="77777777" w:rsidR="00345577" w:rsidRPr="00D37640" w:rsidRDefault="00345577" w:rsidP="004551A6">
      <w:pPr>
        <w:ind w:left="1800"/>
        <w:rPr>
          <w:bCs/>
        </w:rPr>
      </w:pPr>
    </w:p>
    <w:tbl>
      <w:tblPr>
        <w:tblW w:w="8820"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98"/>
        <w:gridCol w:w="5363"/>
      </w:tblGrid>
      <w:tr w:rsidR="00342647" w14:paraId="70A9539A" w14:textId="77777777" w:rsidTr="00345577">
        <w:tc>
          <w:tcPr>
            <w:tcW w:w="959"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8640942" w14:textId="4CC95EDE" w:rsidR="00342647" w:rsidRDefault="001B4CFA" w:rsidP="00D37640">
            <w:pPr>
              <w:pStyle w:val="BodyText"/>
              <w:spacing w:before="60" w:after="60"/>
              <w:ind w:left="0" w:right="0"/>
              <w:rPr>
                <w:rFonts w:cs="Arial"/>
                <w:b/>
                <w:bCs/>
                <w:sz w:val="20"/>
              </w:rPr>
            </w:pPr>
            <w:r>
              <w:rPr>
                <w:rFonts w:cs="Arial"/>
                <w:b/>
                <w:bCs/>
                <w:sz w:val="20"/>
              </w:rPr>
              <w:t>S.</w:t>
            </w:r>
            <w:r w:rsidR="00FE1AF2">
              <w:rPr>
                <w:rFonts w:cs="Arial"/>
                <w:b/>
                <w:bCs/>
                <w:sz w:val="20"/>
              </w:rPr>
              <w:t xml:space="preserve"> </w:t>
            </w:r>
            <w:r>
              <w:rPr>
                <w:rFonts w:cs="Arial"/>
                <w:b/>
                <w:bCs/>
                <w:sz w:val="20"/>
              </w:rPr>
              <w:t>No.</w:t>
            </w:r>
          </w:p>
        </w:tc>
        <w:tc>
          <w:tcPr>
            <w:tcW w:w="249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0C3D735" w14:textId="77777777" w:rsidR="00342647" w:rsidRDefault="00342647" w:rsidP="008F6394">
            <w:pPr>
              <w:pStyle w:val="BodyText"/>
              <w:spacing w:before="60" w:after="60"/>
              <w:ind w:left="0"/>
              <w:rPr>
                <w:rFonts w:cs="Arial"/>
                <w:b/>
                <w:bCs/>
                <w:sz w:val="20"/>
              </w:rPr>
            </w:pPr>
            <w:r>
              <w:rPr>
                <w:rFonts w:cs="Arial"/>
                <w:b/>
                <w:bCs/>
                <w:sz w:val="20"/>
              </w:rPr>
              <w:t>Document</w:t>
            </w:r>
          </w:p>
        </w:tc>
        <w:tc>
          <w:tcPr>
            <w:tcW w:w="5363"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423E8DF" w14:textId="77777777" w:rsidR="00342647" w:rsidRDefault="00342647" w:rsidP="008F6394">
            <w:pPr>
              <w:pStyle w:val="BodyText"/>
              <w:spacing w:before="60" w:after="60"/>
              <w:ind w:left="0"/>
              <w:jc w:val="center"/>
              <w:rPr>
                <w:rFonts w:cs="Arial"/>
                <w:b/>
                <w:bCs/>
                <w:sz w:val="20"/>
              </w:rPr>
            </w:pPr>
            <w:r>
              <w:rPr>
                <w:rFonts w:cs="Arial"/>
                <w:b/>
                <w:bCs/>
                <w:sz w:val="20"/>
              </w:rPr>
              <w:t>Location of source</w:t>
            </w:r>
          </w:p>
        </w:tc>
      </w:tr>
      <w:tr w:rsidR="00342647" w14:paraId="5F36188B" w14:textId="77777777" w:rsidTr="00345577">
        <w:tc>
          <w:tcPr>
            <w:tcW w:w="959" w:type="dxa"/>
            <w:tcBorders>
              <w:top w:val="single" w:sz="4" w:space="0" w:color="auto"/>
              <w:left w:val="single" w:sz="4" w:space="0" w:color="auto"/>
              <w:bottom w:val="single" w:sz="4" w:space="0" w:color="auto"/>
              <w:right w:val="single" w:sz="4" w:space="0" w:color="auto"/>
            </w:tcBorders>
            <w:hideMark/>
          </w:tcPr>
          <w:p w14:paraId="2AF93BAC" w14:textId="77777777" w:rsidR="00342647" w:rsidRDefault="00342647" w:rsidP="008F6394">
            <w:pPr>
              <w:pStyle w:val="BodyText"/>
              <w:spacing w:before="60" w:after="60"/>
              <w:ind w:left="0"/>
              <w:rPr>
                <w:rFonts w:cs="Arial"/>
                <w:sz w:val="20"/>
              </w:rPr>
            </w:pPr>
            <w:r>
              <w:rPr>
                <w:rFonts w:cs="Arial"/>
                <w:sz w:val="20"/>
              </w:rPr>
              <w:t>1.</w:t>
            </w:r>
          </w:p>
        </w:tc>
        <w:tc>
          <w:tcPr>
            <w:tcW w:w="2498" w:type="dxa"/>
            <w:tcBorders>
              <w:top w:val="single" w:sz="4" w:space="0" w:color="auto"/>
              <w:left w:val="single" w:sz="4" w:space="0" w:color="auto"/>
              <w:bottom w:val="single" w:sz="4" w:space="0" w:color="auto"/>
              <w:right w:val="single" w:sz="4" w:space="0" w:color="auto"/>
            </w:tcBorders>
            <w:hideMark/>
          </w:tcPr>
          <w:p w14:paraId="367311B9" w14:textId="77777777" w:rsidR="00342647" w:rsidRDefault="00342647" w:rsidP="008F6394">
            <w:pPr>
              <w:pStyle w:val="TableText"/>
              <w:spacing w:before="60" w:after="60"/>
              <w:rPr>
                <w:sz w:val="20"/>
                <w:szCs w:val="20"/>
              </w:rPr>
            </w:pPr>
            <w:r>
              <w:rPr>
                <w:sz w:val="20"/>
                <w:szCs w:val="20"/>
              </w:rPr>
              <w:t xml:space="preserve">System Operation Document </w:t>
            </w:r>
          </w:p>
        </w:tc>
        <w:tc>
          <w:tcPr>
            <w:tcW w:w="5363" w:type="dxa"/>
            <w:tcBorders>
              <w:top w:val="single" w:sz="4" w:space="0" w:color="auto"/>
              <w:left w:val="single" w:sz="4" w:space="0" w:color="auto"/>
              <w:bottom w:val="single" w:sz="4" w:space="0" w:color="auto"/>
              <w:right w:val="single" w:sz="4" w:space="0" w:color="auto"/>
            </w:tcBorders>
            <w:hideMark/>
          </w:tcPr>
          <w:p w14:paraId="777BB0AF" w14:textId="77777777" w:rsidR="00342647" w:rsidRDefault="0076145D" w:rsidP="00A13470">
            <w:pPr>
              <w:pStyle w:val="BodyText"/>
              <w:spacing w:before="60" w:after="60"/>
              <w:ind w:left="0"/>
              <w:rPr>
                <w:rFonts w:cs="Arial"/>
                <w:sz w:val="20"/>
              </w:rPr>
            </w:pPr>
            <w:r w:rsidRPr="00B03842">
              <w:rPr>
                <w:rFonts w:cs="Arial"/>
                <w:sz w:val="20"/>
              </w:rPr>
              <w:t>http://svn.mas.net/svn/SRAS/SRAS/CLRS</w:t>
            </w:r>
            <w:r>
              <w:rPr>
                <w:rFonts w:cs="Arial"/>
                <w:sz w:val="20"/>
              </w:rPr>
              <w:t>/</w:t>
            </w:r>
            <w:r>
              <w:t xml:space="preserve"> </w:t>
            </w:r>
            <w:r>
              <w:rPr>
                <w:rFonts w:cs="Arial"/>
                <w:sz w:val="20"/>
              </w:rPr>
              <w:t>01_Documents/</w:t>
            </w:r>
            <w:r w:rsidRPr="0076145D">
              <w:rPr>
                <w:rFonts w:cs="Arial"/>
                <w:sz w:val="20"/>
              </w:rPr>
              <w:t>01_Application_Documents</w:t>
            </w:r>
          </w:p>
        </w:tc>
      </w:tr>
      <w:tr w:rsidR="00342647" w14:paraId="79864C7E" w14:textId="77777777" w:rsidTr="00345577">
        <w:tc>
          <w:tcPr>
            <w:tcW w:w="959" w:type="dxa"/>
            <w:tcBorders>
              <w:top w:val="single" w:sz="4" w:space="0" w:color="auto"/>
              <w:left w:val="single" w:sz="4" w:space="0" w:color="auto"/>
              <w:bottom w:val="single" w:sz="4" w:space="0" w:color="auto"/>
              <w:right w:val="single" w:sz="4" w:space="0" w:color="auto"/>
            </w:tcBorders>
            <w:hideMark/>
          </w:tcPr>
          <w:p w14:paraId="395866C9" w14:textId="77777777" w:rsidR="00342647" w:rsidRDefault="00342647" w:rsidP="008F6394">
            <w:pPr>
              <w:pStyle w:val="BodyText"/>
              <w:spacing w:before="60" w:after="60"/>
              <w:ind w:left="0"/>
              <w:rPr>
                <w:rFonts w:cs="Arial"/>
                <w:sz w:val="20"/>
              </w:rPr>
            </w:pPr>
            <w:r>
              <w:rPr>
                <w:rFonts w:cs="Arial"/>
                <w:sz w:val="20"/>
              </w:rPr>
              <w:t>2.</w:t>
            </w:r>
          </w:p>
        </w:tc>
        <w:tc>
          <w:tcPr>
            <w:tcW w:w="2498" w:type="dxa"/>
            <w:tcBorders>
              <w:top w:val="single" w:sz="4" w:space="0" w:color="auto"/>
              <w:left w:val="single" w:sz="4" w:space="0" w:color="auto"/>
              <w:bottom w:val="single" w:sz="4" w:space="0" w:color="auto"/>
              <w:right w:val="single" w:sz="4" w:space="0" w:color="auto"/>
            </w:tcBorders>
            <w:hideMark/>
          </w:tcPr>
          <w:p w14:paraId="0F6C0224" w14:textId="77777777" w:rsidR="00342647" w:rsidRDefault="00342647" w:rsidP="008F6394">
            <w:pPr>
              <w:pStyle w:val="TableText"/>
              <w:spacing w:before="60" w:after="60"/>
              <w:rPr>
                <w:sz w:val="20"/>
                <w:szCs w:val="20"/>
              </w:rPr>
            </w:pPr>
            <w:r>
              <w:rPr>
                <w:sz w:val="20"/>
                <w:szCs w:val="20"/>
              </w:rPr>
              <w:t>User Guide</w:t>
            </w:r>
          </w:p>
        </w:tc>
        <w:tc>
          <w:tcPr>
            <w:tcW w:w="5363" w:type="dxa"/>
            <w:tcBorders>
              <w:top w:val="single" w:sz="4" w:space="0" w:color="auto"/>
              <w:left w:val="single" w:sz="4" w:space="0" w:color="auto"/>
              <w:bottom w:val="single" w:sz="4" w:space="0" w:color="auto"/>
              <w:right w:val="single" w:sz="4" w:space="0" w:color="auto"/>
            </w:tcBorders>
            <w:hideMark/>
          </w:tcPr>
          <w:p w14:paraId="3D9ADFBE" w14:textId="77777777" w:rsidR="00342647" w:rsidRDefault="0076145D" w:rsidP="0076145D">
            <w:pPr>
              <w:pStyle w:val="BodyText"/>
              <w:keepNext/>
              <w:spacing w:before="60" w:after="60"/>
              <w:ind w:left="0"/>
              <w:rPr>
                <w:rFonts w:cs="Arial"/>
                <w:sz w:val="20"/>
              </w:rPr>
            </w:pPr>
            <w:r w:rsidRPr="00B03842">
              <w:rPr>
                <w:rFonts w:cs="Arial"/>
                <w:sz w:val="20"/>
              </w:rPr>
              <w:t>http://svn.mas.net/svn/SRAS/SRAS/CLRS</w:t>
            </w:r>
            <w:r>
              <w:rPr>
                <w:rFonts w:cs="Arial"/>
                <w:sz w:val="20"/>
              </w:rPr>
              <w:t>/</w:t>
            </w:r>
            <w:r>
              <w:t xml:space="preserve"> </w:t>
            </w:r>
            <w:r w:rsidRPr="0076145D">
              <w:rPr>
                <w:rFonts w:cs="Arial"/>
                <w:sz w:val="20"/>
              </w:rPr>
              <w:t>01_Documents</w:t>
            </w:r>
            <w:r>
              <w:rPr>
                <w:rFonts w:cs="Arial"/>
                <w:sz w:val="20"/>
              </w:rPr>
              <w:t>/</w:t>
            </w:r>
            <w:r w:rsidRPr="0076145D">
              <w:rPr>
                <w:rFonts w:cs="Arial"/>
                <w:sz w:val="20"/>
              </w:rPr>
              <w:t>01_Application_Documents</w:t>
            </w:r>
          </w:p>
        </w:tc>
      </w:tr>
    </w:tbl>
    <w:p w14:paraId="48C46393" w14:textId="50B4C8AD" w:rsidR="0026085F" w:rsidRPr="004551A6" w:rsidRDefault="00D37640" w:rsidP="00BE7F7A">
      <w:pPr>
        <w:pStyle w:val="Caption"/>
        <w:spacing w:before="240"/>
        <w:ind w:left="4536" w:firstLine="144"/>
        <w:jc w:val="left"/>
        <w:rPr>
          <w:rFonts w:ascii="Book Antiqua" w:hAnsi="Book Antiqua"/>
          <w:b w:val="0"/>
          <w:iCs w:val="0"/>
        </w:rPr>
      </w:pPr>
      <w:bookmarkStart w:id="524" w:name="_Toc449860864"/>
      <w:bookmarkStart w:id="525" w:name="_Toc449860958"/>
      <w:r w:rsidRPr="004551A6">
        <w:rPr>
          <w:rFonts w:ascii="Book Antiqua" w:hAnsi="Book Antiqua"/>
          <w:b w:val="0"/>
          <w:i/>
        </w:rPr>
        <w:t xml:space="preserve">Table </w:t>
      </w:r>
      <w:r w:rsidRPr="004551A6">
        <w:rPr>
          <w:rFonts w:ascii="Book Antiqua" w:hAnsi="Book Antiqua"/>
          <w:b w:val="0"/>
          <w:i/>
        </w:rPr>
        <w:fldChar w:fldCharType="begin"/>
      </w:r>
      <w:r w:rsidRPr="004551A6">
        <w:rPr>
          <w:rFonts w:ascii="Book Antiqua" w:hAnsi="Book Antiqua"/>
          <w:b w:val="0"/>
          <w:i/>
        </w:rPr>
        <w:instrText xml:space="preserve"> SEQ Table \* ARABIC </w:instrText>
      </w:r>
      <w:r w:rsidRPr="004551A6">
        <w:rPr>
          <w:rFonts w:ascii="Book Antiqua" w:hAnsi="Book Antiqua"/>
          <w:b w:val="0"/>
          <w:i/>
        </w:rPr>
        <w:fldChar w:fldCharType="separate"/>
      </w:r>
      <w:r w:rsidRPr="004551A6">
        <w:rPr>
          <w:rFonts w:ascii="Book Antiqua" w:hAnsi="Book Antiqua"/>
          <w:b w:val="0"/>
          <w:i/>
        </w:rPr>
        <w:t>23</w:t>
      </w:r>
      <w:r w:rsidRPr="004551A6">
        <w:rPr>
          <w:rFonts w:ascii="Book Antiqua" w:hAnsi="Book Antiqua"/>
          <w:b w:val="0"/>
          <w:i/>
        </w:rPr>
        <w:fldChar w:fldCharType="end"/>
      </w:r>
      <w:r w:rsidRPr="004551A6">
        <w:rPr>
          <w:rFonts w:ascii="Book Antiqua" w:hAnsi="Book Antiqua"/>
          <w:b w:val="0"/>
          <w:iCs w:val="0"/>
        </w:rPr>
        <w:t xml:space="preserve"> </w:t>
      </w:r>
      <w:r w:rsidR="00BE7F7A">
        <w:rPr>
          <w:rFonts w:ascii="Book Antiqua" w:hAnsi="Book Antiqua"/>
          <w:b w:val="0"/>
          <w:iCs w:val="0"/>
        </w:rPr>
        <w:t>–</w:t>
      </w:r>
      <w:r w:rsidR="00BE7F7A" w:rsidRPr="00BE7F7A">
        <w:rPr>
          <w:rFonts w:ascii="Book Antiqua" w:hAnsi="Book Antiqua"/>
          <w:b w:val="0"/>
          <w:i/>
        </w:rPr>
        <w:t xml:space="preserve"> </w:t>
      </w:r>
      <w:r w:rsidR="00BE7F7A">
        <w:rPr>
          <w:rFonts w:ascii="Book Antiqua" w:hAnsi="Book Antiqua"/>
          <w:b w:val="0"/>
          <w:i/>
        </w:rPr>
        <w:t>Documentation and Reference</w:t>
      </w:r>
    </w:p>
    <w:p w14:paraId="203FB665" w14:textId="77777777" w:rsidR="0026085F" w:rsidRDefault="0026085F" w:rsidP="0026085F">
      <w:pPr>
        <w:pStyle w:val="Caption"/>
        <w:rPr>
          <w:rStyle w:val="Emphasis"/>
          <w:i w:val="0"/>
        </w:rPr>
      </w:pPr>
    </w:p>
    <w:p w14:paraId="4745136A" w14:textId="77777777" w:rsidR="0026085F" w:rsidRDefault="0026085F" w:rsidP="0026085F">
      <w:pPr>
        <w:pStyle w:val="Caption"/>
        <w:rPr>
          <w:rStyle w:val="Emphasis"/>
          <w:i w:val="0"/>
        </w:rPr>
      </w:pPr>
    </w:p>
    <w:p w14:paraId="346C0772" w14:textId="061FC750" w:rsidR="0026085F" w:rsidRDefault="0026085F" w:rsidP="0026085F">
      <w:pPr>
        <w:pStyle w:val="Caption"/>
        <w:rPr>
          <w:rStyle w:val="Emphasis"/>
          <w:i w:val="0"/>
        </w:rPr>
      </w:pPr>
    </w:p>
    <w:p w14:paraId="0C2DEB0F" w14:textId="77777777" w:rsidR="0026085F" w:rsidRDefault="0026085F" w:rsidP="0026085F"/>
    <w:p w14:paraId="589F4B41" w14:textId="77777777" w:rsidR="0026085F" w:rsidRDefault="0026085F" w:rsidP="0026085F"/>
    <w:p w14:paraId="7216EE47" w14:textId="77777777" w:rsidR="0026085F" w:rsidRDefault="0026085F" w:rsidP="0026085F"/>
    <w:p w14:paraId="74C008AF" w14:textId="77777777" w:rsidR="0026085F" w:rsidRDefault="0026085F" w:rsidP="0026085F"/>
    <w:p w14:paraId="061A1B30" w14:textId="77777777" w:rsidR="0026085F" w:rsidRDefault="0026085F" w:rsidP="0026085F"/>
    <w:p w14:paraId="3291AC6C" w14:textId="77777777" w:rsidR="0026085F" w:rsidRDefault="0026085F" w:rsidP="0026085F"/>
    <w:p w14:paraId="1990769D" w14:textId="77777777" w:rsidR="0026085F" w:rsidRDefault="0026085F" w:rsidP="0026085F"/>
    <w:p w14:paraId="56233488" w14:textId="77777777" w:rsidR="0026085F" w:rsidRDefault="0026085F" w:rsidP="0026085F"/>
    <w:p w14:paraId="1FA33AE5" w14:textId="77777777" w:rsidR="0026085F" w:rsidRDefault="0026085F" w:rsidP="0026085F"/>
    <w:p w14:paraId="0B7489BC" w14:textId="77777777" w:rsidR="0026085F" w:rsidRDefault="0026085F" w:rsidP="00345577">
      <w:pPr>
        <w:ind w:left="0"/>
      </w:pPr>
    </w:p>
    <w:p w14:paraId="10D49724" w14:textId="77777777" w:rsidR="0026085F" w:rsidRDefault="0026085F" w:rsidP="0026085F"/>
    <w:p w14:paraId="4A9489D6" w14:textId="77777777" w:rsidR="00345577" w:rsidRDefault="00345577" w:rsidP="0026085F"/>
    <w:p w14:paraId="3F78B05B" w14:textId="77777777" w:rsidR="00345577" w:rsidRDefault="00345577" w:rsidP="0026085F"/>
    <w:p w14:paraId="14127631" w14:textId="77777777" w:rsidR="00345577" w:rsidRDefault="00345577" w:rsidP="0026085F"/>
    <w:p w14:paraId="234CF531" w14:textId="77777777" w:rsidR="00345577" w:rsidRDefault="00345577" w:rsidP="0026085F"/>
    <w:p w14:paraId="46B6E924" w14:textId="77777777" w:rsidR="0026085F" w:rsidRPr="0026085F" w:rsidRDefault="0026085F" w:rsidP="0026085F"/>
    <w:p w14:paraId="55223740" w14:textId="77777777" w:rsidR="0026085F" w:rsidRPr="00C01590" w:rsidRDefault="0026085F" w:rsidP="0026085F">
      <w:pPr>
        <w:jc w:val="center"/>
        <w:rPr>
          <w:b/>
          <w:sz w:val="28"/>
        </w:rPr>
      </w:pPr>
      <w:r w:rsidRPr="00C01590">
        <w:rPr>
          <w:b/>
          <w:sz w:val="28"/>
        </w:rPr>
        <w:t>INTENTIONALLY LEFT BLANK</w:t>
      </w:r>
    </w:p>
    <w:p w14:paraId="57037E0A" w14:textId="77777777" w:rsidR="0026085F" w:rsidRDefault="0026085F" w:rsidP="0026085F">
      <w:pPr>
        <w:pStyle w:val="Caption"/>
        <w:rPr>
          <w:rStyle w:val="Emphasis"/>
          <w:i w:val="0"/>
        </w:rPr>
      </w:pPr>
    </w:p>
    <w:p w14:paraId="3C073CFF" w14:textId="77777777" w:rsidR="0026085F" w:rsidRDefault="0026085F" w:rsidP="0026085F">
      <w:pPr>
        <w:pStyle w:val="Caption"/>
        <w:rPr>
          <w:rStyle w:val="Emphasis"/>
          <w:i w:val="0"/>
        </w:rPr>
      </w:pPr>
    </w:p>
    <w:p w14:paraId="4A4E90CC" w14:textId="77777777" w:rsidR="0026085F" w:rsidRDefault="0026085F" w:rsidP="0026085F">
      <w:pPr>
        <w:pStyle w:val="Caption"/>
        <w:sectPr w:rsidR="0026085F" w:rsidSect="00505BA9">
          <w:headerReference w:type="even" r:id="rId35"/>
          <w:footerReference w:type="even" r:id="rId36"/>
          <w:footerReference w:type="default" r:id="rId37"/>
          <w:pgSz w:w="11909" w:h="16834" w:code="9"/>
          <w:pgMar w:top="360" w:right="648" w:bottom="360" w:left="1296" w:header="360" w:footer="360" w:gutter="0"/>
          <w:pgNumType w:start="1" w:chapStyle="9"/>
          <w:cols w:space="720"/>
        </w:sectPr>
      </w:pPr>
    </w:p>
    <w:p w14:paraId="2DC84771" w14:textId="0909044D" w:rsidR="00851C77" w:rsidRDefault="00631CF7" w:rsidP="00851C77">
      <w:pPr>
        <w:pStyle w:val="Heading1"/>
        <w:ind w:firstLine="0"/>
      </w:pPr>
      <w:bookmarkStart w:id="534" w:name="_Toc523822096"/>
      <w:r>
        <w:lastRenderedPageBreak/>
        <w:t>A</w:t>
      </w:r>
      <w:r w:rsidRPr="000D2490">
        <w:t>PPENDIX</w:t>
      </w:r>
      <w:bookmarkEnd w:id="524"/>
      <w:bookmarkEnd w:id="525"/>
      <w:bookmarkEnd w:id="534"/>
    </w:p>
    <w:p w14:paraId="776993E3" w14:textId="77777777" w:rsidR="007C008B" w:rsidRDefault="007C008B" w:rsidP="00851C77">
      <w:pPr>
        <w:rPr>
          <w:lang w:val="en-GB"/>
        </w:rPr>
      </w:pPr>
    </w:p>
    <w:p w14:paraId="285B6380" w14:textId="77777777" w:rsidR="007C008B" w:rsidRPr="00575A43" w:rsidRDefault="007C008B">
      <w:pPr>
        <w:pStyle w:val="ListParagraph"/>
        <w:pPrChange w:id="535" w:author="Prashant Chauhan [2]" w:date="2020-06-25T18:31:00Z">
          <w:pPr>
            <w:ind w:firstLine="144"/>
          </w:pPr>
        </w:pPrChange>
      </w:pPr>
      <w:r w:rsidRPr="00575A43">
        <w:t>User Guide</w:t>
      </w:r>
    </w:p>
    <w:p w14:paraId="5504FF0A" w14:textId="67225FC4" w:rsidR="00851C77" w:rsidRPr="00851C77" w:rsidRDefault="00BB454D" w:rsidP="007C008B">
      <w:pPr>
        <w:ind w:left="720"/>
        <w:rPr>
          <w:lang w:val="en-GB"/>
        </w:rPr>
      </w:pPr>
      <w:r>
        <w:rPr>
          <w:lang w:val="en-GB"/>
        </w:rPr>
        <w:object w:dxaOrig="1551" w:dyaOrig="1004" w14:anchorId="7FFB08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6pt;height:49.8pt" o:ole="">
            <v:imagedata r:id="rId38" o:title=""/>
          </v:shape>
          <o:OLEObject Type="Embed" ProgID="AcroExch.Document.DC" ShapeID="_x0000_i1025" DrawAspect="Icon" ObjectID="_1673410357" r:id="rId39"/>
        </w:object>
      </w:r>
    </w:p>
    <w:p w14:paraId="3BB8FECC" w14:textId="77777777" w:rsidR="007C008B" w:rsidRPr="00575A43" w:rsidRDefault="007C008B">
      <w:pPr>
        <w:pStyle w:val="ListParagraph"/>
        <w:pPrChange w:id="536" w:author="Prashant Chauhan [2]" w:date="2020-06-25T18:31:00Z">
          <w:pPr>
            <w:ind w:firstLine="144"/>
          </w:pPr>
        </w:pPrChange>
      </w:pPr>
      <w:r w:rsidRPr="00575A43">
        <w:t>Interface Control Document</w:t>
      </w:r>
    </w:p>
    <w:p w14:paraId="43139B9F" w14:textId="77777777" w:rsidR="007C008B" w:rsidRDefault="007C008B" w:rsidP="00851C77">
      <w:pPr>
        <w:rPr>
          <w:lang w:val="en-GB"/>
        </w:rPr>
      </w:pPr>
      <w:r>
        <w:rPr>
          <w:lang w:val="en-GB"/>
        </w:rPr>
        <w:tab/>
      </w:r>
      <w:r w:rsidR="005102E5">
        <w:rPr>
          <w:lang w:val="en-GB"/>
        </w:rPr>
        <w:object w:dxaOrig="1551" w:dyaOrig="1004" w14:anchorId="12817900">
          <v:shape id="_x0000_i1026" type="#_x0000_t75" style="width:78.6pt;height:49.8pt" o:ole="">
            <v:imagedata r:id="rId40" o:title=""/>
          </v:shape>
          <o:OLEObject Type="Embed" ProgID="AcroExch.Document.DC" ShapeID="_x0000_i1026" DrawAspect="Icon" ObjectID="_1673410358" r:id="rId41"/>
        </w:object>
      </w:r>
    </w:p>
    <w:p w14:paraId="6245EF7D" w14:textId="0D9B50EA" w:rsidR="007C008B" w:rsidRPr="00575A43" w:rsidRDefault="00B702CA">
      <w:pPr>
        <w:pStyle w:val="ListParagraph"/>
        <w:pPrChange w:id="537" w:author="Prashant Chauhan [2]" w:date="2020-06-25T18:31:00Z">
          <w:pPr/>
        </w:pPrChange>
      </w:pPr>
      <w:ins w:id="538" w:author="Prashant Chauhan [2]" w:date="2020-06-25T18:28:00Z">
        <w:r w:rsidRPr="00575A43">
          <w:t>SSO</w:t>
        </w:r>
      </w:ins>
      <w:ins w:id="539" w:author="Prashant Chauhan [2]" w:date="2020-06-25T18:30:00Z">
        <w:r w:rsidRPr="00575A43">
          <w:t xml:space="preserve"> -Single Sign On -</w:t>
        </w:r>
      </w:ins>
      <w:ins w:id="540" w:author="Prashant Chauhan [2]" w:date="2020-06-25T18:28:00Z">
        <w:r w:rsidRPr="00575A43">
          <w:t xml:space="preserve"> Integration </w:t>
        </w:r>
      </w:ins>
      <w:ins w:id="541" w:author="Prashant Chauhan" w:date="2020-08-07T19:44:00Z">
        <w:r w:rsidR="000C15E8">
          <w:t>[</w:t>
        </w:r>
        <w:r w:rsidR="000C15E8" w:rsidRPr="00925384">
          <w:rPr>
            <w:rFonts w:cs="Arial"/>
          </w:rPr>
          <w:t>CHG0018163</w:t>
        </w:r>
        <w:r w:rsidR="000C15E8">
          <w:t>]</w:t>
        </w:r>
      </w:ins>
    </w:p>
    <w:p w14:paraId="1B9847A2" w14:textId="66FDD81F" w:rsidR="005311EB" w:rsidDel="005A4E72" w:rsidRDefault="00B702CA" w:rsidP="00BE7F7A">
      <w:pPr>
        <w:ind w:left="0" w:firstLine="270"/>
        <w:rPr>
          <w:del w:id="542" w:author="Prashant Chauhan [2]" w:date="2020-06-25T18:49:00Z"/>
          <w:rFonts w:ascii="Arial Narrow" w:hAnsi="Arial Narrow"/>
          <w:b/>
          <w:sz w:val="22"/>
          <w:szCs w:val="22"/>
          <w:lang w:val="en-GB"/>
        </w:rPr>
      </w:pPr>
      <w:ins w:id="543" w:author="Prashant Chauhan [2]" w:date="2020-06-25T18:31:00Z">
        <w:r>
          <w:rPr>
            <w:rFonts w:ascii="Arial Narrow" w:hAnsi="Arial Narrow"/>
            <w:b/>
            <w:sz w:val="22"/>
            <w:szCs w:val="22"/>
            <w:lang w:val="en-GB"/>
          </w:rPr>
          <w:t xml:space="preserve">           </w:t>
        </w:r>
      </w:ins>
      <w:ins w:id="544" w:author="Prashant Chauhan [2]" w:date="2020-06-25T18:30:00Z">
        <w:r>
          <w:rPr>
            <w:rFonts w:ascii="Arial Narrow" w:hAnsi="Arial Narrow"/>
            <w:b/>
            <w:sz w:val="22"/>
            <w:szCs w:val="22"/>
            <w:lang w:val="en-GB"/>
          </w:rPr>
          <w:object w:dxaOrig="1534" w:dyaOrig="991" w14:anchorId="31822CF7">
            <v:shape id="_x0000_i1027" type="#_x0000_t75" style="width:76.8pt;height:49.2pt" o:ole="">
              <v:imagedata r:id="rId42" o:title=""/>
            </v:shape>
            <o:OLEObject Type="Embed" ProgID="AcroExch.Document.DC" ShapeID="_x0000_i1027" DrawAspect="Icon" ObjectID="_1673410359" r:id="rId43"/>
          </w:object>
        </w:r>
      </w:ins>
      <w:ins w:id="545" w:author="Prashant Chauhan [2]" w:date="2020-06-25T18:31:00Z">
        <w:r>
          <w:rPr>
            <w:rFonts w:ascii="Arial Narrow" w:hAnsi="Arial Narrow"/>
            <w:b/>
            <w:sz w:val="22"/>
            <w:szCs w:val="22"/>
            <w:lang w:val="en-GB"/>
          </w:rPr>
          <w:br/>
        </w:r>
      </w:ins>
      <w:ins w:id="546" w:author="Prashant Chauhan [2]" w:date="2020-06-25T18:33:00Z">
        <w:r>
          <w:rPr>
            <w:rFonts w:ascii="Arial Narrow" w:hAnsi="Arial Narrow"/>
            <w:b/>
            <w:sz w:val="22"/>
            <w:szCs w:val="22"/>
            <w:lang w:val="en-GB"/>
          </w:rPr>
          <w:br/>
        </w:r>
      </w:ins>
      <w:ins w:id="547" w:author="Prashant Chauhan [2]" w:date="2020-06-25T18:34:00Z">
        <w:r>
          <w:rPr>
            <w:rFonts w:ascii="Arial Narrow" w:hAnsi="Arial Narrow"/>
            <w:b/>
            <w:sz w:val="22"/>
            <w:szCs w:val="22"/>
            <w:lang w:val="en-GB"/>
          </w:rPr>
          <w:t xml:space="preserve">                </w:t>
        </w:r>
        <w:del w:id="548" w:author="Prashant Chauhan" w:date="2020-08-07T19:45:00Z">
          <w:r w:rsidDel="006C0D2B">
            <w:rPr>
              <w:rFonts w:ascii="Arial Narrow" w:hAnsi="Arial Narrow"/>
              <w:b/>
              <w:sz w:val="22"/>
              <w:szCs w:val="22"/>
              <w:lang w:val="en-GB"/>
            </w:rPr>
            <w:delText xml:space="preserve"> </w:delText>
          </w:r>
        </w:del>
        <w:r>
          <w:rPr>
            <w:rFonts w:ascii="Arial Narrow" w:hAnsi="Arial Narrow"/>
            <w:b/>
            <w:sz w:val="22"/>
            <w:szCs w:val="22"/>
            <w:lang w:val="en-GB"/>
          </w:rPr>
          <w:t xml:space="preserve">  </w:t>
        </w:r>
      </w:ins>
      <w:commentRangeStart w:id="549"/>
      <w:bookmarkStart w:id="550" w:name="_MON_1654615197"/>
      <w:bookmarkEnd w:id="550"/>
      <w:ins w:id="551" w:author="Prashant Chauhan [2]" w:date="2020-06-25T18:33:00Z">
        <w:r>
          <w:rPr>
            <w:rFonts w:ascii="Arial Narrow" w:hAnsi="Arial Narrow"/>
            <w:b/>
            <w:sz w:val="22"/>
            <w:szCs w:val="22"/>
            <w:lang w:val="en-GB"/>
          </w:rPr>
          <w:object w:dxaOrig="1534" w:dyaOrig="991" w14:anchorId="3B798DAF">
            <v:shape id="_x0000_i1028" type="#_x0000_t75" style="width:76.8pt;height:49.2pt" o:ole="">
              <v:imagedata r:id="rId44" o:title=""/>
            </v:shape>
            <o:OLEObject Type="Embed" ProgID="Word.Document.12" ShapeID="_x0000_i1028" DrawAspect="Icon" ObjectID="_1673410360" r:id="rId45">
              <o:FieldCodes>\s</o:FieldCodes>
            </o:OLEObject>
          </w:object>
        </w:r>
      </w:ins>
      <w:commentRangeEnd w:id="549"/>
      <w:ins w:id="552" w:author="Prashant Chauhan [2]" w:date="2020-06-25T18:34:00Z">
        <w:r>
          <w:rPr>
            <w:rStyle w:val="CommentReference"/>
          </w:rPr>
          <w:commentReference w:id="549"/>
        </w:r>
      </w:ins>
      <w:ins w:id="553" w:author="Prashant Chauhan [2]" w:date="2020-06-25T18:35:00Z">
        <w:r w:rsidR="007C6BF3">
          <w:rPr>
            <w:rFonts w:ascii="Arial Narrow" w:hAnsi="Arial Narrow"/>
            <w:b/>
            <w:sz w:val="22"/>
            <w:szCs w:val="22"/>
            <w:lang w:val="en-GB"/>
          </w:rPr>
          <w:br/>
        </w:r>
        <w:r w:rsidR="007C6BF3">
          <w:rPr>
            <w:rFonts w:ascii="Arial Narrow" w:hAnsi="Arial Narrow"/>
            <w:b/>
            <w:sz w:val="22"/>
            <w:szCs w:val="22"/>
            <w:lang w:val="en-GB"/>
          </w:rPr>
          <w:br/>
        </w:r>
      </w:ins>
    </w:p>
    <w:p w14:paraId="08AF8A60" w14:textId="77777777" w:rsidR="005311EB" w:rsidRDefault="005311EB">
      <w:pPr>
        <w:ind w:left="0" w:firstLine="270"/>
        <w:rPr>
          <w:rFonts w:ascii="Arial Narrow" w:hAnsi="Arial Narrow"/>
          <w:b/>
          <w:sz w:val="22"/>
          <w:szCs w:val="22"/>
          <w:lang w:val="en-GB"/>
        </w:rPr>
      </w:pPr>
    </w:p>
    <w:p w14:paraId="515C3C3F" w14:textId="7E769CD2" w:rsidR="005311EB" w:rsidRDefault="005311EB" w:rsidP="00BE7F7A">
      <w:pPr>
        <w:ind w:left="0" w:firstLine="270"/>
        <w:rPr>
          <w:ins w:id="554" w:author="Prashant Chauhan" w:date="2020-08-07T19:44:00Z"/>
          <w:rFonts w:ascii="Arial Narrow" w:hAnsi="Arial Narrow"/>
          <w:b/>
          <w:sz w:val="22"/>
          <w:szCs w:val="22"/>
          <w:lang w:val="en-GB"/>
        </w:rPr>
      </w:pPr>
    </w:p>
    <w:p w14:paraId="276B1B6D" w14:textId="2AEC3496" w:rsidR="000C15E8" w:rsidRDefault="000C15E8" w:rsidP="00BE7F7A">
      <w:pPr>
        <w:ind w:left="0" w:firstLine="270"/>
        <w:rPr>
          <w:ins w:id="555" w:author="Prashant Chauhan" w:date="2020-08-07T19:44:00Z"/>
          <w:rFonts w:ascii="Arial Narrow" w:hAnsi="Arial Narrow"/>
          <w:b/>
          <w:sz w:val="22"/>
          <w:szCs w:val="22"/>
          <w:lang w:val="en-GB"/>
        </w:rPr>
      </w:pPr>
    </w:p>
    <w:p w14:paraId="42AA1591" w14:textId="3BBD431C" w:rsidR="000C15E8" w:rsidRDefault="000C15E8" w:rsidP="00BE7F7A">
      <w:pPr>
        <w:ind w:left="0" w:firstLine="270"/>
        <w:rPr>
          <w:ins w:id="556" w:author="Prashant Chauhan" w:date="2020-08-07T19:44:00Z"/>
          <w:rFonts w:ascii="Arial Narrow" w:hAnsi="Arial Narrow"/>
          <w:b/>
          <w:sz w:val="22"/>
          <w:szCs w:val="22"/>
          <w:lang w:val="en-GB"/>
        </w:rPr>
      </w:pPr>
    </w:p>
    <w:p w14:paraId="66C450E0" w14:textId="77777777" w:rsidR="000C15E8" w:rsidRDefault="000C15E8" w:rsidP="00BE7F7A">
      <w:pPr>
        <w:ind w:left="0" w:firstLine="270"/>
        <w:rPr>
          <w:rFonts w:ascii="Arial Narrow" w:hAnsi="Arial Narrow"/>
          <w:b/>
          <w:sz w:val="22"/>
          <w:szCs w:val="22"/>
          <w:lang w:val="en-GB"/>
        </w:rPr>
      </w:pPr>
    </w:p>
    <w:tbl>
      <w:tblPr>
        <w:tblW w:w="9730" w:type="dxa"/>
        <w:tblInd w:w="108" w:type="dxa"/>
        <w:tblLayout w:type="fixed"/>
        <w:tblLook w:val="0000" w:firstRow="0" w:lastRow="0" w:firstColumn="0" w:lastColumn="0" w:noHBand="0" w:noVBand="0"/>
      </w:tblPr>
      <w:tblGrid>
        <w:gridCol w:w="1720"/>
        <w:gridCol w:w="6290"/>
        <w:gridCol w:w="1720"/>
      </w:tblGrid>
      <w:tr w:rsidR="007B5ED7" w14:paraId="6F918D98" w14:textId="77777777" w:rsidTr="00FD1FD4">
        <w:trPr>
          <w:trHeight w:val="512"/>
          <w:ins w:id="557" w:author="Prashant Chauhan [2]" w:date="2020-06-25T18:44:00Z"/>
        </w:trPr>
        <w:tc>
          <w:tcPr>
            <w:tcW w:w="1720" w:type="dxa"/>
            <w:tcBorders>
              <w:top w:val="single" w:sz="4" w:space="0" w:color="000000"/>
              <w:left w:val="single" w:sz="4" w:space="0" w:color="000000"/>
              <w:bottom w:val="single" w:sz="4" w:space="0" w:color="000000"/>
            </w:tcBorders>
            <w:shd w:val="clear" w:color="auto" w:fill="CCFFCC"/>
            <w:vAlign w:val="center"/>
          </w:tcPr>
          <w:p w14:paraId="69B65B25" w14:textId="77777777" w:rsidR="007B5ED7" w:rsidRDefault="007B5ED7" w:rsidP="006C0D2B">
            <w:pPr>
              <w:suppressAutoHyphens/>
              <w:overflowPunct/>
              <w:autoSpaceDE/>
              <w:autoSpaceDN/>
              <w:adjustRightInd/>
              <w:spacing w:before="0"/>
              <w:ind w:left="0" w:right="0"/>
              <w:jc w:val="center"/>
              <w:textAlignment w:val="auto"/>
              <w:rPr>
                <w:ins w:id="558" w:author="Prashant Chauhan [2]" w:date="2020-06-25T18:44:00Z"/>
                <w:rFonts w:cs="Arial"/>
                <w:b/>
                <w:lang w:val="en-GB" w:eastAsia="ar-SA"/>
              </w:rPr>
            </w:pPr>
            <w:ins w:id="559" w:author="Prashant Chauhan [2]" w:date="2020-06-25T18:44:00Z">
              <w:r>
                <w:rPr>
                  <w:rFonts w:cs="Arial"/>
                  <w:b/>
                  <w:color w:val="1F497D"/>
                  <w:lang w:val="en-GB" w:eastAsia="ar-SA"/>
                </w:rPr>
                <w:t>Ref. No</w:t>
              </w:r>
            </w:ins>
          </w:p>
        </w:tc>
        <w:tc>
          <w:tcPr>
            <w:tcW w:w="6290" w:type="dxa"/>
            <w:tcBorders>
              <w:top w:val="single" w:sz="4" w:space="0" w:color="000000"/>
              <w:left w:val="single" w:sz="4" w:space="0" w:color="000000"/>
              <w:bottom w:val="single" w:sz="4" w:space="0" w:color="000000"/>
            </w:tcBorders>
            <w:shd w:val="clear" w:color="auto" w:fill="CCFFCC"/>
            <w:vAlign w:val="center"/>
          </w:tcPr>
          <w:p w14:paraId="13D388D0" w14:textId="77777777" w:rsidR="007B5ED7" w:rsidRDefault="007B5ED7" w:rsidP="006C0D2B">
            <w:pPr>
              <w:overflowPunct/>
              <w:autoSpaceDE/>
              <w:autoSpaceDN/>
              <w:adjustRightInd/>
              <w:spacing w:before="0"/>
              <w:ind w:left="0" w:right="0"/>
              <w:jc w:val="center"/>
              <w:textAlignment w:val="auto"/>
              <w:rPr>
                <w:ins w:id="560" w:author="Prashant Chauhan [2]" w:date="2020-06-25T18:44:00Z"/>
                <w:rFonts w:cs="Arial"/>
                <w:b/>
                <w:color w:val="1F497D"/>
              </w:rPr>
            </w:pPr>
          </w:p>
          <w:p w14:paraId="35345C65" w14:textId="77777777" w:rsidR="007B5ED7" w:rsidRDefault="007B5ED7" w:rsidP="006C0D2B">
            <w:pPr>
              <w:overflowPunct/>
              <w:autoSpaceDE/>
              <w:autoSpaceDN/>
              <w:adjustRightInd/>
              <w:spacing w:before="0"/>
              <w:ind w:left="0" w:right="0"/>
              <w:jc w:val="center"/>
              <w:textAlignment w:val="auto"/>
              <w:rPr>
                <w:ins w:id="561" w:author="Prashant Chauhan [2]" w:date="2020-06-25T18:44:00Z"/>
                <w:rFonts w:cs="Arial"/>
                <w:b/>
              </w:rPr>
            </w:pPr>
            <w:ins w:id="562" w:author="Prashant Chauhan [2]" w:date="2020-06-25T18:44:00Z">
              <w:r>
                <w:rPr>
                  <w:rFonts w:cs="Arial"/>
                  <w:b/>
                  <w:color w:val="1F497D"/>
                </w:rPr>
                <w:t>Description</w:t>
              </w:r>
            </w:ins>
          </w:p>
          <w:p w14:paraId="34C95773" w14:textId="77777777" w:rsidR="007B5ED7" w:rsidRDefault="007B5ED7" w:rsidP="006C0D2B">
            <w:pPr>
              <w:suppressAutoHyphens/>
              <w:overflowPunct/>
              <w:autoSpaceDE/>
              <w:autoSpaceDN/>
              <w:adjustRightInd/>
              <w:spacing w:before="0"/>
              <w:ind w:left="0" w:right="0"/>
              <w:jc w:val="center"/>
              <w:textAlignment w:val="auto"/>
              <w:rPr>
                <w:ins w:id="563" w:author="Prashant Chauhan [2]" w:date="2020-06-25T18:44:00Z"/>
                <w:rFonts w:cs="Arial"/>
                <w:b/>
                <w:lang w:val="en-GB" w:eastAsia="ar-SA"/>
              </w:rPr>
            </w:pPr>
          </w:p>
        </w:tc>
        <w:tc>
          <w:tcPr>
            <w:tcW w:w="1720" w:type="dxa"/>
            <w:tcBorders>
              <w:top w:val="single" w:sz="4" w:space="0" w:color="000000"/>
              <w:left w:val="single" w:sz="4" w:space="0" w:color="000000"/>
              <w:bottom w:val="single" w:sz="4" w:space="0" w:color="000000"/>
              <w:right w:val="single" w:sz="4" w:space="0" w:color="000000"/>
            </w:tcBorders>
            <w:shd w:val="clear" w:color="auto" w:fill="CCFFCC"/>
            <w:vAlign w:val="center"/>
          </w:tcPr>
          <w:p w14:paraId="2B2C9891" w14:textId="77777777" w:rsidR="007B5ED7" w:rsidRDefault="007B5ED7" w:rsidP="006C0D2B">
            <w:pPr>
              <w:overflowPunct/>
              <w:autoSpaceDE/>
              <w:autoSpaceDN/>
              <w:adjustRightInd/>
              <w:spacing w:before="0"/>
              <w:ind w:left="0" w:right="0"/>
              <w:jc w:val="center"/>
              <w:textAlignment w:val="auto"/>
              <w:rPr>
                <w:ins w:id="564" w:author="Prashant Chauhan [2]" w:date="2020-06-25T18:44:00Z"/>
                <w:rFonts w:cs="Arial"/>
                <w:b/>
                <w:color w:val="1F497D"/>
              </w:rPr>
            </w:pPr>
          </w:p>
          <w:p w14:paraId="68E5B895" w14:textId="77777777" w:rsidR="007B5ED7" w:rsidRDefault="007B5ED7" w:rsidP="006C0D2B">
            <w:pPr>
              <w:overflowPunct/>
              <w:autoSpaceDE/>
              <w:autoSpaceDN/>
              <w:adjustRightInd/>
              <w:spacing w:before="0"/>
              <w:ind w:left="0" w:right="0"/>
              <w:jc w:val="center"/>
              <w:textAlignment w:val="auto"/>
              <w:rPr>
                <w:ins w:id="565" w:author="Prashant Chauhan [2]" w:date="2020-06-25T18:44:00Z"/>
                <w:rFonts w:cs="Arial"/>
                <w:b/>
              </w:rPr>
            </w:pPr>
            <w:ins w:id="566" w:author="Prashant Chauhan [2]" w:date="2020-06-25T18:44:00Z">
              <w:r>
                <w:rPr>
                  <w:rFonts w:cs="Arial"/>
                  <w:b/>
                  <w:color w:val="1F497D"/>
                </w:rPr>
                <w:t>Implementation Date</w:t>
              </w:r>
            </w:ins>
          </w:p>
          <w:p w14:paraId="4FE71806" w14:textId="77777777" w:rsidR="007B5ED7" w:rsidRDefault="007B5ED7" w:rsidP="006C0D2B">
            <w:pPr>
              <w:suppressAutoHyphens/>
              <w:overflowPunct/>
              <w:autoSpaceDE/>
              <w:autoSpaceDN/>
              <w:adjustRightInd/>
              <w:spacing w:before="0"/>
              <w:ind w:left="0" w:right="0"/>
              <w:jc w:val="center"/>
              <w:textAlignment w:val="auto"/>
              <w:rPr>
                <w:ins w:id="567" w:author="Prashant Chauhan [2]" w:date="2020-06-25T18:44:00Z"/>
                <w:rFonts w:cs="Arial"/>
                <w:b/>
                <w:lang w:val="en-GB" w:eastAsia="ar-SA"/>
              </w:rPr>
            </w:pPr>
          </w:p>
        </w:tc>
      </w:tr>
      <w:tr w:rsidR="007B5ED7" w14:paraId="0A006BD6" w14:textId="77777777" w:rsidTr="00FD1FD4">
        <w:trPr>
          <w:trHeight w:val="300"/>
          <w:ins w:id="568" w:author="Prashant Chauhan [2]" w:date="2020-06-25T18:44:00Z"/>
        </w:trPr>
        <w:tc>
          <w:tcPr>
            <w:tcW w:w="1720" w:type="dxa"/>
            <w:tcBorders>
              <w:top w:val="single" w:sz="4" w:space="0" w:color="000000"/>
              <w:left w:val="single" w:sz="4" w:space="0" w:color="000000"/>
              <w:bottom w:val="single" w:sz="4" w:space="0" w:color="000000"/>
            </w:tcBorders>
            <w:vAlign w:val="center"/>
          </w:tcPr>
          <w:p w14:paraId="3DF2043E" w14:textId="4BA9F842" w:rsidR="007B5ED7" w:rsidRDefault="007B5ED7">
            <w:pPr>
              <w:suppressAutoHyphens/>
              <w:overflowPunct/>
              <w:autoSpaceDE/>
              <w:autoSpaceDN/>
              <w:adjustRightInd/>
              <w:spacing w:before="0"/>
              <w:ind w:left="0" w:right="0"/>
              <w:jc w:val="center"/>
              <w:textAlignment w:val="auto"/>
              <w:rPr>
                <w:ins w:id="569" w:author="Prashant Chauhan [2]" w:date="2020-06-25T18:44:00Z"/>
                <w:rFonts w:eastAsia="SimSun" w:cs="Arial"/>
                <w:color w:val="000000"/>
                <w:kern w:val="3"/>
                <w:lang w:eastAsia="zh-CN" w:bidi="hi-IN"/>
              </w:rPr>
            </w:pPr>
            <w:ins w:id="570" w:author="Prashant Chauhan [2]" w:date="2020-06-25T18:48:00Z">
              <w:r w:rsidRPr="00925384">
                <w:rPr>
                  <w:rFonts w:cs="Arial"/>
                  <w:lang w:val="en-GB"/>
                </w:rPr>
                <w:t>CHG0018163</w:t>
              </w:r>
            </w:ins>
          </w:p>
        </w:tc>
        <w:tc>
          <w:tcPr>
            <w:tcW w:w="6290" w:type="dxa"/>
            <w:tcBorders>
              <w:top w:val="single" w:sz="4" w:space="0" w:color="000000"/>
              <w:left w:val="single" w:sz="4" w:space="0" w:color="000000"/>
              <w:bottom w:val="single" w:sz="4" w:space="0" w:color="000000"/>
            </w:tcBorders>
            <w:vAlign w:val="center"/>
          </w:tcPr>
          <w:p w14:paraId="08999A77" w14:textId="0C223D8A" w:rsidR="007B5ED7" w:rsidRDefault="007B5ED7">
            <w:pPr>
              <w:widowControl w:val="0"/>
              <w:suppressAutoHyphens/>
              <w:overflowPunct/>
              <w:autoSpaceDE/>
              <w:adjustRightInd/>
              <w:spacing w:before="0"/>
              <w:ind w:left="0" w:right="0"/>
              <w:jc w:val="center"/>
              <w:rPr>
                <w:ins w:id="571" w:author="Prashant Chauhan [2]" w:date="2020-06-25T18:44:00Z"/>
                <w:rFonts w:eastAsia="SimSun" w:cs="Arial"/>
                <w:color w:val="000000"/>
                <w:kern w:val="3"/>
                <w:lang w:eastAsia="zh-CN" w:bidi="hi-IN"/>
              </w:rPr>
            </w:pPr>
            <w:ins w:id="572" w:author="Prashant Chauhan [2]" w:date="2020-06-25T18:48:00Z">
              <w:r w:rsidRPr="00925384">
                <w:rPr>
                  <w:rFonts w:cs="Arial"/>
                  <w:lang w:val="en-GB"/>
                </w:rPr>
                <w:t>Integrate MHCLRS with SSO</w:t>
              </w:r>
              <w:r>
                <w:rPr>
                  <w:rFonts w:cs="Arial"/>
                  <w:lang w:val="en-GB"/>
                </w:rPr>
                <w:t>.</w:t>
              </w:r>
            </w:ins>
          </w:p>
        </w:tc>
        <w:tc>
          <w:tcPr>
            <w:tcW w:w="1720" w:type="dxa"/>
            <w:tcBorders>
              <w:top w:val="single" w:sz="4" w:space="0" w:color="000000"/>
              <w:left w:val="single" w:sz="4" w:space="0" w:color="000000"/>
              <w:bottom w:val="single" w:sz="4" w:space="0" w:color="000000"/>
              <w:right w:val="single" w:sz="4" w:space="0" w:color="000000"/>
            </w:tcBorders>
            <w:vAlign w:val="center"/>
          </w:tcPr>
          <w:p w14:paraId="07C775D7" w14:textId="62389B6C" w:rsidR="007B5ED7" w:rsidRDefault="005A4E72">
            <w:pPr>
              <w:widowControl w:val="0"/>
              <w:suppressAutoHyphens/>
              <w:overflowPunct/>
              <w:autoSpaceDE/>
              <w:adjustRightInd/>
              <w:spacing w:before="0"/>
              <w:ind w:left="0" w:right="0"/>
              <w:jc w:val="center"/>
              <w:rPr>
                <w:ins w:id="573" w:author="Prashant Chauhan [2]" w:date="2020-06-25T18:44:00Z"/>
                <w:rFonts w:eastAsia="SimSun" w:cs="Arial"/>
                <w:color w:val="000000"/>
                <w:kern w:val="3"/>
                <w:lang w:eastAsia="zh-CN" w:bidi="hi-IN"/>
              </w:rPr>
            </w:pPr>
            <w:ins w:id="574" w:author="Prashant Chauhan [2]" w:date="2020-06-25T18:48:00Z">
              <w:r>
                <w:rPr>
                  <w:rFonts w:cs="Arial"/>
                  <w:lang w:val="en-GB"/>
                </w:rPr>
                <w:t>21-May-2020</w:t>
              </w:r>
            </w:ins>
          </w:p>
        </w:tc>
      </w:tr>
      <w:tr w:rsidR="00972C00" w14:paraId="1AE790E3" w14:textId="77777777" w:rsidTr="00FD1FD4">
        <w:trPr>
          <w:trHeight w:val="300"/>
        </w:trPr>
        <w:tc>
          <w:tcPr>
            <w:tcW w:w="1720" w:type="dxa"/>
            <w:tcBorders>
              <w:top w:val="single" w:sz="4" w:space="0" w:color="000000"/>
              <w:left w:val="single" w:sz="4" w:space="0" w:color="000000"/>
              <w:bottom w:val="single" w:sz="4" w:space="0" w:color="000000"/>
            </w:tcBorders>
            <w:vAlign w:val="center"/>
          </w:tcPr>
          <w:p w14:paraId="40EC2149" w14:textId="2F96606F" w:rsidR="00972C00" w:rsidRPr="00925384" w:rsidRDefault="00972C00" w:rsidP="00972C00">
            <w:pPr>
              <w:suppressAutoHyphens/>
              <w:overflowPunct/>
              <w:autoSpaceDE/>
              <w:autoSpaceDN/>
              <w:adjustRightInd/>
              <w:spacing w:before="0"/>
              <w:ind w:left="0" w:right="0"/>
              <w:jc w:val="center"/>
              <w:textAlignment w:val="auto"/>
              <w:rPr>
                <w:rFonts w:cs="Arial"/>
                <w:lang w:val="en-GB"/>
              </w:rPr>
            </w:pPr>
            <w:commentRangeStart w:id="575"/>
            <w:ins w:id="576" w:author="Prashant Chauhan" w:date="2020-08-07T19:40:00Z">
              <w:r w:rsidRPr="000C15E8">
                <w:rPr>
                  <w:rFonts w:cs="Arial"/>
                  <w:lang w:val="en-GB"/>
                </w:rPr>
                <w:t>CHG0018709</w:t>
              </w:r>
            </w:ins>
            <w:commentRangeEnd w:id="575"/>
            <w:ins w:id="577" w:author="Prashant Chauhan" w:date="2020-08-07T19:44:00Z">
              <w:r>
                <w:rPr>
                  <w:rStyle w:val="CommentReference"/>
                </w:rPr>
                <w:commentReference w:id="575"/>
              </w:r>
            </w:ins>
          </w:p>
        </w:tc>
        <w:tc>
          <w:tcPr>
            <w:tcW w:w="6290" w:type="dxa"/>
            <w:tcBorders>
              <w:top w:val="single" w:sz="4" w:space="0" w:color="000000"/>
              <w:left w:val="single" w:sz="4" w:space="0" w:color="000000"/>
              <w:bottom w:val="single" w:sz="4" w:space="0" w:color="000000"/>
            </w:tcBorders>
            <w:vAlign w:val="center"/>
          </w:tcPr>
          <w:p w14:paraId="3DC5BAB3" w14:textId="52E6D9AF" w:rsidR="00972C00" w:rsidRPr="00925384" w:rsidRDefault="00972C00" w:rsidP="00972C00">
            <w:pPr>
              <w:widowControl w:val="0"/>
              <w:suppressAutoHyphens/>
              <w:overflowPunct/>
              <w:autoSpaceDE/>
              <w:adjustRightInd/>
              <w:spacing w:before="0"/>
              <w:ind w:left="0" w:right="0"/>
              <w:jc w:val="center"/>
              <w:rPr>
                <w:rFonts w:cs="Arial"/>
                <w:lang w:val="en-GB"/>
              </w:rPr>
            </w:pPr>
            <w:ins w:id="578" w:author="Prashant Chauhan" w:date="2020-08-07T19:41:00Z">
              <w:r w:rsidRPr="000C15E8">
                <w:rPr>
                  <w:rFonts w:cs="Arial"/>
                  <w:lang w:val="en-GB"/>
                </w:rPr>
                <w:t>Migration from mysql-connector-java-5.1.26 to mysql-connector-java-8.0.20</w:t>
              </w:r>
            </w:ins>
          </w:p>
        </w:tc>
        <w:tc>
          <w:tcPr>
            <w:tcW w:w="1720" w:type="dxa"/>
            <w:tcBorders>
              <w:top w:val="single" w:sz="4" w:space="0" w:color="000000"/>
              <w:left w:val="single" w:sz="4" w:space="0" w:color="000000"/>
              <w:bottom w:val="single" w:sz="4" w:space="0" w:color="000000"/>
              <w:right w:val="single" w:sz="4" w:space="0" w:color="000000"/>
            </w:tcBorders>
            <w:vAlign w:val="center"/>
          </w:tcPr>
          <w:p w14:paraId="659832F3" w14:textId="75401198" w:rsidR="00972C00" w:rsidRDefault="00C864AD" w:rsidP="00972C00">
            <w:pPr>
              <w:widowControl w:val="0"/>
              <w:suppressAutoHyphens/>
              <w:overflowPunct/>
              <w:autoSpaceDE/>
              <w:adjustRightInd/>
              <w:spacing w:before="0"/>
              <w:ind w:left="0" w:right="0"/>
              <w:jc w:val="center"/>
              <w:rPr>
                <w:rFonts w:cs="Arial"/>
                <w:lang w:val="en-GB"/>
              </w:rPr>
            </w:pPr>
            <w:ins w:id="579" w:author="Prashant Chauhan" w:date="2020-08-07T19:43:00Z">
              <w:r>
                <w:rPr>
                  <w:rFonts w:cs="Arial"/>
                  <w:lang w:val="en-GB"/>
                </w:rPr>
                <w:t>23-July-2020</w:t>
              </w:r>
            </w:ins>
          </w:p>
        </w:tc>
      </w:tr>
      <w:tr w:rsidR="000C15E8" w14:paraId="73DAAC4A" w14:textId="77777777" w:rsidTr="00FD1FD4">
        <w:trPr>
          <w:trHeight w:val="300"/>
        </w:trPr>
        <w:tc>
          <w:tcPr>
            <w:tcW w:w="1720" w:type="dxa"/>
            <w:tcBorders>
              <w:top w:val="single" w:sz="4" w:space="0" w:color="000000"/>
              <w:left w:val="single" w:sz="4" w:space="0" w:color="000000"/>
              <w:bottom w:val="single" w:sz="4" w:space="0" w:color="000000"/>
            </w:tcBorders>
            <w:vAlign w:val="center"/>
          </w:tcPr>
          <w:p w14:paraId="05F5A1A7" w14:textId="52BA45AD" w:rsidR="000C15E8" w:rsidRPr="00925384" w:rsidRDefault="000C15E8">
            <w:pPr>
              <w:suppressAutoHyphens/>
              <w:overflowPunct/>
              <w:autoSpaceDE/>
              <w:autoSpaceDN/>
              <w:adjustRightInd/>
              <w:spacing w:before="0"/>
              <w:ind w:left="0" w:right="0"/>
              <w:jc w:val="center"/>
              <w:textAlignment w:val="auto"/>
              <w:rPr>
                <w:rFonts w:cs="Arial"/>
                <w:lang w:val="en-GB"/>
              </w:rPr>
            </w:pPr>
            <w:commentRangeStart w:id="580"/>
            <w:ins w:id="581" w:author="Prashant Chauhan" w:date="2020-08-07T19:40:00Z">
              <w:r w:rsidRPr="00FD1FD4">
                <w:rPr>
                  <w:rFonts w:cs="Arial"/>
                  <w:lang w:val="en-GB"/>
                </w:rPr>
                <w:t>CHG0015324</w:t>
              </w:r>
            </w:ins>
            <w:commentRangeEnd w:id="580"/>
            <w:ins w:id="582" w:author="Prashant Chauhan" w:date="2020-08-07T19:43:00Z">
              <w:r>
                <w:rPr>
                  <w:rStyle w:val="CommentReference"/>
                </w:rPr>
                <w:commentReference w:id="580"/>
              </w:r>
            </w:ins>
          </w:p>
        </w:tc>
        <w:tc>
          <w:tcPr>
            <w:tcW w:w="6290" w:type="dxa"/>
            <w:tcBorders>
              <w:top w:val="single" w:sz="4" w:space="0" w:color="000000"/>
              <w:left w:val="single" w:sz="4" w:space="0" w:color="000000"/>
              <w:bottom w:val="single" w:sz="4" w:space="0" w:color="000000"/>
            </w:tcBorders>
            <w:vAlign w:val="center"/>
          </w:tcPr>
          <w:p w14:paraId="3B472A8E" w14:textId="5D2F84C8" w:rsidR="000C15E8" w:rsidRPr="00925384" w:rsidRDefault="000C15E8">
            <w:pPr>
              <w:widowControl w:val="0"/>
              <w:suppressAutoHyphens/>
              <w:overflowPunct/>
              <w:autoSpaceDE/>
              <w:adjustRightInd/>
              <w:spacing w:before="0"/>
              <w:ind w:left="0" w:right="0"/>
              <w:jc w:val="center"/>
              <w:rPr>
                <w:rFonts w:cs="Arial"/>
                <w:lang w:val="en-GB"/>
              </w:rPr>
            </w:pPr>
            <w:ins w:id="583" w:author="Prashant Chauhan" w:date="2020-08-07T19:40:00Z">
              <w:r>
                <w:rPr>
                  <w:rFonts w:cs="Arial"/>
                  <w:lang w:val="en-GB"/>
                </w:rPr>
                <w:t>CLRS</w:t>
              </w:r>
            </w:ins>
            <w:ins w:id="584" w:author="Prashant Chauhan" w:date="2020-08-07T19:42:00Z">
              <w:r>
                <w:rPr>
                  <w:rFonts w:cs="Arial"/>
                  <w:lang w:val="en-GB"/>
                </w:rPr>
                <w:t xml:space="preserve"> </w:t>
              </w:r>
            </w:ins>
            <w:ins w:id="585" w:author="Prashant Chauhan" w:date="2020-08-07T19:40:00Z">
              <w:r>
                <w:rPr>
                  <w:rFonts w:cs="Arial"/>
                  <w:lang w:val="en-GB"/>
                </w:rPr>
                <w:t xml:space="preserve">- </w:t>
              </w:r>
              <w:r w:rsidRPr="00FD1FD4">
                <w:rPr>
                  <w:rFonts w:cs="Arial"/>
                  <w:lang w:val="en-GB"/>
                </w:rPr>
                <w:t>Discrepancy report include</w:t>
              </w:r>
              <w:r>
                <w:rPr>
                  <w:rFonts w:cs="Arial"/>
                  <w:lang w:val="en-GB"/>
                </w:rPr>
                <w:t>d</w:t>
              </w:r>
              <w:r w:rsidRPr="00FD1FD4">
                <w:rPr>
                  <w:rFonts w:cs="Arial"/>
                  <w:lang w:val="en-GB"/>
                </w:rPr>
                <w:t xml:space="preserve"> the</w:t>
              </w:r>
              <w:r>
                <w:rPr>
                  <w:rFonts w:cs="Arial"/>
                  <w:lang w:val="en-GB"/>
                </w:rPr>
                <w:t xml:space="preserve"> new status, </w:t>
              </w:r>
              <w:r w:rsidRPr="00FD1FD4">
                <w:rPr>
                  <w:rFonts w:cs="Arial"/>
                  <w:lang w:val="en-GB"/>
                </w:rPr>
                <w:t>Leave type requested</w:t>
              </w:r>
              <w:r>
                <w:rPr>
                  <w:rFonts w:cs="Arial"/>
                  <w:lang w:val="en-GB"/>
                </w:rPr>
                <w:t>.</w:t>
              </w:r>
            </w:ins>
          </w:p>
        </w:tc>
        <w:tc>
          <w:tcPr>
            <w:tcW w:w="1720" w:type="dxa"/>
            <w:tcBorders>
              <w:top w:val="single" w:sz="4" w:space="0" w:color="000000"/>
              <w:left w:val="single" w:sz="4" w:space="0" w:color="000000"/>
              <w:bottom w:val="single" w:sz="4" w:space="0" w:color="000000"/>
              <w:right w:val="single" w:sz="4" w:space="0" w:color="000000"/>
            </w:tcBorders>
            <w:vAlign w:val="center"/>
          </w:tcPr>
          <w:p w14:paraId="34386DD7" w14:textId="161FBF5E" w:rsidR="000C15E8" w:rsidRDefault="000C15E8">
            <w:pPr>
              <w:widowControl w:val="0"/>
              <w:suppressAutoHyphens/>
              <w:overflowPunct/>
              <w:autoSpaceDE/>
              <w:adjustRightInd/>
              <w:spacing w:before="0"/>
              <w:ind w:left="0" w:right="0"/>
              <w:jc w:val="center"/>
              <w:rPr>
                <w:rFonts w:cs="Arial"/>
                <w:lang w:val="en-GB"/>
              </w:rPr>
            </w:pPr>
            <w:ins w:id="586" w:author="Prashant Chauhan" w:date="2020-08-07T19:43:00Z">
              <w:r>
                <w:rPr>
                  <w:rFonts w:cs="Arial"/>
                  <w:lang w:val="en-GB"/>
                </w:rPr>
                <w:t>2</w:t>
              </w:r>
            </w:ins>
            <w:r w:rsidR="00ED1177">
              <w:rPr>
                <w:rFonts w:cs="Arial"/>
                <w:lang w:val="en-GB"/>
              </w:rPr>
              <w:t>3</w:t>
            </w:r>
            <w:ins w:id="587" w:author="Prashant Chauhan" w:date="2020-08-07T19:43:00Z">
              <w:r>
                <w:rPr>
                  <w:rFonts w:cs="Arial"/>
                  <w:lang w:val="en-GB"/>
                </w:rPr>
                <w:t>-July-2020</w:t>
              </w:r>
            </w:ins>
          </w:p>
        </w:tc>
      </w:tr>
      <w:tr w:rsidR="00575A43" w14:paraId="3E39642C" w14:textId="77777777" w:rsidTr="00FD1FD4">
        <w:trPr>
          <w:trHeight w:val="300"/>
          <w:ins w:id="588" w:author="Prashant Chauhan [2]" w:date="2021-01-29T07:11:00Z"/>
        </w:trPr>
        <w:tc>
          <w:tcPr>
            <w:tcW w:w="1720" w:type="dxa"/>
            <w:tcBorders>
              <w:top w:val="single" w:sz="4" w:space="0" w:color="000000"/>
              <w:left w:val="single" w:sz="4" w:space="0" w:color="000000"/>
              <w:bottom w:val="single" w:sz="4" w:space="0" w:color="000000"/>
            </w:tcBorders>
            <w:vAlign w:val="center"/>
          </w:tcPr>
          <w:p w14:paraId="15CD59BE" w14:textId="4B4B24D0" w:rsidR="00575A43" w:rsidRPr="00FD1FD4" w:rsidRDefault="00575A43">
            <w:pPr>
              <w:suppressAutoHyphens/>
              <w:overflowPunct/>
              <w:autoSpaceDE/>
              <w:autoSpaceDN/>
              <w:adjustRightInd/>
              <w:spacing w:before="0"/>
              <w:ind w:left="0" w:right="0"/>
              <w:jc w:val="center"/>
              <w:textAlignment w:val="auto"/>
              <w:rPr>
                <w:ins w:id="589" w:author="Prashant Chauhan [2]" w:date="2021-01-29T07:11:00Z"/>
                <w:rFonts w:cs="Arial"/>
                <w:lang w:val="en-GB"/>
              </w:rPr>
            </w:pPr>
            <w:ins w:id="590" w:author="Prashant Chauhan [2]" w:date="2021-01-29T07:11:00Z">
              <w:r w:rsidRPr="00575A43">
                <w:rPr>
                  <w:rFonts w:cs="Arial"/>
                  <w:lang w:val="en-GB"/>
                </w:rPr>
                <w:t>CHG0019610</w:t>
              </w:r>
            </w:ins>
          </w:p>
        </w:tc>
        <w:tc>
          <w:tcPr>
            <w:tcW w:w="6290" w:type="dxa"/>
            <w:tcBorders>
              <w:top w:val="single" w:sz="4" w:space="0" w:color="000000"/>
              <w:left w:val="single" w:sz="4" w:space="0" w:color="000000"/>
              <w:bottom w:val="single" w:sz="4" w:space="0" w:color="000000"/>
            </w:tcBorders>
            <w:vAlign w:val="center"/>
          </w:tcPr>
          <w:p w14:paraId="01F89E6D" w14:textId="3709515C" w:rsidR="00575A43" w:rsidRDefault="00575A43">
            <w:pPr>
              <w:widowControl w:val="0"/>
              <w:suppressAutoHyphens/>
              <w:overflowPunct/>
              <w:autoSpaceDE/>
              <w:adjustRightInd/>
              <w:spacing w:before="0"/>
              <w:ind w:left="0" w:right="0"/>
              <w:jc w:val="center"/>
              <w:rPr>
                <w:ins w:id="591" w:author="Prashant Chauhan [2]" w:date="2021-01-29T07:11:00Z"/>
                <w:rFonts w:cs="Arial"/>
                <w:lang w:val="en-GB"/>
              </w:rPr>
            </w:pPr>
            <w:ins w:id="592" w:author="Prashant Chauhan [2]" w:date="2021-01-29T07:11:00Z">
              <w:r w:rsidRPr="00575A43">
                <w:rPr>
                  <w:rFonts w:cs="Arial"/>
                  <w:lang w:val="en-GB"/>
                </w:rPr>
                <w:t>Azure backup</w:t>
              </w:r>
            </w:ins>
            <w:r w:rsidR="002C498B">
              <w:rPr>
                <w:rFonts w:cs="Arial"/>
                <w:lang w:val="en-GB"/>
              </w:rPr>
              <w:t xml:space="preserve"> | </w:t>
            </w:r>
            <w:r w:rsidR="002C498B" w:rsidRPr="002C498B">
              <w:rPr>
                <w:rFonts w:cs="Arial"/>
                <w:lang w:val="en-GB"/>
              </w:rPr>
              <w:t>CLRS Application SOD  Updated |  Additional incremental backup for a file system in below listed servers</w:t>
            </w:r>
          </w:p>
        </w:tc>
        <w:tc>
          <w:tcPr>
            <w:tcW w:w="1720" w:type="dxa"/>
            <w:tcBorders>
              <w:top w:val="single" w:sz="4" w:space="0" w:color="000000"/>
              <w:left w:val="single" w:sz="4" w:space="0" w:color="000000"/>
              <w:bottom w:val="single" w:sz="4" w:space="0" w:color="000000"/>
              <w:right w:val="single" w:sz="4" w:space="0" w:color="000000"/>
            </w:tcBorders>
            <w:vAlign w:val="center"/>
          </w:tcPr>
          <w:p w14:paraId="39E26B41" w14:textId="74BD6AE4" w:rsidR="00575A43" w:rsidRDefault="00A048E4">
            <w:pPr>
              <w:widowControl w:val="0"/>
              <w:suppressAutoHyphens/>
              <w:overflowPunct/>
              <w:autoSpaceDE/>
              <w:adjustRightInd/>
              <w:spacing w:before="0"/>
              <w:ind w:left="0" w:right="0"/>
              <w:jc w:val="center"/>
              <w:rPr>
                <w:ins w:id="593" w:author="Prashant Chauhan [2]" w:date="2021-01-29T07:11:00Z"/>
                <w:rFonts w:cs="Arial"/>
                <w:lang w:val="en-GB"/>
              </w:rPr>
            </w:pPr>
            <w:r>
              <w:rPr>
                <w:rFonts w:cs="Arial"/>
                <w:lang w:val="en-GB"/>
              </w:rPr>
              <w:t>29-Jan-2021</w:t>
            </w:r>
          </w:p>
        </w:tc>
      </w:tr>
    </w:tbl>
    <w:p w14:paraId="34B5527F" w14:textId="453B3BC2" w:rsidR="005A4E72" w:rsidRDefault="005A4E72">
      <w:pPr>
        <w:tabs>
          <w:tab w:val="left" w:pos="1215"/>
        </w:tabs>
        <w:ind w:left="0"/>
        <w:rPr>
          <w:ins w:id="594" w:author="Prashant Chauhan [2]" w:date="2020-06-25T18:48:00Z"/>
          <w:rFonts w:ascii="Arial Narrow" w:hAnsi="Arial Narrow"/>
          <w:sz w:val="22"/>
          <w:szCs w:val="22"/>
          <w:lang w:val="en-GB"/>
        </w:rPr>
        <w:pPrChange w:id="595" w:author="Prashant Chauhan [2]" w:date="2020-06-25T18:48:00Z">
          <w:pPr>
            <w:ind w:left="0"/>
          </w:pPr>
        </w:pPrChange>
      </w:pPr>
    </w:p>
    <w:p w14:paraId="2033DA90" w14:textId="77777777" w:rsidR="00D20AAC" w:rsidRPr="00345577" w:rsidRDefault="0026085F" w:rsidP="005311EB">
      <w:pPr>
        <w:ind w:left="0"/>
        <w:rPr>
          <w:rFonts w:cs="Arial"/>
          <w:b/>
          <w:lang w:val="en-GB"/>
        </w:rPr>
      </w:pPr>
      <w:r w:rsidRPr="005A4E72">
        <w:rPr>
          <w:rFonts w:ascii="Arial Narrow" w:hAnsi="Arial Narrow"/>
          <w:sz w:val="22"/>
          <w:szCs w:val="22"/>
          <w:lang w:val="en-GB"/>
          <w:rPrChange w:id="596" w:author="Prashant Chauhan [2]" w:date="2020-06-25T18:48:00Z">
            <w:rPr>
              <w:rFonts w:ascii="Arial Narrow" w:hAnsi="Arial Narrow"/>
              <w:b/>
              <w:sz w:val="22"/>
              <w:szCs w:val="22"/>
              <w:lang w:val="en-GB"/>
            </w:rPr>
          </w:rPrChange>
        </w:rPr>
        <w:br w:type="page"/>
      </w:r>
      <w:r w:rsidR="00D20AAC" w:rsidRPr="00B9202B">
        <w:rPr>
          <w:rFonts w:cs="Arial"/>
          <w:b/>
          <w:color w:val="000000"/>
          <w:lang w:val="en-GB"/>
        </w:rPr>
        <w:lastRenderedPageBreak/>
        <w:t>PATCH MANAGEMENT REPORT</w:t>
      </w:r>
    </w:p>
    <w:p w14:paraId="0A6C2AF4" w14:textId="77777777" w:rsidR="00D20AAC" w:rsidRPr="00AE7483" w:rsidRDefault="00D20AAC" w:rsidP="00D20AAC">
      <w:pPr>
        <w:ind w:left="0"/>
        <w:rPr>
          <w:rFonts w:cs="Arial"/>
          <w:b/>
          <w:color w:val="943634"/>
          <w:lang w:val="en-GB"/>
        </w:rPr>
      </w:pPr>
    </w:p>
    <w:p w14:paraId="72B87840" w14:textId="77777777" w:rsidR="00D20AAC" w:rsidRPr="00AE7483" w:rsidRDefault="00D20AAC" w:rsidP="00D20AAC">
      <w:pPr>
        <w:ind w:left="0"/>
        <w:rPr>
          <w:rFonts w:cs="Arial"/>
          <w:b/>
          <w:color w:val="943634"/>
          <w:lang w:val="en-GB"/>
        </w:rPr>
      </w:pPr>
    </w:p>
    <w:p w14:paraId="29EA367F" w14:textId="77777777" w:rsidR="00D20AAC" w:rsidRPr="00B9202B" w:rsidRDefault="00D20AAC" w:rsidP="00607803">
      <w:pPr>
        <w:ind w:left="0" w:firstLine="270"/>
        <w:rPr>
          <w:rFonts w:cs="Arial"/>
          <w:color w:val="000000"/>
          <w:lang w:val="en-GB"/>
        </w:rPr>
      </w:pPr>
      <w:r w:rsidRPr="00B9202B">
        <w:rPr>
          <w:rFonts w:cs="Arial"/>
          <w:color w:val="000000"/>
          <w:lang w:val="en-GB"/>
        </w:rPr>
        <w:t>Application</w:t>
      </w:r>
      <w:r w:rsidRPr="00B9202B">
        <w:rPr>
          <w:rFonts w:cs="Arial"/>
          <w:color w:val="000000"/>
          <w:lang w:val="en-GB"/>
        </w:rPr>
        <w:tab/>
      </w:r>
      <w:r w:rsidRPr="00B9202B">
        <w:rPr>
          <w:rFonts w:cs="Arial"/>
          <w:color w:val="000000"/>
          <w:lang w:val="en-GB"/>
        </w:rPr>
        <w:tab/>
        <w:t>:</w:t>
      </w:r>
      <w:r w:rsidRPr="00B9202B">
        <w:rPr>
          <w:rFonts w:cs="Arial"/>
          <w:color w:val="000000"/>
          <w:lang w:val="en-GB"/>
        </w:rPr>
        <w:tab/>
        <w:t>______________________</w:t>
      </w:r>
      <w:r w:rsidR="00B7134F">
        <w:rPr>
          <w:rFonts w:cs="Arial"/>
          <w:color w:val="000000"/>
          <w:lang w:val="en-GB"/>
        </w:rPr>
        <w:t>_____________________________</w:t>
      </w:r>
    </w:p>
    <w:p w14:paraId="19397ABC" w14:textId="77777777" w:rsidR="00D20AAC" w:rsidRPr="00B9202B" w:rsidRDefault="00D20AAC" w:rsidP="00D20AAC">
      <w:pPr>
        <w:ind w:left="0"/>
        <w:rPr>
          <w:rFonts w:cs="Arial"/>
          <w:color w:val="000000"/>
          <w:lang w:val="en-GB"/>
        </w:rPr>
      </w:pPr>
    </w:p>
    <w:p w14:paraId="4D26348B" w14:textId="77777777" w:rsidR="00D20AAC" w:rsidRPr="00B9202B" w:rsidRDefault="00D20AAC" w:rsidP="00607803">
      <w:pPr>
        <w:ind w:left="0" w:firstLine="270"/>
        <w:rPr>
          <w:rFonts w:cs="Arial"/>
          <w:b/>
          <w:color w:val="000000"/>
          <w:lang w:val="en-GB"/>
        </w:rPr>
      </w:pPr>
      <w:r w:rsidRPr="00B9202B">
        <w:rPr>
          <w:rFonts w:cs="Arial"/>
          <w:color w:val="000000"/>
          <w:lang w:val="en-GB"/>
        </w:rPr>
        <w:t>Owner</w:t>
      </w:r>
      <w:r w:rsidRPr="00B9202B">
        <w:rPr>
          <w:rFonts w:cs="Arial"/>
          <w:b/>
          <w:color w:val="000000"/>
          <w:lang w:val="en-GB"/>
        </w:rPr>
        <w:tab/>
      </w:r>
      <w:r w:rsidRPr="00B9202B">
        <w:rPr>
          <w:rFonts w:cs="Arial"/>
          <w:b/>
          <w:color w:val="000000"/>
          <w:lang w:val="en-GB"/>
        </w:rPr>
        <w:tab/>
      </w:r>
      <w:r w:rsidRPr="00B9202B">
        <w:rPr>
          <w:rFonts w:cs="Arial"/>
          <w:b/>
          <w:color w:val="000000"/>
          <w:lang w:val="en-GB"/>
        </w:rPr>
        <w:tab/>
        <w:t>:</w:t>
      </w:r>
      <w:r w:rsidRPr="00B9202B">
        <w:rPr>
          <w:rFonts w:cs="Arial"/>
          <w:b/>
          <w:color w:val="000000"/>
          <w:lang w:val="en-GB"/>
        </w:rPr>
        <w:tab/>
        <w:t>______________________________________________________</w:t>
      </w:r>
    </w:p>
    <w:p w14:paraId="4DBAA5D1" w14:textId="77777777" w:rsidR="00D20AAC" w:rsidRPr="00B9202B" w:rsidRDefault="00D20AAC" w:rsidP="00D20AAC">
      <w:pPr>
        <w:ind w:left="0"/>
        <w:rPr>
          <w:rFonts w:cs="Arial"/>
          <w:b/>
          <w:color w:val="000000"/>
          <w:lang w:val="en-GB"/>
        </w:rPr>
      </w:pPr>
    </w:p>
    <w:p w14:paraId="0C781D4B" w14:textId="77777777" w:rsidR="00D20AAC" w:rsidRPr="00B9202B" w:rsidRDefault="00D20AAC" w:rsidP="00D20AAC">
      <w:pPr>
        <w:ind w:left="0"/>
        <w:rPr>
          <w:rFonts w:cs="Arial"/>
          <w:b/>
          <w:color w:val="000000"/>
          <w:lang w:val="en-GB"/>
        </w:rPr>
      </w:pPr>
    </w:p>
    <w:tbl>
      <w:tblPr>
        <w:tblW w:w="845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5827"/>
      </w:tblGrid>
      <w:tr w:rsidR="00D20AAC" w:rsidRPr="00B9202B" w14:paraId="67A11CD8" w14:textId="77777777" w:rsidTr="00E3081F">
        <w:trPr>
          <w:trHeight w:val="512"/>
        </w:trPr>
        <w:tc>
          <w:tcPr>
            <w:tcW w:w="2628" w:type="dxa"/>
            <w:vAlign w:val="center"/>
          </w:tcPr>
          <w:p w14:paraId="77087BF7" w14:textId="77777777" w:rsidR="00D20AAC" w:rsidRPr="00F15B49" w:rsidRDefault="00D20AAC" w:rsidP="008F6394">
            <w:pPr>
              <w:ind w:left="0"/>
              <w:jc w:val="center"/>
              <w:rPr>
                <w:rFonts w:cs="Arial"/>
                <w:b/>
                <w:color w:val="000000"/>
                <w:lang w:val="en-GB"/>
              </w:rPr>
            </w:pPr>
            <w:r w:rsidRPr="00F15B49">
              <w:rPr>
                <w:rFonts w:cs="Arial"/>
                <w:b/>
                <w:color w:val="000000"/>
                <w:lang w:val="en-GB"/>
              </w:rPr>
              <w:t>Date</w:t>
            </w:r>
          </w:p>
        </w:tc>
        <w:tc>
          <w:tcPr>
            <w:tcW w:w="5827" w:type="dxa"/>
            <w:vAlign w:val="center"/>
          </w:tcPr>
          <w:p w14:paraId="1B88BC00" w14:textId="77777777" w:rsidR="00D20AAC" w:rsidRPr="00F15B49" w:rsidRDefault="00D20AAC" w:rsidP="008F6394">
            <w:pPr>
              <w:ind w:left="0"/>
              <w:jc w:val="center"/>
              <w:rPr>
                <w:rFonts w:cs="Arial"/>
                <w:b/>
                <w:color w:val="000000"/>
                <w:lang w:val="en-GB"/>
              </w:rPr>
            </w:pPr>
            <w:r w:rsidRPr="00F15B49">
              <w:rPr>
                <w:rFonts w:cs="Arial"/>
                <w:b/>
                <w:color w:val="000000"/>
                <w:lang w:val="en-GB"/>
              </w:rPr>
              <w:t>Patch / Service Pack Applied</w:t>
            </w:r>
          </w:p>
        </w:tc>
      </w:tr>
      <w:tr w:rsidR="00D20AAC" w:rsidRPr="00B9202B" w14:paraId="7A525877" w14:textId="77777777" w:rsidTr="00E3081F">
        <w:trPr>
          <w:trHeight w:val="671"/>
        </w:trPr>
        <w:tc>
          <w:tcPr>
            <w:tcW w:w="2628" w:type="dxa"/>
          </w:tcPr>
          <w:p w14:paraId="2ADC8A4C" w14:textId="77777777" w:rsidR="00D20AAC" w:rsidRPr="00B7134F" w:rsidRDefault="00D20AAC" w:rsidP="008F6394">
            <w:pPr>
              <w:ind w:left="0"/>
              <w:rPr>
                <w:rFonts w:cs="Arial"/>
                <w:color w:val="000000"/>
                <w:lang w:val="en-GB"/>
              </w:rPr>
            </w:pPr>
          </w:p>
        </w:tc>
        <w:tc>
          <w:tcPr>
            <w:tcW w:w="5827" w:type="dxa"/>
          </w:tcPr>
          <w:p w14:paraId="69B25ACD" w14:textId="77777777" w:rsidR="00D20AAC" w:rsidRPr="00B7134F" w:rsidRDefault="00D20AAC" w:rsidP="008F6394">
            <w:pPr>
              <w:ind w:left="0"/>
              <w:rPr>
                <w:rFonts w:cs="Arial"/>
                <w:color w:val="000000"/>
                <w:lang w:val="en-GB"/>
              </w:rPr>
            </w:pPr>
          </w:p>
        </w:tc>
      </w:tr>
      <w:tr w:rsidR="00D20AAC" w:rsidRPr="00B9202B" w14:paraId="044A3795" w14:textId="77777777" w:rsidTr="00E3081F">
        <w:trPr>
          <w:trHeight w:val="706"/>
        </w:trPr>
        <w:tc>
          <w:tcPr>
            <w:tcW w:w="2628" w:type="dxa"/>
          </w:tcPr>
          <w:p w14:paraId="4418BFF2" w14:textId="77777777" w:rsidR="00D20AAC" w:rsidRPr="00F15B49" w:rsidRDefault="00D20AAC" w:rsidP="008F6394">
            <w:pPr>
              <w:ind w:left="0"/>
              <w:rPr>
                <w:rFonts w:cs="Arial"/>
                <w:b/>
                <w:color w:val="000000"/>
                <w:lang w:val="en-GB"/>
              </w:rPr>
            </w:pPr>
          </w:p>
        </w:tc>
        <w:tc>
          <w:tcPr>
            <w:tcW w:w="5827" w:type="dxa"/>
          </w:tcPr>
          <w:p w14:paraId="0488845B" w14:textId="77777777" w:rsidR="00D20AAC" w:rsidRPr="00F15B49" w:rsidRDefault="00D20AAC" w:rsidP="008F6394">
            <w:pPr>
              <w:ind w:left="0"/>
              <w:rPr>
                <w:rFonts w:cs="Arial"/>
                <w:b/>
                <w:color w:val="000000"/>
                <w:lang w:val="en-GB"/>
              </w:rPr>
            </w:pPr>
          </w:p>
        </w:tc>
      </w:tr>
      <w:tr w:rsidR="00D20AAC" w:rsidRPr="00B9202B" w14:paraId="0E5B74FB" w14:textId="77777777" w:rsidTr="00E3081F">
        <w:trPr>
          <w:trHeight w:val="706"/>
        </w:trPr>
        <w:tc>
          <w:tcPr>
            <w:tcW w:w="2628" w:type="dxa"/>
          </w:tcPr>
          <w:p w14:paraId="2E42FC2A" w14:textId="77777777" w:rsidR="00D20AAC" w:rsidRPr="00F15B49" w:rsidRDefault="00D20AAC" w:rsidP="008F6394">
            <w:pPr>
              <w:ind w:left="0"/>
              <w:rPr>
                <w:rFonts w:cs="Arial"/>
                <w:b/>
                <w:color w:val="000000"/>
                <w:lang w:val="en-GB"/>
              </w:rPr>
            </w:pPr>
          </w:p>
        </w:tc>
        <w:tc>
          <w:tcPr>
            <w:tcW w:w="5827" w:type="dxa"/>
          </w:tcPr>
          <w:p w14:paraId="5AD0911A" w14:textId="77777777" w:rsidR="00D20AAC" w:rsidRPr="00F15B49" w:rsidRDefault="00D20AAC" w:rsidP="008F6394">
            <w:pPr>
              <w:ind w:left="0"/>
              <w:rPr>
                <w:rFonts w:cs="Arial"/>
                <w:b/>
                <w:color w:val="000000"/>
                <w:lang w:val="en-GB"/>
              </w:rPr>
            </w:pPr>
          </w:p>
        </w:tc>
      </w:tr>
      <w:tr w:rsidR="00D20AAC" w:rsidRPr="00B9202B" w14:paraId="354EB88C" w14:textId="77777777" w:rsidTr="00E3081F">
        <w:trPr>
          <w:trHeight w:val="738"/>
        </w:trPr>
        <w:tc>
          <w:tcPr>
            <w:tcW w:w="2628" w:type="dxa"/>
          </w:tcPr>
          <w:p w14:paraId="65A36F30" w14:textId="77777777" w:rsidR="00D20AAC" w:rsidRPr="00F15B49" w:rsidRDefault="00D20AAC" w:rsidP="008F6394">
            <w:pPr>
              <w:ind w:left="0"/>
              <w:rPr>
                <w:rFonts w:cs="Arial"/>
                <w:b/>
                <w:color w:val="000000"/>
                <w:lang w:val="en-GB"/>
              </w:rPr>
            </w:pPr>
          </w:p>
        </w:tc>
        <w:tc>
          <w:tcPr>
            <w:tcW w:w="5827" w:type="dxa"/>
          </w:tcPr>
          <w:p w14:paraId="49ED7282" w14:textId="77777777" w:rsidR="00D20AAC" w:rsidRPr="00F15B49" w:rsidRDefault="00D20AAC" w:rsidP="008F6394">
            <w:pPr>
              <w:ind w:left="0"/>
              <w:rPr>
                <w:rFonts w:cs="Arial"/>
                <w:b/>
                <w:color w:val="000000"/>
                <w:lang w:val="en-GB"/>
              </w:rPr>
            </w:pPr>
          </w:p>
        </w:tc>
      </w:tr>
    </w:tbl>
    <w:p w14:paraId="280AAC1A" w14:textId="77777777" w:rsidR="00D20AAC" w:rsidRPr="00B9202B" w:rsidRDefault="00D20AAC" w:rsidP="00D20AAC">
      <w:pPr>
        <w:ind w:left="0"/>
        <w:rPr>
          <w:rFonts w:cs="Arial"/>
          <w:b/>
          <w:color w:val="000000"/>
          <w:lang w:val="en-GB"/>
        </w:rPr>
      </w:pPr>
    </w:p>
    <w:p w14:paraId="3C7921BC" w14:textId="77777777" w:rsidR="00D20AAC" w:rsidRPr="00B9202B" w:rsidRDefault="00D20AAC" w:rsidP="00D20AAC">
      <w:pPr>
        <w:ind w:left="0"/>
        <w:rPr>
          <w:rFonts w:cs="Arial"/>
          <w:b/>
          <w:color w:val="000000"/>
          <w:lang w:val="en-GB"/>
        </w:rPr>
      </w:pPr>
    </w:p>
    <w:p w14:paraId="0E0FFD4B" w14:textId="77777777" w:rsidR="00D20AAC" w:rsidRPr="00B9202B" w:rsidRDefault="00D20AAC" w:rsidP="00607803">
      <w:pPr>
        <w:ind w:left="0" w:firstLine="810"/>
        <w:rPr>
          <w:rFonts w:cs="Arial"/>
          <w:b/>
          <w:color w:val="000000"/>
          <w:lang w:val="en-GB"/>
        </w:rPr>
      </w:pPr>
      <w:r w:rsidRPr="00B9202B">
        <w:rPr>
          <w:rFonts w:cs="Arial"/>
          <w:b/>
          <w:color w:val="000000"/>
          <w:lang w:val="en-GB"/>
        </w:rPr>
        <w:t>Prepared By:</w:t>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t>Approved By:</w:t>
      </w:r>
    </w:p>
    <w:p w14:paraId="1674F17A" w14:textId="77777777" w:rsidR="00D20AAC" w:rsidRPr="00B9202B" w:rsidRDefault="00D20AAC" w:rsidP="00D20AAC">
      <w:pPr>
        <w:ind w:left="0"/>
        <w:rPr>
          <w:rFonts w:cs="Arial"/>
          <w:b/>
          <w:color w:val="000000"/>
          <w:lang w:val="en-GB"/>
        </w:rPr>
      </w:pPr>
    </w:p>
    <w:p w14:paraId="1F6096E3" w14:textId="77777777" w:rsidR="00D20AAC" w:rsidRPr="00B9202B" w:rsidRDefault="00D20AAC" w:rsidP="00D20AAC">
      <w:pPr>
        <w:ind w:left="0"/>
        <w:rPr>
          <w:rFonts w:cs="Arial"/>
          <w:b/>
          <w:color w:val="000000"/>
          <w:lang w:val="en-GB"/>
        </w:rPr>
      </w:pPr>
    </w:p>
    <w:p w14:paraId="57893378" w14:textId="77777777" w:rsidR="00D20AAC" w:rsidRPr="00B9202B" w:rsidRDefault="00D20AAC" w:rsidP="00607803">
      <w:pPr>
        <w:ind w:left="0" w:firstLine="360"/>
        <w:rPr>
          <w:rFonts w:cs="Arial"/>
          <w:b/>
          <w:color w:val="000000"/>
          <w:lang w:val="en-GB"/>
        </w:rPr>
      </w:pPr>
      <w:r w:rsidRPr="00B9202B">
        <w:rPr>
          <w:rFonts w:cs="Arial"/>
          <w:b/>
          <w:color w:val="000000"/>
          <w:lang w:val="en-GB"/>
        </w:rPr>
        <w:t xml:space="preserve">   ....................................................</w:t>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t>....................................................</w:t>
      </w:r>
    </w:p>
    <w:p w14:paraId="4588547E" w14:textId="77777777" w:rsidR="00D20AAC" w:rsidRPr="00B9202B" w:rsidRDefault="00D20AAC" w:rsidP="00607803">
      <w:pPr>
        <w:ind w:left="0" w:firstLine="360"/>
        <w:rPr>
          <w:rFonts w:cs="Arial"/>
          <w:b/>
          <w:color w:val="000000"/>
          <w:lang w:val="en-GB"/>
        </w:rPr>
      </w:pPr>
      <w:r w:rsidRPr="00B9202B">
        <w:rPr>
          <w:rFonts w:cs="Arial"/>
          <w:b/>
          <w:color w:val="000000"/>
          <w:lang w:val="en-GB"/>
        </w:rPr>
        <w:tab/>
      </w:r>
      <w:r w:rsidRPr="00B9202B">
        <w:rPr>
          <w:rFonts w:cs="Arial"/>
          <w:b/>
          <w:color w:val="000000"/>
          <w:lang w:val="en-GB"/>
        </w:rPr>
        <w:tab/>
        <w:t>System Admin</w:t>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t>System Owner</w:t>
      </w:r>
    </w:p>
    <w:p w14:paraId="1A1E2DB5" w14:textId="77777777" w:rsidR="00D20AAC" w:rsidRPr="00B9202B" w:rsidRDefault="00D20AAC" w:rsidP="00D20AAC">
      <w:pPr>
        <w:ind w:left="0"/>
        <w:rPr>
          <w:rFonts w:cs="Arial"/>
          <w:b/>
          <w:color w:val="000000"/>
          <w:lang w:val="en-GB"/>
        </w:rPr>
      </w:pPr>
    </w:p>
    <w:p w14:paraId="12CC3A9E" w14:textId="77777777" w:rsidR="00D20AAC" w:rsidRPr="00B9202B" w:rsidRDefault="00D20AAC" w:rsidP="00D20AAC">
      <w:pPr>
        <w:ind w:left="0"/>
        <w:rPr>
          <w:rFonts w:cs="Arial"/>
          <w:b/>
          <w:color w:val="000000"/>
          <w:lang w:val="en-GB"/>
        </w:rPr>
      </w:pPr>
    </w:p>
    <w:p w14:paraId="3FF18C46" w14:textId="77777777" w:rsidR="00D20AAC" w:rsidRPr="00B9202B" w:rsidRDefault="00D20AAC" w:rsidP="00D20AAC">
      <w:pPr>
        <w:ind w:left="0"/>
        <w:rPr>
          <w:rFonts w:cs="Arial"/>
          <w:b/>
          <w:color w:val="000000"/>
          <w:lang w:val="en-GB"/>
        </w:rPr>
      </w:pPr>
    </w:p>
    <w:p w14:paraId="309F4135" w14:textId="77777777" w:rsidR="00D20AAC" w:rsidRPr="00B9202B" w:rsidRDefault="00D20AAC" w:rsidP="00D20AAC">
      <w:pPr>
        <w:ind w:left="0"/>
        <w:rPr>
          <w:rFonts w:cs="Arial"/>
          <w:b/>
          <w:color w:val="000000"/>
          <w:lang w:val="en-GB"/>
        </w:rPr>
      </w:pPr>
    </w:p>
    <w:p w14:paraId="689557AE" w14:textId="77777777" w:rsidR="00D20AAC" w:rsidRDefault="00D20AAC" w:rsidP="00D20AAC">
      <w:pPr>
        <w:ind w:left="0"/>
        <w:rPr>
          <w:rFonts w:cs="Arial"/>
          <w:b/>
          <w:color w:val="000000"/>
          <w:lang w:val="en-GB"/>
        </w:rPr>
      </w:pPr>
    </w:p>
    <w:p w14:paraId="4451AEB7" w14:textId="77777777" w:rsidR="00952285" w:rsidRDefault="00952285" w:rsidP="00D20AAC">
      <w:pPr>
        <w:ind w:left="0"/>
        <w:rPr>
          <w:rFonts w:cs="Arial"/>
          <w:b/>
          <w:color w:val="000000"/>
          <w:lang w:val="en-GB"/>
        </w:rPr>
      </w:pPr>
    </w:p>
    <w:p w14:paraId="0CA869AA" w14:textId="77777777" w:rsidR="00D20AAC" w:rsidRDefault="00D20AAC" w:rsidP="00D20AAC">
      <w:pPr>
        <w:ind w:left="0"/>
        <w:rPr>
          <w:rFonts w:cs="Arial"/>
          <w:b/>
          <w:color w:val="000000"/>
          <w:lang w:val="en-GB"/>
        </w:rPr>
      </w:pPr>
    </w:p>
    <w:p w14:paraId="33EA67AA" w14:textId="77777777" w:rsidR="00D20AAC" w:rsidRPr="00B9202B" w:rsidRDefault="00D20AAC" w:rsidP="00D20AAC">
      <w:pPr>
        <w:ind w:left="0"/>
        <w:rPr>
          <w:rFonts w:cs="Arial"/>
          <w:b/>
          <w:color w:val="000000"/>
          <w:lang w:val="en-GB"/>
        </w:rPr>
      </w:pPr>
    </w:p>
    <w:p w14:paraId="4297B47B" w14:textId="77777777" w:rsidR="00D20AAC" w:rsidRPr="00B9202B" w:rsidRDefault="00D20AAC" w:rsidP="00D20AAC">
      <w:pPr>
        <w:ind w:left="0"/>
        <w:rPr>
          <w:rFonts w:cs="Arial"/>
          <w:b/>
          <w:color w:val="000000"/>
          <w:lang w:val="en-GB"/>
        </w:rPr>
      </w:pPr>
    </w:p>
    <w:p w14:paraId="50F3B6B6" w14:textId="77777777" w:rsidR="00D20AAC" w:rsidRPr="00B9202B" w:rsidRDefault="00D20AAC" w:rsidP="00D20AAC">
      <w:pPr>
        <w:ind w:left="0"/>
        <w:rPr>
          <w:rFonts w:cs="Arial"/>
          <w:b/>
          <w:color w:val="000000"/>
          <w:lang w:val="en-GB"/>
        </w:rPr>
      </w:pPr>
    </w:p>
    <w:p w14:paraId="30B550C4" w14:textId="77777777" w:rsidR="00D20AAC" w:rsidRPr="00B9202B" w:rsidRDefault="00D20AAC" w:rsidP="00D20AAC">
      <w:pPr>
        <w:ind w:left="0"/>
        <w:rPr>
          <w:rFonts w:cs="Arial"/>
          <w:b/>
          <w:color w:val="000000"/>
          <w:lang w:val="en-GB"/>
        </w:rPr>
      </w:pPr>
    </w:p>
    <w:p w14:paraId="36E83137" w14:textId="77777777" w:rsidR="00D20AAC" w:rsidRPr="00B9202B" w:rsidRDefault="00D20AAC" w:rsidP="00D20AAC">
      <w:pPr>
        <w:ind w:left="0"/>
        <w:rPr>
          <w:rFonts w:cs="Arial"/>
          <w:b/>
          <w:color w:val="000000"/>
          <w:lang w:val="en-GB"/>
        </w:rPr>
      </w:pPr>
    </w:p>
    <w:p w14:paraId="04B4E5CC" w14:textId="77777777" w:rsidR="00D20AAC" w:rsidRPr="00B9202B" w:rsidRDefault="00D20AAC" w:rsidP="00D20AAC">
      <w:pPr>
        <w:ind w:left="0"/>
        <w:rPr>
          <w:rFonts w:cs="Arial"/>
          <w:b/>
          <w:color w:val="000000"/>
          <w:lang w:val="en-GB"/>
        </w:rPr>
      </w:pPr>
    </w:p>
    <w:p w14:paraId="2AE07C48" w14:textId="77777777" w:rsidR="00D20AAC" w:rsidRPr="00B9202B" w:rsidRDefault="00D20AAC" w:rsidP="00D20AAC">
      <w:pPr>
        <w:ind w:left="0"/>
        <w:rPr>
          <w:rFonts w:cs="Arial"/>
          <w:b/>
          <w:color w:val="000000"/>
          <w:lang w:val="en-GB"/>
        </w:rPr>
      </w:pPr>
    </w:p>
    <w:p w14:paraId="010CA057" w14:textId="77777777" w:rsidR="00D20AAC" w:rsidRPr="00B9202B" w:rsidRDefault="00D20AAC" w:rsidP="00D20AAC">
      <w:pPr>
        <w:ind w:left="0"/>
        <w:rPr>
          <w:rFonts w:cs="Arial"/>
          <w:b/>
          <w:color w:val="000000"/>
          <w:lang w:val="en-GB"/>
        </w:rPr>
      </w:pPr>
    </w:p>
    <w:p w14:paraId="5C6FD656" w14:textId="77777777" w:rsidR="00D20AAC" w:rsidRPr="00AE7483" w:rsidRDefault="00D20AAC" w:rsidP="00D20AAC">
      <w:pPr>
        <w:ind w:left="0"/>
        <w:rPr>
          <w:rFonts w:cs="Arial"/>
          <w:b/>
          <w:color w:val="943634"/>
          <w:lang w:val="en-GB"/>
        </w:rPr>
      </w:pPr>
    </w:p>
    <w:p w14:paraId="497E8BF1" w14:textId="77777777" w:rsidR="00CC4612" w:rsidRDefault="00CC4612" w:rsidP="00D20AAC">
      <w:pPr>
        <w:ind w:left="0"/>
        <w:rPr>
          <w:rFonts w:cs="Arial"/>
          <w:b/>
          <w:color w:val="000000"/>
          <w:lang w:val="en-GB"/>
        </w:rPr>
      </w:pPr>
    </w:p>
    <w:p w14:paraId="16CB74AB" w14:textId="77777777" w:rsidR="00CC4612" w:rsidRDefault="00CC4612" w:rsidP="00D20AAC">
      <w:pPr>
        <w:ind w:left="0"/>
        <w:rPr>
          <w:rFonts w:cs="Arial"/>
          <w:b/>
          <w:color w:val="000000"/>
          <w:lang w:val="en-GB"/>
        </w:rPr>
      </w:pPr>
    </w:p>
    <w:p w14:paraId="16478EFA" w14:textId="372D1055" w:rsidR="00D20AAC" w:rsidRPr="00B9202B" w:rsidRDefault="00D20AAC" w:rsidP="00345577">
      <w:pPr>
        <w:ind w:left="360" w:firstLine="360"/>
        <w:rPr>
          <w:rFonts w:cs="Arial"/>
          <w:b/>
          <w:color w:val="000000"/>
          <w:lang w:val="en-GB"/>
        </w:rPr>
      </w:pPr>
      <w:r w:rsidRPr="00B9202B">
        <w:rPr>
          <w:rFonts w:cs="Arial"/>
          <w:b/>
          <w:color w:val="000000"/>
          <w:lang w:val="en-GB"/>
        </w:rPr>
        <w:lastRenderedPageBreak/>
        <w:t>BACKUP RESTORATION REPORT</w:t>
      </w:r>
    </w:p>
    <w:p w14:paraId="5244D1E7" w14:textId="77777777" w:rsidR="00D20AAC" w:rsidRPr="00B9202B" w:rsidRDefault="00D20AAC" w:rsidP="00D20AAC">
      <w:pPr>
        <w:ind w:left="0"/>
        <w:rPr>
          <w:rFonts w:cs="Arial"/>
          <w:b/>
          <w:color w:val="000000"/>
          <w:lang w:val="en-GB"/>
        </w:rPr>
      </w:pPr>
    </w:p>
    <w:p w14:paraId="353576E4" w14:textId="77777777" w:rsidR="00D20AAC" w:rsidRPr="00AE7483" w:rsidRDefault="00D20AAC" w:rsidP="00D20AAC">
      <w:pPr>
        <w:ind w:left="0"/>
        <w:rPr>
          <w:rFonts w:cs="Arial"/>
          <w:b/>
          <w:color w:val="943634"/>
          <w:lang w:val="en-GB"/>
        </w:rPr>
      </w:pPr>
    </w:p>
    <w:p w14:paraId="5F1ED8DA" w14:textId="77777777" w:rsidR="00D20AAC" w:rsidRPr="00B9202B" w:rsidRDefault="00D20AAC" w:rsidP="00C261BA">
      <w:pPr>
        <w:ind w:left="720"/>
        <w:rPr>
          <w:rFonts w:cs="Arial"/>
          <w:color w:val="000000"/>
          <w:lang w:val="en-GB"/>
        </w:rPr>
      </w:pPr>
      <w:r w:rsidRPr="00B9202B">
        <w:rPr>
          <w:rFonts w:cs="Arial"/>
          <w:color w:val="000000"/>
          <w:lang w:val="en-GB"/>
        </w:rPr>
        <w:t>Application</w:t>
      </w:r>
      <w:r w:rsidRPr="00B9202B">
        <w:rPr>
          <w:rFonts w:cs="Arial"/>
          <w:color w:val="000000"/>
          <w:lang w:val="en-GB"/>
        </w:rPr>
        <w:tab/>
      </w:r>
      <w:r w:rsidRPr="00B9202B">
        <w:rPr>
          <w:rFonts w:cs="Arial"/>
          <w:color w:val="000000"/>
          <w:lang w:val="en-GB"/>
        </w:rPr>
        <w:tab/>
        <w:t>:</w:t>
      </w:r>
      <w:r w:rsidRPr="00B9202B">
        <w:rPr>
          <w:rFonts w:cs="Arial"/>
          <w:color w:val="000000"/>
          <w:lang w:val="en-GB"/>
        </w:rPr>
        <w:tab/>
        <w:t>______________________________________________________</w:t>
      </w:r>
    </w:p>
    <w:p w14:paraId="3D71FCBC" w14:textId="77777777" w:rsidR="00D20AAC" w:rsidRPr="00B9202B" w:rsidRDefault="00D20AAC" w:rsidP="00D20AAC">
      <w:pPr>
        <w:ind w:left="0"/>
        <w:rPr>
          <w:rFonts w:cs="Arial"/>
          <w:color w:val="000000"/>
          <w:lang w:val="en-GB"/>
        </w:rPr>
      </w:pPr>
    </w:p>
    <w:p w14:paraId="58F99475" w14:textId="77777777" w:rsidR="00D20AAC" w:rsidRPr="00B9202B" w:rsidRDefault="00D20AAC" w:rsidP="00C261BA">
      <w:pPr>
        <w:ind w:left="720"/>
        <w:rPr>
          <w:rFonts w:cs="Arial"/>
          <w:b/>
          <w:color w:val="000000"/>
          <w:lang w:val="en-GB"/>
        </w:rPr>
      </w:pPr>
      <w:r w:rsidRPr="00B9202B">
        <w:rPr>
          <w:rFonts w:cs="Arial"/>
          <w:color w:val="000000"/>
          <w:lang w:val="en-GB"/>
        </w:rPr>
        <w:t>Owner</w:t>
      </w:r>
      <w:r w:rsidRPr="00B9202B">
        <w:rPr>
          <w:rFonts w:cs="Arial"/>
          <w:b/>
          <w:color w:val="000000"/>
          <w:lang w:val="en-GB"/>
        </w:rPr>
        <w:tab/>
      </w:r>
      <w:r w:rsidRPr="00B9202B">
        <w:rPr>
          <w:rFonts w:cs="Arial"/>
          <w:b/>
          <w:color w:val="000000"/>
          <w:lang w:val="en-GB"/>
        </w:rPr>
        <w:tab/>
      </w:r>
      <w:r w:rsidRPr="00B9202B">
        <w:rPr>
          <w:rFonts w:cs="Arial"/>
          <w:b/>
          <w:color w:val="000000"/>
          <w:lang w:val="en-GB"/>
        </w:rPr>
        <w:tab/>
        <w:t>:</w:t>
      </w:r>
      <w:r w:rsidRPr="00B9202B">
        <w:rPr>
          <w:rFonts w:cs="Arial"/>
          <w:b/>
          <w:color w:val="000000"/>
          <w:lang w:val="en-GB"/>
        </w:rPr>
        <w:tab/>
        <w:t>______________________________________________________</w:t>
      </w:r>
    </w:p>
    <w:p w14:paraId="79C13660" w14:textId="77777777" w:rsidR="00D20AAC" w:rsidRPr="00B9202B" w:rsidRDefault="00D20AAC" w:rsidP="00D20AAC">
      <w:pPr>
        <w:ind w:left="0"/>
        <w:rPr>
          <w:rFonts w:cs="Arial"/>
          <w:b/>
          <w:color w:val="000000"/>
          <w:lang w:val="en-GB"/>
        </w:rPr>
      </w:pPr>
    </w:p>
    <w:p w14:paraId="044FF3F8" w14:textId="77777777" w:rsidR="00D20AAC" w:rsidRPr="00B9202B" w:rsidRDefault="00D20AAC" w:rsidP="00D20AAC">
      <w:pPr>
        <w:ind w:left="0"/>
        <w:rPr>
          <w:rFonts w:cs="Arial"/>
          <w:b/>
          <w:color w:val="000000"/>
          <w:lang w:val="en-GB"/>
        </w:rPr>
      </w:pPr>
    </w:p>
    <w:tbl>
      <w:tblPr>
        <w:tblW w:w="896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7047"/>
      </w:tblGrid>
      <w:tr w:rsidR="00D20AAC" w:rsidRPr="00B9202B" w14:paraId="7EE60D81" w14:textId="77777777" w:rsidTr="00C261BA">
        <w:trPr>
          <w:trHeight w:val="512"/>
        </w:trPr>
        <w:tc>
          <w:tcPr>
            <w:tcW w:w="1913" w:type="dxa"/>
            <w:vAlign w:val="center"/>
          </w:tcPr>
          <w:p w14:paraId="0A4F2493" w14:textId="77777777" w:rsidR="00D20AAC" w:rsidRPr="00F15B49" w:rsidRDefault="00D20AAC" w:rsidP="008F6394">
            <w:pPr>
              <w:ind w:left="0"/>
              <w:jc w:val="center"/>
              <w:rPr>
                <w:rFonts w:cs="Arial"/>
                <w:color w:val="000000"/>
                <w:lang w:val="en-GB"/>
              </w:rPr>
            </w:pPr>
            <w:r w:rsidRPr="00F15B49">
              <w:rPr>
                <w:rFonts w:cs="Arial"/>
                <w:b/>
                <w:color w:val="000000"/>
                <w:lang w:val="en-GB"/>
              </w:rPr>
              <w:t>Date</w:t>
            </w:r>
          </w:p>
        </w:tc>
        <w:tc>
          <w:tcPr>
            <w:tcW w:w="7047" w:type="dxa"/>
            <w:vAlign w:val="center"/>
          </w:tcPr>
          <w:p w14:paraId="193AC6B7" w14:textId="77777777" w:rsidR="00D20AAC" w:rsidRPr="00F15B49" w:rsidRDefault="00D20AAC" w:rsidP="008F6394">
            <w:pPr>
              <w:ind w:left="0"/>
              <w:jc w:val="center"/>
              <w:rPr>
                <w:rFonts w:cs="Arial"/>
                <w:b/>
                <w:color w:val="000000"/>
                <w:lang w:val="en-GB"/>
              </w:rPr>
            </w:pPr>
            <w:r w:rsidRPr="00F15B49">
              <w:rPr>
                <w:rFonts w:cs="Arial"/>
                <w:b/>
                <w:color w:val="000000"/>
                <w:lang w:val="en-GB"/>
              </w:rPr>
              <w:t>Status of Restoration</w:t>
            </w:r>
          </w:p>
        </w:tc>
      </w:tr>
      <w:tr w:rsidR="00D20AAC" w:rsidRPr="00B9202B" w14:paraId="74B8082A" w14:textId="77777777" w:rsidTr="00C261BA">
        <w:trPr>
          <w:trHeight w:val="671"/>
        </w:trPr>
        <w:tc>
          <w:tcPr>
            <w:tcW w:w="1913" w:type="dxa"/>
          </w:tcPr>
          <w:p w14:paraId="5AA10273" w14:textId="77777777" w:rsidR="00D20AAC" w:rsidRPr="00F15B49" w:rsidRDefault="00D20AAC" w:rsidP="008F6394">
            <w:pPr>
              <w:ind w:left="0"/>
              <w:rPr>
                <w:rFonts w:cs="Arial"/>
                <w:b/>
                <w:color w:val="000000"/>
                <w:lang w:val="en-GB"/>
              </w:rPr>
            </w:pPr>
          </w:p>
        </w:tc>
        <w:tc>
          <w:tcPr>
            <w:tcW w:w="7047" w:type="dxa"/>
          </w:tcPr>
          <w:p w14:paraId="6DE7E7E4" w14:textId="77777777" w:rsidR="00D20AAC" w:rsidRPr="00F15B49" w:rsidRDefault="00D20AAC" w:rsidP="008F6394">
            <w:pPr>
              <w:ind w:left="0"/>
              <w:rPr>
                <w:rFonts w:cs="Arial"/>
                <w:b/>
                <w:color w:val="000000"/>
                <w:lang w:val="en-GB"/>
              </w:rPr>
            </w:pPr>
          </w:p>
        </w:tc>
      </w:tr>
      <w:tr w:rsidR="00D20AAC" w:rsidRPr="00B9202B" w14:paraId="71FDA7E5" w14:textId="77777777" w:rsidTr="00C261BA">
        <w:trPr>
          <w:trHeight w:val="706"/>
        </w:trPr>
        <w:tc>
          <w:tcPr>
            <w:tcW w:w="1913" w:type="dxa"/>
          </w:tcPr>
          <w:p w14:paraId="531E3AA7" w14:textId="77777777" w:rsidR="00D20AAC" w:rsidRPr="00F15B49" w:rsidRDefault="00D20AAC" w:rsidP="008F6394">
            <w:pPr>
              <w:ind w:left="0"/>
              <w:rPr>
                <w:rFonts w:cs="Arial"/>
                <w:b/>
                <w:color w:val="000000"/>
                <w:lang w:val="en-GB"/>
              </w:rPr>
            </w:pPr>
          </w:p>
        </w:tc>
        <w:tc>
          <w:tcPr>
            <w:tcW w:w="7047" w:type="dxa"/>
          </w:tcPr>
          <w:p w14:paraId="49BCFB33" w14:textId="77777777" w:rsidR="00D20AAC" w:rsidRPr="00F15B49" w:rsidRDefault="00D20AAC" w:rsidP="008F6394">
            <w:pPr>
              <w:ind w:left="0"/>
              <w:rPr>
                <w:rFonts w:cs="Arial"/>
                <w:b/>
                <w:color w:val="000000"/>
                <w:lang w:val="en-GB"/>
              </w:rPr>
            </w:pPr>
          </w:p>
        </w:tc>
      </w:tr>
      <w:tr w:rsidR="00D20AAC" w:rsidRPr="00B9202B" w14:paraId="1B4D0F82" w14:textId="77777777" w:rsidTr="00C261BA">
        <w:trPr>
          <w:trHeight w:val="706"/>
        </w:trPr>
        <w:tc>
          <w:tcPr>
            <w:tcW w:w="1913" w:type="dxa"/>
          </w:tcPr>
          <w:p w14:paraId="2B1EEA43" w14:textId="77777777" w:rsidR="00D20AAC" w:rsidRPr="00F15B49" w:rsidRDefault="00D20AAC" w:rsidP="008F6394">
            <w:pPr>
              <w:ind w:left="0"/>
              <w:rPr>
                <w:rFonts w:cs="Arial"/>
                <w:b/>
                <w:color w:val="000000"/>
                <w:lang w:val="en-GB"/>
              </w:rPr>
            </w:pPr>
          </w:p>
        </w:tc>
        <w:tc>
          <w:tcPr>
            <w:tcW w:w="7047" w:type="dxa"/>
          </w:tcPr>
          <w:p w14:paraId="5C0DDFBC" w14:textId="77777777" w:rsidR="00D20AAC" w:rsidRPr="00F15B49" w:rsidRDefault="00D20AAC" w:rsidP="008F6394">
            <w:pPr>
              <w:ind w:left="0"/>
              <w:rPr>
                <w:rFonts w:cs="Arial"/>
                <w:b/>
                <w:color w:val="000000"/>
                <w:lang w:val="en-GB"/>
              </w:rPr>
            </w:pPr>
          </w:p>
        </w:tc>
      </w:tr>
      <w:tr w:rsidR="00D20AAC" w:rsidRPr="00B9202B" w14:paraId="520162AB" w14:textId="77777777" w:rsidTr="00C261BA">
        <w:trPr>
          <w:trHeight w:val="738"/>
        </w:trPr>
        <w:tc>
          <w:tcPr>
            <w:tcW w:w="1913" w:type="dxa"/>
          </w:tcPr>
          <w:p w14:paraId="7658AA64" w14:textId="77777777" w:rsidR="00D20AAC" w:rsidRPr="00F15B49" w:rsidRDefault="00D20AAC" w:rsidP="008F6394">
            <w:pPr>
              <w:ind w:left="0"/>
              <w:rPr>
                <w:rFonts w:cs="Arial"/>
                <w:b/>
                <w:color w:val="000000"/>
                <w:lang w:val="en-GB"/>
              </w:rPr>
            </w:pPr>
          </w:p>
        </w:tc>
        <w:tc>
          <w:tcPr>
            <w:tcW w:w="7047" w:type="dxa"/>
          </w:tcPr>
          <w:p w14:paraId="428DB910" w14:textId="77777777" w:rsidR="00D20AAC" w:rsidRPr="00F15B49" w:rsidRDefault="00D20AAC" w:rsidP="008F6394">
            <w:pPr>
              <w:ind w:left="0"/>
              <w:rPr>
                <w:rFonts w:cs="Arial"/>
                <w:b/>
                <w:color w:val="000000"/>
                <w:lang w:val="en-GB"/>
              </w:rPr>
            </w:pPr>
          </w:p>
        </w:tc>
      </w:tr>
    </w:tbl>
    <w:p w14:paraId="1A331B61" w14:textId="77777777" w:rsidR="00D20AAC" w:rsidRPr="00B9202B" w:rsidRDefault="00D20AAC" w:rsidP="00D20AAC">
      <w:pPr>
        <w:ind w:left="0"/>
        <w:rPr>
          <w:rFonts w:cs="Arial"/>
          <w:b/>
          <w:color w:val="000000"/>
          <w:lang w:val="en-GB"/>
        </w:rPr>
      </w:pPr>
    </w:p>
    <w:p w14:paraId="35AE293D" w14:textId="77777777" w:rsidR="00D20AAC" w:rsidRPr="00B9202B" w:rsidRDefault="00D20AAC" w:rsidP="00D20AAC">
      <w:pPr>
        <w:ind w:left="0"/>
        <w:rPr>
          <w:rFonts w:cs="Arial"/>
          <w:b/>
          <w:color w:val="000000"/>
          <w:lang w:val="en-GB"/>
        </w:rPr>
      </w:pPr>
    </w:p>
    <w:p w14:paraId="7570CA32" w14:textId="77777777" w:rsidR="00D20AAC" w:rsidRPr="00E3081F" w:rsidRDefault="00D20AAC" w:rsidP="00E3081F">
      <w:pPr>
        <w:ind w:left="1080" w:firstLine="720"/>
        <w:rPr>
          <w:rFonts w:cs="Arial"/>
          <w:b/>
          <w:lang w:val="en-GB"/>
        </w:rPr>
      </w:pPr>
      <w:r w:rsidRPr="00E3081F">
        <w:rPr>
          <w:rFonts w:cs="Arial"/>
          <w:b/>
          <w:lang w:val="en-GB"/>
        </w:rPr>
        <w:t>Prepared By:</w:t>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t>Approved By:</w:t>
      </w:r>
    </w:p>
    <w:p w14:paraId="0309D37C" w14:textId="77777777" w:rsidR="00D20AAC" w:rsidRPr="00E3081F" w:rsidRDefault="00D20AAC" w:rsidP="00E3081F">
      <w:pPr>
        <w:ind w:left="0" w:firstLine="1080"/>
        <w:rPr>
          <w:rFonts w:cs="Arial"/>
          <w:b/>
          <w:lang w:val="en-GB"/>
        </w:rPr>
      </w:pPr>
    </w:p>
    <w:p w14:paraId="2B02DE24" w14:textId="77777777" w:rsidR="00D20AAC" w:rsidRPr="00E3081F" w:rsidRDefault="00D20AAC" w:rsidP="00E3081F">
      <w:pPr>
        <w:ind w:left="0" w:firstLine="1080"/>
        <w:rPr>
          <w:rFonts w:cs="Arial"/>
          <w:b/>
          <w:lang w:val="en-GB"/>
        </w:rPr>
      </w:pPr>
    </w:p>
    <w:p w14:paraId="2810D75C" w14:textId="1198C7F8" w:rsidR="00D20AAC" w:rsidRPr="00E3081F" w:rsidRDefault="00D20AAC" w:rsidP="00E3081F">
      <w:pPr>
        <w:ind w:left="0" w:firstLine="1080"/>
        <w:rPr>
          <w:rFonts w:cs="Arial"/>
          <w:b/>
          <w:lang w:val="en-GB"/>
        </w:rPr>
      </w:pPr>
      <w:r w:rsidRPr="00E3081F">
        <w:rPr>
          <w:rFonts w:cs="Arial"/>
          <w:b/>
          <w:lang w:val="en-GB"/>
        </w:rPr>
        <w:t xml:space="preserve">  ....................................................</w:t>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t>....................................................</w:t>
      </w:r>
    </w:p>
    <w:p w14:paraId="2922AB75" w14:textId="77777777" w:rsidR="00D20AAC" w:rsidRPr="00E3081F" w:rsidRDefault="00D20AAC" w:rsidP="00E3081F">
      <w:pPr>
        <w:ind w:left="0" w:firstLine="1080"/>
        <w:rPr>
          <w:rFonts w:cs="Arial"/>
          <w:b/>
          <w:lang w:val="en-GB"/>
        </w:rPr>
      </w:pPr>
      <w:r w:rsidRPr="00E3081F">
        <w:rPr>
          <w:rFonts w:cs="Arial"/>
          <w:b/>
          <w:lang w:val="en-GB"/>
        </w:rPr>
        <w:tab/>
      </w:r>
      <w:r w:rsidRPr="00E3081F">
        <w:rPr>
          <w:rFonts w:cs="Arial"/>
          <w:b/>
          <w:lang w:val="en-GB"/>
        </w:rPr>
        <w:tab/>
        <w:t>Backup Admin</w:t>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r>
      <w:r w:rsidRPr="00E3081F">
        <w:rPr>
          <w:rFonts w:cs="Arial"/>
          <w:b/>
          <w:lang w:val="en-GB"/>
        </w:rPr>
        <w:tab/>
        <w:t>System Owner</w:t>
      </w:r>
    </w:p>
    <w:p w14:paraId="32186279" w14:textId="77777777" w:rsidR="00D20AAC" w:rsidRPr="00E3081F" w:rsidRDefault="00D20AAC" w:rsidP="00E3081F">
      <w:pPr>
        <w:ind w:left="0" w:firstLine="1080"/>
        <w:rPr>
          <w:rFonts w:cs="Arial"/>
          <w:b/>
          <w:lang w:val="en-GB"/>
        </w:rPr>
      </w:pPr>
    </w:p>
    <w:p w14:paraId="6C8693EC" w14:textId="77777777" w:rsidR="00D20AAC" w:rsidRPr="00E3081F" w:rsidRDefault="00D20AAC" w:rsidP="00E3081F">
      <w:pPr>
        <w:ind w:left="0" w:firstLine="1080"/>
        <w:rPr>
          <w:rFonts w:cs="Arial"/>
          <w:b/>
          <w:lang w:val="en-GB"/>
        </w:rPr>
      </w:pPr>
    </w:p>
    <w:p w14:paraId="01E5A805" w14:textId="77777777" w:rsidR="00D20AAC" w:rsidRPr="00E3081F" w:rsidRDefault="00D20AAC" w:rsidP="00E3081F">
      <w:pPr>
        <w:ind w:left="0" w:firstLine="1080"/>
        <w:rPr>
          <w:rFonts w:cs="Arial"/>
          <w:b/>
          <w:lang w:val="en-GB"/>
        </w:rPr>
      </w:pPr>
    </w:p>
    <w:p w14:paraId="626B6EDA" w14:textId="77777777" w:rsidR="00D20AAC" w:rsidRPr="00B9202B" w:rsidRDefault="00D20AAC" w:rsidP="00D20AAC">
      <w:pPr>
        <w:ind w:left="0"/>
        <w:rPr>
          <w:rFonts w:cs="Arial"/>
          <w:b/>
          <w:color w:val="000000"/>
          <w:lang w:val="en-GB"/>
        </w:rPr>
      </w:pPr>
    </w:p>
    <w:p w14:paraId="4E889363" w14:textId="77777777" w:rsidR="00D20AAC" w:rsidRPr="00B9202B" w:rsidRDefault="00D20AAC" w:rsidP="00D20AAC">
      <w:pPr>
        <w:ind w:left="0"/>
        <w:rPr>
          <w:rFonts w:cs="Arial"/>
          <w:b/>
          <w:color w:val="000000"/>
          <w:lang w:val="en-GB"/>
        </w:rPr>
      </w:pPr>
    </w:p>
    <w:p w14:paraId="688B26E9" w14:textId="77777777" w:rsidR="00D20AAC" w:rsidRPr="00B9202B" w:rsidRDefault="00D20AAC" w:rsidP="00D20AAC">
      <w:pPr>
        <w:ind w:left="0"/>
        <w:rPr>
          <w:rFonts w:cs="Arial"/>
          <w:b/>
          <w:color w:val="000000"/>
          <w:lang w:val="en-GB"/>
        </w:rPr>
      </w:pPr>
    </w:p>
    <w:p w14:paraId="3D60B2B4" w14:textId="77777777" w:rsidR="00D20AAC" w:rsidRPr="00B9202B" w:rsidRDefault="00D20AAC" w:rsidP="00D20AAC">
      <w:pPr>
        <w:ind w:left="0"/>
        <w:rPr>
          <w:rFonts w:cs="Arial"/>
          <w:b/>
          <w:color w:val="000000"/>
          <w:lang w:val="en-GB"/>
        </w:rPr>
      </w:pPr>
    </w:p>
    <w:p w14:paraId="41B4791C" w14:textId="77777777" w:rsidR="00D20AAC" w:rsidRPr="00B9202B" w:rsidRDefault="00D20AAC" w:rsidP="00D20AAC">
      <w:pPr>
        <w:ind w:left="0"/>
        <w:rPr>
          <w:rFonts w:cs="Arial"/>
          <w:b/>
          <w:color w:val="000000"/>
          <w:lang w:val="en-GB"/>
        </w:rPr>
      </w:pPr>
    </w:p>
    <w:p w14:paraId="4396F938" w14:textId="77777777" w:rsidR="00D20AAC" w:rsidRPr="00AE7483" w:rsidRDefault="00D20AAC" w:rsidP="00D20AAC">
      <w:pPr>
        <w:ind w:left="0"/>
        <w:rPr>
          <w:rFonts w:cs="Arial"/>
          <w:b/>
          <w:lang w:val="en-GB"/>
        </w:rPr>
      </w:pPr>
    </w:p>
    <w:p w14:paraId="11E3AF37" w14:textId="77777777" w:rsidR="00D20AAC" w:rsidRPr="00AE7483" w:rsidRDefault="00D20AAC" w:rsidP="00D20AAC">
      <w:pPr>
        <w:ind w:left="0"/>
        <w:rPr>
          <w:rFonts w:cs="Arial"/>
          <w:b/>
          <w:lang w:val="en-GB"/>
        </w:rPr>
      </w:pPr>
    </w:p>
    <w:p w14:paraId="66C58A99" w14:textId="77777777" w:rsidR="00D20AAC" w:rsidRDefault="00D20AAC" w:rsidP="00D20AAC">
      <w:pPr>
        <w:ind w:left="0"/>
        <w:rPr>
          <w:rFonts w:cs="Arial"/>
          <w:b/>
          <w:lang w:val="en-GB"/>
        </w:rPr>
      </w:pPr>
    </w:p>
    <w:p w14:paraId="43630392" w14:textId="77777777" w:rsidR="00D20AAC" w:rsidRDefault="00D20AAC" w:rsidP="00D20AAC">
      <w:pPr>
        <w:ind w:left="0"/>
        <w:rPr>
          <w:rFonts w:cs="Arial"/>
          <w:b/>
          <w:lang w:val="en-GB"/>
        </w:rPr>
      </w:pPr>
    </w:p>
    <w:p w14:paraId="488CD8C5" w14:textId="77777777" w:rsidR="00D20AAC" w:rsidRDefault="00D20AAC" w:rsidP="00D20AAC">
      <w:pPr>
        <w:ind w:left="0"/>
        <w:rPr>
          <w:rFonts w:cs="Arial"/>
          <w:b/>
          <w:lang w:val="en-GB"/>
        </w:rPr>
      </w:pPr>
    </w:p>
    <w:p w14:paraId="5E64EA83" w14:textId="77777777" w:rsidR="00D20AAC" w:rsidRDefault="00D20AAC" w:rsidP="00D20AAC">
      <w:pPr>
        <w:ind w:left="0"/>
        <w:rPr>
          <w:rFonts w:cs="Arial"/>
          <w:b/>
          <w:lang w:val="en-GB"/>
        </w:rPr>
      </w:pPr>
    </w:p>
    <w:p w14:paraId="60858179" w14:textId="77777777" w:rsidR="00D20AAC" w:rsidRDefault="00D20AAC" w:rsidP="00D20AAC">
      <w:pPr>
        <w:ind w:left="0"/>
        <w:rPr>
          <w:rFonts w:cs="Arial"/>
          <w:b/>
          <w:lang w:val="en-GB"/>
        </w:rPr>
      </w:pPr>
    </w:p>
    <w:p w14:paraId="7CC4EFA5" w14:textId="77777777" w:rsidR="00D20AAC" w:rsidRPr="00AE7483" w:rsidRDefault="00D20AAC" w:rsidP="00D20AAC">
      <w:pPr>
        <w:ind w:left="0"/>
        <w:rPr>
          <w:rFonts w:cs="Arial"/>
          <w:b/>
          <w:lang w:val="en-GB"/>
        </w:rPr>
      </w:pPr>
    </w:p>
    <w:p w14:paraId="2A2A9457" w14:textId="77777777" w:rsidR="00D20AAC" w:rsidRPr="00AE7483" w:rsidRDefault="00D20AAC" w:rsidP="00D20AAC">
      <w:pPr>
        <w:ind w:left="0"/>
        <w:rPr>
          <w:rFonts w:cs="Arial"/>
          <w:b/>
          <w:lang w:val="en-GB"/>
        </w:rPr>
      </w:pPr>
    </w:p>
    <w:p w14:paraId="3E8989C6" w14:textId="77777777" w:rsidR="00D20AAC" w:rsidRPr="00AE7483" w:rsidRDefault="00D20AAC" w:rsidP="00D20AAC">
      <w:pPr>
        <w:ind w:left="0"/>
        <w:rPr>
          <w:rFonts w:cs="Arial"/>
          <w:b/>
          <w:lang w:val="en-GB"/>
        </w:rPr>
      </w:pPr>
    </w:p>
    <w:p w14:paraId="3D77454D" w14:textId="56D8661E" w:rsidR="00D20AAC" w:rsidRPr="00B9202B" w:rsidRDefault="00D20AAC" w:rsidP="00345577">
      <w:pPr>
        <w:ind w:left="0" w:firstLine="270"/>
        <w:rPr>
          <w:rFonts w:cs="Arial"/>
          <w:b/>
          <w:color w:val="000000"/>
          <w:lang w:val="en-GB"/>
        </w:rPr>
      </w:pPr>
      <w:r w:rsidRPr="00B9202B">
        <w:rPr>
          <w:rFonts w:cs="Arial"/>
          <w:b/>
          <w:color w:val="000000"/>
          <w:lang w:val="en-GB"/>
        </w:rPr>
        <w:lastRenderedPageBreak/>
        <w:t>NON COMPLIANCE REPORT</w:t>
      </w:r>
    </w:p>
    <w:p w14:paraId="23AA62AE" w14:textId="77777777" w:rsidR="00D20AAC" w:rsidRPr="00AE7483" w:rsidRDefault="00D20AAC" w:rsidP="00D20AAC">
      <w:pPr>
        <w:ind w:left="0"/>
        <w:rPr>
          <w:rFonts w:cs="Arial"/>
          <w:b/>
          <w:lang w:val="en-GB"/>
        </w:rPr>
      </w:pPr>
    </w:p>
    <w:p w14:paraId="5A988088" w14:textId="77777777" w:rsidR="00D20AAC" w:rsidRPr="00AE7483" w:rsidRDefault="00D20AAC" w:rsidP="00D20AAC">
      <w:pPr>
        <w:ind w:left="0"/>
        <w:rPr>
          <w:rFonts w:cs="Arial"/>
          <w:b/>
          <w:lang w:val="en-GB"/>
        </w:rPr>
      </w:pPr>
    </w:p>
    <w:p w14:paraId="2787BAA6" w14:textId="77777777" w:rsidR="00D20AAC" w:rsidRPr="00AE7483" w:rsidRDefault="00D20AAC" w:rsidP="00220470">
      <w:pPr>
        <w:ind w:left="270"/>
        <w:rPr>
          <w:rFonts w:cs="Arial"/>
          <w:lang w:val="en-GB"/>
        </w:rPr>
      </w:pPr>
      <w:r w:rsidRPr="00AE7483">
        <w:rPr>
          <w:rFonts w:cs="Arial"/>
          <w:lang w:val="en-GB"/>
        </w:rPr>
        <w:t>Application</w:t>
      </w:r>
      <w:r w:rsidRPr="00AE7483">
        <w:rPr>
          <w:rFonts w:cs="Arial"/>
          <w:lang w:val="en-GB"/>
        </w:rPr>
        <w:tab/>
      </w:r>
      <w:r w:rsidRPr="00AE7483">
        <w:rPr>
          <w:rFonts w:cs="Arial"/>
          <w:lang w:val="en-GB"/>
        </w:rPr>
        <w:tab/>
        <w:t>:</w:t>
      </w:r>
      <w:r w:rsidRPr="00AE7483">
        <w:rPr>
          <w:rFonts w:cs="Arial"/>
          <w:lang w:val="en-GB"/>
        </w:rPr>
        <w:tab/>
        <w:t>______________________________________________________</w:t>
      </w:r>
    </w:p>
    <w:p w14:paraId="1D103298" w14:textId="77777777" w:rsidR="00D20AAC" w:rsidRPr="00AE7483" w:rsidRDefault="00D20AAC" w:rsidP="00D20AAC">
      <w:pPr>
        <w:ind w:left="0"/>
        <w:rPr>
          <w:rFonts w:cs="Arial"/>
          <w:lang w:val="en-GB"/>
        </w:rPr>
      </w:pPr>
    </w:p>
    <w:p w14:paraId="1171C537" w14:textId="77777777" w:rsidR="00D20AAC" w:rsidRPr="00AE7483" w:rsidRDefault="00D20AAC" w:rsidP="00220470">
      <w:pPr>
        <w:ind w:left="0" w:firstLine="270"/>
        <w:rPr>
          <w:rFonts w:cs="Arial"/>
          <w:b/>
          <w:lang w:val="en-GB"/>
        </w:rPr>
      </w:pPr>
      <w:r w:rsidRPr="00AE7483">
        <w:rPr>
          <w:rFonts w:cs="Arial"/>
          <w:lang w:val="en-GB"/>
        </w:rPr>
        <w:t>Owner</w:t>
      </w:r>
      <w:r w:rsidRPr="00AE7483">
        <w:rPr>
          <w:rFonts w:cs="Arial"/>
          <w:b/>
          <w:lang w:val="en-GB"/>
        </w:rPr>
        <w:tab/>
      </w:r>
      <w:r w:rsidRPr="00AE7483">
        <w:rPr>
          <w:rFonts w:cs="Arial"/>
          <w:b/>
          <w:lang w:val="en-GB"/>
        </w:rPr>
        <w:tab/>
      </w:r>
      <w:r w:rsidRPr="00AE7483">
        <w:rPr>
          <w:rFonts w:cs="Arial"/>
          <w:b/>
          <w:lang w:val="en-GB"/>
        </w:rPr>
        <w:tab/>
        <w:t>:</w:t>
      </w:r>
      <w:r w:rsidRPr="00AE7483">
        <w:rPr>
          <w:rFonts w:cs="Arial"/>
          <w:b/>
          <w:lang w:val="en-GB"/>
        </w:rPr>
        <w:tab/>
        <w:t>______________________________________________________</w:t>
      </w:r>
    </w:p>
    <w:p w14:paraId="54A79A35" w14:textId="77777777" w:rsidR="00D20AAC" w:rsidRPr="00AE7483" w:rsidRDefault="00D20AAC" w:rsidP="00D20AAC">
      <w:pPr>
        <w:ind w:left="0"/>
        <w:rPr>
          <w:rFonts w:cs="Arial"/>
          <w:b/>
          <w:lang w:val="en-GB"/>
        </w:rPr>
      </w:pPr>
    </w:p>
    <w:p w14:paraId="3CD3CB2E" w14:textId="77777777" w:rsidR="00D20AAC" w:rsidRPr="00AE7483" w:rsidRDefault="00D20AAC" w:rsidP="00D20AAC">
      <w:pPr>
        <w:ind w:left="0"/>
        <w:rPr>
          <w:rFonts w:cs="Arial"/>
          <w:b/>
          <w:lang w:val="en-GB"/>
        </w:rPr>
      </w:pPr>
    </w:p>
    <w:tbl>
      <w:tblPr>
        <w:tblW w:w="845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2880"/>
        <w:gridCol w:w="3937"/>
      </w:tblGrid>
      <w:tr w:rsidR="00D20AAC" w:rsidRPr="00AE7483" w14:paraId="476480AA" w14:textId="77777777" w:rsidTr="00E3081F">
        <w:trPr>
          <w:trHeight w:val="512"/>
        </w:trPr>
        <w:tc>
          <w:tcPr>
            <w:tcW w:w="1638" w:type="dxa"/>
            <w:vAlign w:val="center"/>
          </w:tcPr>
          <w:p w14:paraId="24267B14" w14:textId="77777777" w:rsidR="00D20AAC" w:rsidRPr="00F15B49" w:rsidRDefault="00D20AAC" w:rsidP="008F6394">
            <w:pPr>
              <w:ind w:left="0"/>
              <w:jc w:val="center"/>
              <w:rPr>
                <w:rFonts w:cs="Arial"/>
                <w:b/>
                <w:lang w:val="en-GB"/>
              </w:rPr>
            </w:pPr>
            <w:r w:rsidRPr="00F15B49">
              <w:rPr>
                <w:rFonts w:cs="Arial"/>
                <w:b/>
                <w:lang w:val="en-GB"/>
              </w:rPr>
              <w:t>Date</w:t>
            </w:r>
          </w:p>
        </w:tc>
        <w:tc>
          <w:tcPr>
            <w:tcW w:w="2880" w:type="dxa"/>
            <w:vAlign w:val="center"/>
          </w:tcPr>
          <w:p w14:paraId="734C8029" w14:textId="77777777" w:rsidR="00D20AAC" w:rsidRPr="00F15B49" w:rsidRDefault="00D20AAC" w:rsidP="008F6394">
            <w:pPr>
              <w:ind w:left="0" w:right="72"/>
              <w:jc w:val="center"/>
              <w:rPr>
                <w:rFonts w:cs="Arial"/>
                <w:b/>
                <w:lang w:val="en-GB"/>
              </w:rPr>
            </w:pPr>
            <w:r w:rsidRPr="00F15B49">
              <w:rPr>
                <w:rFonts w:cs="Arial"/>
                <w:b/>
                <w:lang w:val="en-GB"/>
              </w:rPr>
              <w:t>Reference Number</w:t>
            </w:r>
          </w:p>
        </w:tc>
        <w:tc>
          <w:tcPr>
            <w:tcW w:w="3937" w:type="dxa"/>
            <w:vAlign w:val="center"/>
          </w:tcPr>
          <w:p w14:paraId="58DD9330" w14:textId="77777777" w:rsidR="00D20AAC" w:rsidRPr="00F15B49" w:rsidRDefault="00D20AAC" w:rsidP="008F6394">
            <w:pPr>
              <w:ind w:left="0"/>
              <w:jc w:val="center"/>
              <w:rPr>
                <w:rFonts w:cs="Arial"/>
                <w:b/>
                <w:lang w:val="en-GB"/>
              </w:rPr>
            </w:pPr>
            <w:r w:rsidRPr="00F15B49">
              <w:rPr>
                <w:rFonts w:cs="Arial"/>
                <w:b/>
                <w:lang w:val="en-GB"/>
              </w:rPr>
              <w:t>Description</w:t>
            </w:r>
          </w:p>
        </w:tc>
      </w:tr>
      <w:tr w:rsidR="00D20AAC" w:rsidRPr="00AE7483" w14:paraId="60549261" w14:textId="77777777" w:rsidTr="00E3081F">
        <w:trPr>
          <w:trHeight w:val="671"/>
        </w:trPr>
        <w:tc>
          <w:tcPr>
            <w:tcW w:w="1638" w:type="dxa"/>
          </w:tcPr>
          <w:p w14:paraId="75A8C6A2" w14:textId="77777777" w:rsidR="00D20AAC" w:rsidRPr="00F15B49" w:rsidRDefault="00D20AAC" w:rsidP="008F6394">
            <w:pPr>
              <w:ind w:left="0"/>
              <w:rPr>
                <w:rFonts w:cs="Arial"/>
                <w:b/>
                <w:lang w:val="en-GB"/>
              </w:rPr>
            </w:pPr>
          </w:p>
        </w:tc>
        <w:tc>
          <w:tcPr>
            <w:tcW w:w="2880" w:type="dxa"/>
          </w:tcPr>
          <w:p w14:paraId="66D91CA0" w14:textId="77777777" w:rsidR="00D20AAC" w:rsidRPr="00F15B49" w:rsidRDefault="00D20AAC" w:rsidP="008F6394">
            <w:pPr>
              <w:ind w:left="0"/>
              <w:rPr>
                <w:rFonts w:cs="Arial"/>
                <w:b/>
                <w:lang w:val="en-GB"/>
              </w:rPr>
            </w:pPr>
          </w:p>
        </w:tc>
        <w:tc>
          <w:tcPr>
            <w:tcW w:w="3937" w:type="dxa"/>
          </w:tcPr>
          <w:p w14:paraId="322C15FE" w14:textId="77777777" w:rsidR="00D20AAC" w:rsidRPr="00F15B49" w:rsidRDefault="00D20AAC" w:rsidP="008F6394">
            <w:pPr>
              <w:ind w:left="0"/>
              <w:rPr>
                <w:rFonts w:cs="Arial"/>
                <w:b/>
                <w:lang w:val="en-GB"/>
              </w:rPr>
            </w:pPr>
          </w:p>
        </w:tc>
      </w:tr>
      <w:tr w:rsidR="00D20AAC" w:rsidRPr="00AE7483" w14:paraId="7664272A" w14:textId="77777777" w:rsidTr="00E3081F">
        <w:trPr>
          <w:trHeight w:val="706"/>
        </w:trPr>
        <w:tc>
          <w:tcPr>
            <w:tcW w:w="1638" w:type="dxa"/>
          </w:tcPr>
          <w:p w14:paraId="27807CAA" w14:textId="77777777" w:rsidR="00D20AAC" w:rsidRPr="00F15B49" w:rsidRDefault="00D20AAC" w:rsidP="008F6394">
            <w:pPr>
              <w:ind w:left="0"/>
              <w:rPr>
                <w:rFonts w:cs="Arial"/>
                <w:b/>
                <w:lang w:val="en-GB"/>
              </w:rPr>
            </w:pPr>
          </w:p>
        </w:tc>
        <w:tc>
          <w:tcPr>
            <w:tcW w:w="2880" w:type="dxa"/>
          </w:tcPr>
          <w:p w14:paraId="073B4F0B" w14:textId="77777777" w:rsidR="00D20AAC" w:rsidRPr="00F15B49" w:rsidRDefault="00D20AAC" w:rsidP="008F6394">
            <w:pPr>
              <w:ind w:left="0"/>
              <w:rPr>
                <w:rFonts w:cs="Arial"/>
                <w:b/>
                <w:lang w:val="en-GB"/>
              </w:rPr>
            </w:pPr>
          </w:p>
        </w:tc>
        <w:tc>
          <w:tcPr>
            <w:tcW w:w="3937" w:type="dxa"/>
          </w:tcPr>
          <w:p w14:paraId="0953FED7" w14:textId="77777777" w:rsidR="00D20AAC" w:rsidRPr="00F15B49" w:rsidRDefault="00D20AAC" w:rsidP="008F6394">
            <w:pPr>
              <w:ind w:left="0"/>
              <w:rPr>
                <w:rFonts w:cs="Arial"/>
                <w:b/>
                <w:lang w:val="en-GB"/>
              </w:rPr>
            </w:pPr>
          </w:p>
        </w:tc>
      </w:tr>
      <w:tr w:rsidR="00D20AAC" w:rsidRPr="00AE7483" w14:paraId="622815D0" w14:textId="77777777" w:rsidTr="00E3081F">
        <w:trPr>
          <w:trHeight w:val="706"/>
        </w:trPr>
        <w:tc>
          <w:tcPr>
            <w:tcW w:w="1638" w:type="dxa"/>
          </w:tcPr>
          <w:p w14:paraId="7B3F64C6" w14:textId="77777777" w:rsidR="00D20AAC" w:rsidRPr="00F15B49" w:rsidRDefault="00D20AAC" w:rsidP="008F6394">
            <w:pPr>
              <w:ind w:left="0"/>
              <w:rPr>
                <w:rFonts w:cs="Arial"/>
                <w:b/>
                <w:lang w:val="en-GB"/>
              </w:rPr>
            </w:pPr>
          </w:p>
        </w:tc>
        <w:tc>
          <w:tcPr>
            <w:tcW w:w="2880" w:type="dxa"/>
          </w:tcPr>
          <w:p w14:paraId="4A09FD22" w14:textId="77777777" w:rsidR="00D20AAC" w:rsidRPr="00F15B49" w:rsidRDefault="00D20AAC" w:rsidP="008F6394">
            <w:pPr>
              <w:ind w:left="0"/>
              <w:rPr>
                <w:rFonts w:cs="Arial"/>
                <w:b/>
                <w:lang w:val="en-GB"/>
              </w:rPr>
            </w:pPr>
          </w:p>
        </w:tc>
        <w:tc>
          <w:tcPr>
            <w:tcW w:w="3937" w:type="dxa"/>
          </w:tcPr>
          <w:p w14:paraId="7C40EF45" w14:textId="77777777" w:rsidR="00D20AAC" w:rsidRPr="00F15B49" w:rsidRDefault="00D20AAC" w:rsidP="008F6394">
            <w:pPr>
              <w:ind w:left="0"/>
              <w:rPr>
                <w:rFonts w:cs="Arial"/>
                <w:b/>
                <w:lang w:val="en-GB"/>
              </w:rPr>
            </w:pPr>
          </w:p>
        </w:tc>
      </w:tr>
      <w:tr w:rsidR="00D20AAC" w:rsidRPr="00AE7483" w14:paraId="445388B3" w14:textId="77777777" w:rsidTr="00E3081F">
        <w:trPr>
          <w:trHeight w:val="738"/>
        </w:trPr>
        <w:tc>
          <w:tcPr>
            <w:tcW w:w="1638" w:type="dxa"/>
          </w:tcPr>
          <w:p w14:paraId="36D9AE32" w14:textId="77777777" w:rsidR="00D20AAC" w:rsidRPr="00F15B49" w:rsidRDefault="00D20AAC" w:rsidP="008F6394">
            <w:pPr>
              <w:ind w:left="0"/>
              <w:rPr>
                <w:rFonts w:cs="Arial"/>
                <w:b/>
                <w:lang w:val="en-GB"/>
              </w:rPr>
            </w:pPr>
          </w:p>
        </w:tc>
        <w:tc>
          <w:tcPr>
            <w:tcW w:w="2880" w:type="dxa"/>
          </w:tcPr>
          <w:p w14:paraId="57FC81A4" w14:textId="77777777" w:rsidR="00D20AAC" w:rsidRPr="00F15B49" w:rsidRDefault="00D20AAC" w:rsidP="008F6394">
            <w:pPr>
              <w:ind w:left="0"/>
              <w:rPr>
                <w:rFonts w:cs="Arial"/>
                <w:b/>
                <w:lang w:val="en-GB"/>
              </w:rPr>
            </w:pPr>
          </w:p>
        </w:tc>
        <w:tc>
          <w:tcPr>
            <w:tcW w:w="3937" w:type="dxa"/>
          </w:tcPr>
          <w:p w14:paraId="0D064361" w14:textId="77777777" w:rsidR="00D20AAC" w:rsidRPr="00F15B49" w:rsidRDefault="00D20AAC" w:rsidP="008F6394">
            <w:pPr>
              <w:ind w:left="0"/>
              <w:rPr>
                <w:rFonts w:cs="Arial"/>
                <w:b/>
                <w:lang w:val="en-GB"/>
              </w:rPr>
            </w:pPr>
          </w:p>
        </w:tc>
      </w:tr>
    </w:tbl>
    <w:p w14:paraId="53B0182A" w14:textId="77777777" w:rsidR="00D20AAC" w:rsidRPr="00AE7483" w:rsidRDefault="00D20AAC" w:rsidP="00D20AAC">
      <w:pPr>
        <w:ind w:left="0"/>
        <w:rPr>
          <w:rFonts w:cs="Arial"/>
          <w:b/>
          <w:lang w:val="en-GB"/>
        </w:rPr>
      </w:pPr>
    </w:p>
    <w:p w14:paraId="259BD4A2" w14:textId="77777777" w:rsidR="00D20AAC" w:rsidRPr="00AE7483" w:rsidRDefault="00D20AAC" w:rsidP="00D20AAC">
      <w:pPr>
        <w:ind w:left="0"/>
        <w:rPr>
          <w:rFonts w:cs="Arial"/>
          <w:b/>
          <w:lang w:val="en-GB"/>
        </w:rPr>
      </w:pPr>
    </w:p>
    <w:p w14:paraId="6639085E" w14:textId="77777777" w:rsidR="00D20AAC" w:rsidRPr="00AE7483" w:rsidRDefault="00D20AAC" w:rsidP="00220470">
      <w:pPr>
        <w:ind w:left="0" w:firstLine="1080"/>
        <w:rPr>
          <w:rFonts w:cs="Arial"/>
          <w:b/>
          <w:lang w:val="en-GB"/>
        </w:rPr>
      </w:pPr>
      <w:r w:rsidRPr="00AE7483">
        <w:rPr>
          <w:rFonts w:cs="Arial"/>
          <w:b/>
          <w:lang w:val="en-GB"/>
        </w:rPr>
        <w:t>Prepared By:</w:t>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t>Approved By:</w:t>
      </w:r>
    </w:p>
    <w:p w14:paraId="3502DCDC" w14:textId="77777777" w:rsidR="00D20AAC" w:rsidRPr="00AE7483" w:rsidRDefault="00D20AAC" w:rsidP="00D20AAC">
      <w:pPr>
        <w:ind w:left="0"/>
        <w:rPr>
          <w:rFonts w:cs="Arial"/>
          <w:b/>
          <w:lang w:val="en-GB"/>
        </w:rPr>
      </w:pPr>
    </w:p>
    <w:p w14:paraId="49DFAE2D" w14:textId="77777777" w:rsidR="00D20AAC" w:rsidRPr="00AE7483" w:rsidRDefault="00D20AAC" w:rsidP="00D20AAC">
      <w:pPr>
        <w:ind w:left="0"/>
        <w:rPr>
          <w:rFonts w:cs="Arial"/>
          <w:b/>
          <w:lang w:val="en-GB"/>
        </w:rPr>
      </w:pPr>
    </w:p>
    <w:p w14:paraId="2529CE6A" w14:textId="77777777" w:rsidR="00D20AAC" w:rsidRPr="00AE7483" w:rsidRDefault="00D20AAC" w:rsidP="00220470">
      <w:pPr>
        <w:ind w:left="0" w:firstLine="540"/>
        <w:rPr>
          <w:rFonts w:cs="Arial"/>
          <w:b/>
          <w:lang w:val="en-GB"/>
        </w:rPr>
      </w:pPr>
      <w:r w:rsidRPr="00AE7483">
        <w:rPr>
          <w:rFonts w:cs="Arial"/>
          <w:b/>
          <w:lang w:val="en-GB"/>
        </w:rPr>
        <w:t xml:space="preserve">   ....................................................</w:t>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t>....................................................</w:t>
      </w:r>
    </w:p>
    <w:p w14:paraId="4FE078B9" w14:textId="77777777" w:rsidR="00D20AAC" w:rsidRDefault="00D20AAC" w:rsidP="00D20AAC">
      <w:pPr>
        <w:ind w:left="0"/>
        <w:rPr>
          <w:rFonts w:cs="Arial"/>
          <w:b/>
          <w:lang w:val="en-GB"/>
        </w:rPr>
      </w:pPr>
      <w:r w:rsidRPr="00AE7483">
        <w:rPr>
          <w:rFonts w:cs="Arial"/>
          <w:b/>
          <w:lang w:val="en-GB"/>
        </w:rPr>
        <w:tab/>
      </w:r>
      <w:r w:rsidRPr="00AE7483">
        <w:rPr>
          <w:rFonts w:cs="Arial"/>
          <w:b/>
          <w:lang w:val="en-GB"/>
        </w:rPr>
        <w:tab/>
      </w:r>
      <w:r w:rsidRPr="00AE7483">
        <w:rPr>
          <w:rFonts w:cs="Arial"/>
          <w:b/>
          <w:lang w:val="en-GB"/>
        </w:rPr>
        <w:tab/>
        <w:t>System Admin</w:t>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t>System Owner</w:t>
      </w:r>
    </w:p>
    <w:p w14:paraId="71841E3B" w14:textId="77777777" w:rsidR="00744366" w:rsidRDefault="00744366" w:rsidP="00D20AAC">
      <w:pPr>
        <w:ind w:left="0"/>
        <w:rPr>
          <w:rFonts w:cs="Arial"/>
          <w:b/>
          <w:lang w:val="en-GB"/>
        </w:rPr>
      </w:pPr>
    </w:p>
    <w:p w14:paraId="7488B325" w14:textId="77777777" w:rsidR="00744366" w:rsidRDefault="00744366" w:rsidP="00D20AAC">
      <w:pPr>
        <w:ind w:left="0"/>
        <w:rPr>
          <w:rFonts w:cs="Arial"/>
          <w:b/>
          <w:lang w:val="en-GB"/>
        </w:rPr>
      </w:pPr>
    </w:p>
    <w:p w14:paraId="3B4D7A11" w14:textId="77777777" w:rsidR="00744366" w:rsidRDefault="00744366" w:rsidP="00D20AAC">
      <w:pPr>
        <w:ind w:left="0"/>
        <w:rPr>
          <w:rFonts w:cs="Arial"/>
          <w:b/>
          <w:lang w:val="en-GB"/>
        </w:rPr>
      </w:pPr>
    </w:p>
    <w:p w14:paraId="2650C01C" w14:textId="77777777" w:rsidR="00744366" w:rsidRDefault="00744366" w:rsidP="00D20AAC">
      <w:pPr>
        <w:ind w:left="0"/>
        <w:rPr>
          <w:rFonts w:cs="Arial"/>
          <w:b/>
          <w:lang w:val="en-GB"/>
        </w:rPr>
      </w:pPr>
    </w:p>
    <w:p w14:paraId="02E6B529" w14:textId="4FD35314" w:rsidR="00331C79" w:rsidRDefault="00331C79" w:rsidP="00D20AAC">
      <w:pPr>
        <w:ind w:left="0"/>
        <w:rPr>
          <w:rFonts w:cs="Arial"/>
          <w:b/>
          <w:lang w:val="en-GB"/>
        </w:rPr>
      </w:pPr>
      <w:r>
        <w:rPr>
          <w:rFonts w:cs="Arial"/>
          <w:b/>
          <w:lang w:val="en-GB"/>
        </w:rPr>
        <w:br w:type="page"/>
      </w:r>
    </w:p>
    <w:p w14:paraId="7926FDB4" w14:textId="77777777" w:rsidR="00744366" w:rsidRDefault="00744366" w:rsidP="00D20AAC">
      <w:pPr>
        <w:ind w:left="0"/>
        <w:rPr>
          <w:rFonts w:cs="Arial"/>
          <w:b/>
          <w:lang w:val="en-GB"/>
        </w:rPr>
      </w:pPr>
    </w:p>
    <w:p w14:paraId="67C0A834" w14:textId="77777777" w:rsidR="00744366" w:rsidRDefault="00744366" w:rsidP="00D20AAC">
      <w:pPr>
        <w:ind w:left="0"/>
        <w:rPr>
          <w:rFonts w:cs="Arial"/>
          <w:b/>
          <w:lang w:val="en-GB"/>
        </w:rPr>
      </w:pPr>
    </w:p>
    <w:p w14:paraId="1CC20D62" w14:textId="77777777" w:rsidR="00331C79" w:rsidRDefault="00331C79" w:rsidP="00D20AAC">
      <w:pPr>
        <w:ind w:left="0"/>
        <w:rPr>
          <w:rFonts w:cs="Arial"/>
          <w:b/>
          <w:lang w:val="en-GB"/>
        </w:rPr>
      </w:pPr>
    </w:p>
    <w:p w14:paraId="5B8829B7" w14:textId="77777777" w:rsidR="00331C79" w:rsidRDefault="00331C79" w:rsidP="00D20AAC">
      <w:pPr>
        <w:ind w:left="0"/>
        <w:rPr>
          <w:rFonts w:cs="Arial"/>
          <w:b/>
          <w:lang w:val="en-GB"/>
        </w:rPr>
      </w:pPr>
    </w:p>
    <w:p w14:paraId="11B52567" w14:textId="77777777" w:rsidR="00331C79" w:rsidRDefault="00331C79" w:rsidP="00D20AAC">
      <w:pPr>
        <w:ind w:left="0"/>
        <w:rPr>
          <w:rFonts w:cs="Arial"/>
          <w:b/>
          <w:lang w:val="en-GB"/>
        </w:rPr>
      </w:pPr>
    </w:p>
    <w:p w14:paraId="6D68A4AD" w14:textId="77777777" w:rsidR="00331C79" w:rsidRDefault="00331C79" w:rsidP="00D20AAC">
      <w:pPr>
        <w:ind w:left="0"/>
        <w:rPr>
          <w:rFonts w:cs="Arial"/>
          <w:b/>
          <w:lang w:val="en-GB"/>
        </w:rPr>
      </w:pPr>
    </w:p>
    <w:p w14:paraId="62826CE4" w14:textId="77777777" w:rsidR="00331C79" w:rsidRDefault="00331C79" w:rsidP="00D20AAC">
      <w:pPr>
        <w:ind w:left="0"/>
        <w:rPr>
          <w:rFonts w:cs="Arial"/>
          <w:b/>
          <w:lang w:val="en-GB"/>
        </w:rPr>
      </w:pPr>
    </w:p>
    <w:p w14:paraId="40986455" w14:textId="77777777" w:rsidR="00331C79" w:rsidRDefault="00331C79" w:rsidP="00D20AAC">
      <w:pPr>
        <w:ind w:left="0"/>
        <w:rPr>
          <w:rFonts w:cs="Arial"/>
          <w:b/>
          <w:lang w:val="en-GB"/>
        </w:rPr>
      </w:pPr>
    </w:p>
    <w:p w14:paraId="314DF43C" w14:textId="77777777" w:rsidR="00331C79" w:rsidRDefault="00331C79" w:rsidP="00D20AAC">
      <w:pPr>
        <w:ind w:left="0"/>
        <w:rPr>
          <w:rFonts w:cs="Arial"/>
          <w:b/>
          <w:lang w:val="en-GB"/>
        </w:rPr>
      </w:pPr>
    </w:p>
    <w:p w14:paraId="169F7618" w14:textId="77777777" w:rsidR="00331C79" w:rsidRDefault="00331C79" w:rsidP="00D20AAC">
      <w:pPr>
        <w:ind w:left="0"/>
        <w:rPr>
          <w:rFonts w:cs="Arial"/>
          <w:b/>
          <w:lang w:val="en-GB"/>
        </w:rPr>
      </w:pPr>
    </w:p>
    <w:p w14:paraId="7E823774" w14:textId="77777777" w:rsidR="00331C79" w:rsidRDefault="00331C79" w:rsidP="00D20AAC">
      <w:pPr>
        <w:ind w:left="0"/>
        <w:rPr>
          <w:rFonts w:cs="Arial"/>
          <w:b/>
          <w:lang w:val="en-GB"/>
        </w:rPr>
      </w:pPr>
    </w:p>
    <w:p w14:paraId="64965AF1" w14:textId="77777777" w:rsidR="00331C79" w:rsidRDefault="00331C79" w:rsidP="00D20AAC">
      <w:pPr>
        <w:ind w:left="0"/>
        <w:rPr>
          <w:rFonts w:cs="Arial"/>
          <w:b/>
          <w:lang w:val="en-GB"/>
        </w:rPr>
      </w:pPr>
    </w:p>
    <w:p w14:paraId="772BCEDA" w14:textId="77777777" w:rsidR="00331C79" w:rsidRDefault="00331C79" w:rsidP="00D20AAC">
      <w:pPr>
        <w:ind w:left="0"/>
        <w:rPr>
          <w:rFonts w:cs="Arial"/>
          <w:b/>
          <w:lang w:val="en-GB"/>
        </w:rPr>
      </w:pPr>
    </w:p>
    <w:p w14:paraId="66AB7256" w14:textId="77777777" w:rsidR="00331C79" w:rsidRDefault="00331C79" w:rsidP="00D20AAC">
      <w:pPr>
        <w:ind w:left="0"/>
        <w:rPr>
          <w:rFonts w:cs="Arial"/>
          <w:b/>
          <w:lang w:val="en-GB"/>
        </w:rPr>
      </w:pPr>
    </w:p>
    <w:p w14:paraId="6501C994" w14:textId="77777777" w:rsidR="00744366" w:rsidRDefault="00744366" w:rsidP="00D20AAC">
      <w:pPr>
        <w:ind w:left="0"/>
        <w:rPr>
          <w:rFonts w:cs="Arial"/>
          <w:b/>
          <w:lang w:val="en-GB"/>
        </w:rPr>
      </w:pPr>
    </w:p>
    <w:p w14:paraId="109F18D2" w14:textId="77777777" w:rsidR="00744366" w:rsidRDefault="00744366" w:rsidP="00D20AAC">
      <w:pPr>
        <w:ind w:left="0"/>
        <w:rPr>
          <w:rFonts w:cs="Arial"/>
          <w:b/>
          <w:lang w:val="en-GB"/>
        </w:rPr>
      </w:pPr>
    </w:p>
    <w:p w14:paraId="6E7DC177" w14:textId="77777777" w:rsidR="0026085F" w:rsidRDefault="0026085F" w:rsidP="00D20AAC">
      <w:pPr>
        <w:ind w:left="0"/>
        <w:rPr>
          <w:rFonts w:cs="Arial"/>
          <w:b/>
          <w:lang w:val="en-GB"/>
        </w:rPr>
      </w:pPr>
    </w:p>
    <w:p w14:paraId="1FA42406" w14:textId="56E4B055" w:rsidR="0026085F" w:rsidRPr="00C01590" w:rsidRDefault="0026085F" w:rsidP="0026085F">
      <w:pPr>
        <w:jc w:val="center"/>
        <w:rPr>
          <w:b/>
          <w:sz w:val="28"/>
        </w:rPr>
      </w:pPr>
      <w:r>
        <w:rPr>
          <w:b/>
          <w:sz w:val="28"/>
        </w:rPr>
        <w:t>END OF DOCUMENT</w:t>
      </w:r>
    </w:p>
    <w:p w14:paraId="6973EEFC" w14:textId="77777777" w:rsidR="0026085F" w:rsidRDefault="0026085F" w:rsidP="0026085F">
      <w:pPr>
        <w:ind w:left="0"/>
        <w:rPr>
          <w:rFonts w:cs="Arial"/>
          <w:b/>
          <w:lang w:val="en-GB"/>
        </w:rPr>
      </w:pPr>
    </w:p>
    <w:sectPr w:rsidR="0026085F" w:rsidSect="007C7899">
      <w:headerReference w:type="even" r:id="rId46"/>
      <w:footerReference w:type="even" r:id="rId47"/>
      <w:footerReference w:type="default" r:id="rId48"/>
      <w:pgSz w:w="11909" w:h="16834" w:code="9"/>
      <w:pgMar w:top="360" w:right="648" w:bottom="360" w:left="1296" w:header="360" w:footer="360" w:gutter="0"/>
      <w:pgNumType w:fmt="lowerRoman" w:start="1" w:chapStyle="8"/>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3" w:author="Prashant Chauhan" w:date="2020-08-07T19:47:00Z" w:initials="PC">
    <w:p w14:paraId="2783739D" w14:textId="46E9B3B9" w:rsidR="002C498B" w:rsidRDefault="002C498B">
      <w:pPr>
        <w:pStyle w:val="CommentText"/>
      </w:pPr>
      <w:r>
        <w:rPr>
          <w:rStyle w:val="CommentReference"/>
        </w:rPr>
        <w:annotationRef/>
      </w:r>
      <w:r>
        <w:t xml:space="preserve">SOD V1.2  : Updated the CR </w:t>
      </w:r>
      <w:r>
        <w:br/>
        <w:t xml:space="preserve">1. </w:t>
      </w:r>
      <w:r w:rsidRPr="00FA1EC2">
        <w:t>CHG0018709</w:t>
      </w:r>
      <w:r>
        <w:t xml:space="preserve"> - </w:t>
      </w:r>
      <w:r w:rsidRPr="00FA1EC2">
        <w:t>MYSQL Migration</w:t>
      </w:r>
      <w:r w:rsidRPr="00FA1EC2">
        <w:br/>
      </w:r>
      <w:r>
        <w:t xml:space="preserve">2. </w:t>
      </w:r>
      <w:r w:rsidRPr="00FA1EC2">
        <w:t>CHG0015324</w:t>
      </w:r>
      <w:r>
        <w:t xml:space="preserve"> – New functionality</w:t>
      </w:r>
    </w:p>
  </w:comment>
  <w:comment w:id="169" w:author="Prashant Chauhan" w:date="2020-08-07T19:55:00Z" w:initials="PC">
    <w:p w14:paraId="0A1554F8" w14:textId="5115DA1F" w:rsidR="002C498B" w:rsidRDefault="002C498B">
      <w:pPr>
        <w:pStyle w:val="CommentText"/>
      </w:pPr>
      <w:r>
        <w:rPr>
          <w:rStyle w:val="CommentReference"/>
        </w:rPr>
        <w:annotationRef/>
      </w:r>
      <w:r>
        <w:t xml:space="preserve">SOD V1.2  : Updated the CR </w:t>
      </w:r>
      <w:r>
        <w:br/>
        <w:t xml:space="preserve">1. </w:t>
      </w:r>
      <w:r w:rsidRPr="00FA1EC2">
        <w:t>CHG0018709</w:t>
      </w:r>
      <w:r>
        <w:t xml:space="preserve"> - </w:t>
      </w:r>
      <w:r w:rsidRPr="00FA1EC2">
        <w:t>MYSQL Migration</w:t>
      </w:r>
      <w:r w:rsidRPr="00FA1EC2">
        <w:br/>
      </w:r>
      <w:r>
        <w:t xml:space="preserve">2. </w:t>
      </w:r>
      <w:r w:rsidRPr="00FA1EC2">
        <w:t>CHG0015324</w:t>
      </w:r>
      <w:r>
        <w:t xml:space="preserve"> – New functionality</w:t>
      </w:r>
    </w:p>
  </w:comment>
  <w:comment w:id="186" w:author="Prashant Chauhan [2]" w:date="2020-06-25T18:11:00Z" w:initials="PC">
    <w:p w14:paraId="11F4F23F" w14:textId="5374F6E8" w:rsidR="002C498B" w:rsidRDefault="002C498B">
      <w:pPr>
        <w:pStyle w:val="CommentText"/>
      </w:pPr>
      <w:r>
        <w:rPr>
          <w:rStyle w:val="CommentReference"/>
        </w:rPr>
        <w:annotationRef/>
      </w:r>
      <w:r>
        <w:t>SSO integration UAT/PROD -</w:t>
      </w:r>
    </w:p>
  </w:comment>
  <w:comment w:id="187" w:author="Prashant Chauhan [2]" w:date="2020-06-25T18:12:00Z" w:initials="PC">
    <w:p w14:paraId="3DA360AF" w14:textId="3FC0FC2E" w:rsidR="002C498B" w:rsidRDefault="002C498B">
      <w:pPr>
        <w:pStyle w:val="CommentText"/>
      </w:pPr>
      <w:r>
        <w:rPr>
          <w:rStyle w:val="CommentReference"/>
        </w:rPr>
        <w:annotationRef/>
      </w:r>
    </w:p>
  </w:comment>
  <w:comment w:id="200" w:author="Prashant Chauhan [2]" w:date="2021-01-29T07:26:00Z" w:initials="PC">
    <w:p w14:paraId="0C8CA10F" w14:textId="23D2165A" w:rsidR="0004538A" w:rsidRDefault="0004538A">
      <w:pPr>
        <w:pStyle w:val="CommentText"/>
      </w:pPr>
      <w:r>
        <w:rPr>
          <w:rStyle w:val="CommentReference"/>
        </w:rPr>
        <w:annotationRef/>
      </w:r>
      <w:r w:rsidRPr="0004538A">
        <w:t>CTASK0020193</w:t>
      </w:r>
      <w:r>
        <w:t xml:space="preserve"> | Azure BackUp</w:t>
      </w:r>
    </w:p>
  </w:comment>
  <w:comment w:id="211" w:author="Prashant Chauhan [2]" w:date="2020-06-25T18:21:00Z" w:initials="PC">
    <w:p w14:paraId="09ABB14F" w14:textId="59089FFC" w:rsidR="0004538A" w:rsidRDefault="0004538A">
      <w:pPr>
        <w:pStyle w:val="CommentText"/>
      </w:pPr>
      <w:r>
        <w:rPr>
          <w:rStyle w:val="CommentReference"/>
        </w:rPr>
        <w:annotationRef/>
      </w:r>
      <w:r>
        <w:t>Updated the Support Team/ Group Details</w:t>
      </w:r>
    </w:p>
  </w:comment>
  <w:comment w:id="354" w:author="Prashant Chauhan" w:date="2020-08-07T20:30:00Z" w:initials="PC">
    <w:p w14:paraId="4BFE50AA" w14:textId="7A04D9D4" w:rsidR="002C498B" w:rsidRDefault="002C498B">
      <w:pPr>
        <w:pStyle w:val="CommentText"/>
      </w:pPr>
      <w:r>
        <w:rPr>
          <w:rStyle w:val="CommentReference"/>
        </w:rPr>
        <w:annotationRef/>
      </w:r>
      <w:r>
        <w:t>Updated tomcat</w:t>
      </w:r>
    </w:p>
  </w:comment>
  <w:comment w:id="357" w:author="Prashant Chauhan" w:date="2020-08-07T20:02:00Z" w:initials="PC">
    <w:p w14:paraId="15B315A2" w14:textId="0B1D755D" w:rsidR="002C498B" w:rsidRDefault="002C498B">
      <w:pPr>
        <w:pStyle w:val="CommentText"/>
      </w:pPr>
      <w:r>
        <w:rPr>
          <w:rStyle w:val="CommentReference"/>
        </w:rPr>
        <w:annotationRef/>
      </w:r>
      <w:r w:rsidRPr="000C15E8">
        <w:rPr>
          <w:rFonts w:cs="Arial"/>
          <w:lang w:val="en-GB"/>
        </w:rPr>
        <w:t>CHG0018709</w:t>
      </w:r>
      <w:r>
        <w:rPr>
          <w:rStyle w:val="CommentReference"/>
        </w:rPr>
        <w:annotationRef/>
      </w:r>
      <w:r>
        <w:rPr>
          <w:rFonts w:cs="Arial"/>
          <w:lang w:val="en-GB"/>
        </w:rPr>
        <w:t xml:space="preserve">  MySQL upgrade : sod V1.2</w:t>
      </w:r>
    </w:p>
  </w:comment>
  <w:comment w:id="549" w:author="Prashant Chauhan [2]" w:date="2020-06-25T18:34:00Z" w:initials="PC">
    <w:p w14:paraId="363BF22E" w14:textId="073C2BEB" w:rsidR="002C498B" w:rsidRDefault="002C498B">
      <w:pPr>
        <w:pStyle w:val="CommentText"/>
      </w:pPr>
      <w:r>
        <w:rPr>
          <w:rStyle w:val="CommentReference"/>
        </w:rPr>
        <w:annotationRef/>
      </w:r>
      <w:r>
        <w:t>SSO Integration Test on Production</w:t>
      </w:r>
    </w:p>
  </w:comment>
  <w:comment w:id="575" w:author="Prashant Chauhan" w:date="2020-08-07T19:44:00Z" w:initials="PC">
    <w:p w14:paraId="36FE3FEB" w14:textId="77777777" w:rsidR="002C498B" w:rsidRDefault="002C498B">
      <w:pPr>
        <w:pStyle w:val="CommentText"/>
      </w:pPr>
      <w:r>
        <w:rPr>
          <w:rStyle w:val="CommentReference"/>
        </w:rPr>
        <w:annotationRef/>
      </w:r>
      <w:r w:rsidRPr="000C15E8">
        <w:rPr>
          <w:rFonts w:cs="Arial"/>
          <w:lang w:val="en-GB"/>
        </w:rPr>
        <w:t>CHG0018709</w:t>
      </w:r>
      <w:r>
        <w:rPr>
          <w:rFonts w:cs="Arial"/>
          <w:lang w:val="en-GB"/>
        </w:rPr>
        <w:t xml:space="preserve"> updated</w:t>
      </w:r>
    </w:p>
  </w:comment>
  <w:comment w:id="580" w:author="Prashant Chauhan" w:date="2020-08-07T19:43:00Z" w:initials="PC">
    <w:p w14:paraId="52A63415" w14:textId="0D45E828" w:rsidR="002C498B" w:rsidRPr="00925384" w:rsidRDefault="002C498B" w:rsidP="000C15E8">
      <w:pPr>
        <w:suppressAutoHyphens/>
        <w:overflowPunct/>
        <w:autoSpaceDE/>
        <w:autoSpaceDN/>
        <w:adjustRightInd/>
        <w:spacing w:before="0"/>
        <w:ind w:left="0" w:right="0"/>
        <w:textAlignment w:val="auto"/>
        <w:rPr>
          <w:rFonts w:cs="Arial"/>
          <w:lang w:val="en-GB"/>
        </w:rPr>
      </w:pPr>
      <w:r>
        <w:rPr>
          <w:rStyle w:val="CommentReference"/>
        </w:rPr>
        <w:annotationRef/>
      </w:r>
      <w:r w:rsidRPr="00FD1FD4">
        <w:rPr>
          <w:rFonts w:cs="Arial"/>
          <w:lang w:val="en-GB"/>
        </w:rPr>
        <w:t>CHG0015324</w:t>
      </w:r>
      <w:r>
        <w:rPr>
          <w:rStyle w:val="CommentReference"/>
        </w:rPr>
        <w:annotationRef/>
      </w:r>
      <w:r>
        <w:rPr>
          <w:rFonts w:cs="Arial"/>
          <w:lang w:val="en-GB"/>
        </w:rPr>
        <w:t xml:space="preserve"> updated</w:t>
      </w:r>
    </w:p>
    <w:p w14:paraId="5F13DFFC" w14:textId="1884BD63" w:rsidR="002C498B" w:rsidRDefault="002C498B">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83739D" w15:done="0"/>
  <w15:commentEx w15:paraId="0A1554F8" w15:done="0"/>
  <w15:commentEx w15:paraId="11F4F23F" w15:done="0"/>
  <w15:commentEx w15:paraId="3DA360AF" w15:paraIdParent="11F4F23F" w15:done="0"/>
  <w15:commentEx w15:paraId="0C8CA10F" w15:done="0"/>
  <w15:commentEx w15:paraId="09ABB14F" w15:done="0"/>
  <w15:commentEx w15:paraId="4BFE50AA" w15:done="0"/>
  <w15:commentEx w15:paraId="15B315A2" w15:done="0"/>
  <w15:commentEx w15:paraId="363BF22E" w15:done="0"/>
  <w15:commentEx w15:paraId="36FE3FEB" w15:done="0"/>
  <w15:commentEx w15:paraId="5F13DFF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1BE4E" w14:textId="77777777" w:rsidR="00465F4B" w:rsidRDefault="00465F4B">
      <w:r>
        <w:separator/>
      </w:r>
    </w:p>
  </w:endnote>
  <w:endnote w:type="continuationSeparator" w:id="0">
    <w:p w14:paraId="238F9BA0" w14:textId="77777777" w:rsidR="00465F4B" w:rsidRDefault="00465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72" w:type="dxa"/>
      <w:tblInd w:w="558" w:type="dxa"/>
      <w:tblBorders>
        <w:top w:val="single" w:sz="4" w:space="0" w:color="auto"/>
      </w:tblBorders>
      <w:tblLook w:val="04A0" w:firstRow="1" w:lastRow="0" w:firstColumn="1" w:lastColumn="0" w:noHBand="0" w:noVBand="1"/>
    </w:tblPr>
    <w:tblGrid>
      <w:gridCol w:w="1692"/>
      <w:gridCol w:w="8280"/>
    </w:tblGrid>
    <w:tr w:rsidR="002C498B" w:rsidRPr="00526C4E" w14:paraId="3544DC7E" w14:textId="77777777" w:rsidTr="00603977">
      <w:trPr>
        <w:trHeight w:val="203"/>
      </w:trPr>
      <w:tc>
        <w:tcPr>
          <w:tcW w:w="1692" w:type="dxa"/>
          <w:vAlign w:val="center"/>
        </w:tcPr>
        <w:p w14:paraId="386AC29D" w14:textId="44C3462C" w:rsidR="002C498B" w:rsidRPr="00526C4E" w:rsidRDefault="002C498B" w:rsidP="00F06CB3">
          <w:pPr>
            <w:pStyle w:val="Footer"/>
            <w:pBdr>
              <w:top w:val="none" w:sz="0" w:space="0" w:color="auto"/>
            </w:pBdr>
            <w:tabs>
              <w:tab w:val="clear" w:pos="8640"/>
              <w:tab w:val="right" w:pos="9990"/>
            </w:tabs>
            <w:spacing w:before="0"/>
            <w:ind w:left="-108" w:right="54"/>
            <w:rPr>
              <w:sz w:val="8"/>
              <w:szCs w:val="8"/>
            </w:rPr>
          </w:pPr>
          <w:r w:rsidRPr="00526C4E">
            <w:rPr>
              <w:sz w:val="16"/>
              <w:szCs w:val="16"/>
            </w:rPr>
            <w:t>Title Page-</w:t>
          </w:r>
          <w:r w:rsidRPr="00526C4E">
            <w:rPr>
              <w:sz w:val="16"/>
              <w:szCs w:val="16"/>
            </w:rPr>
            <w:fldChar w:fldCharType="begin"/>
          </w:r>
          <w:r w:rsidRPr="00526C4E">
            <w:rPr>
              <w:sz w:val="16"/>
              <w:szCs w:val="16"/>
            </w:rPr>
            <w:instrText xml:space="preserve"> PAGE  \* roman  \* MERGEFORMAT </w:instrText>
          </w:r>
          <w:r w:rsidRPr="00526C4E">
            <w:rPr>
              <w:sz w:val="16"/>
              <w:szCs w:val="16"/>
            </w:rPr>
            <w:fldChar w:fldCharType="separate"/>
          </w:r>
          <w:r w:rsidR="0004538A">
            <w:rPr>
              <w:noProof/>
              <w:sz w:val="16"/>
              <w:szCs w:val="16"/>
            </w:rPr>
            <w:t>ii</w:t>
          </w:r>
          <w:r w:rsidRPr="00526C4E">
            <w:rPr>
              <w:sz w:val="16"/>
              <w:szCs w:val="16"/>
            </w:rPr>
            <w:fldChar w:fldCharType="end"/>
          </w:r>
        </w:p>
      </w:tc>
      <w:tc>
        <w:tcPr>
          <w:tcW w:w="8280" w:type="dxa"/>
          <w:vAlign w:val="bottom"/>
        </w:tcPr>
        <w:p w14:paraId="72B8C405" w14:textId="77777777" w:rsidR="002C498B" w:rsidRPr="00526C4E" w:rsidRDefault="002C498B" w:rsidP="00603977">
          <w:pPr>
            <w:pStyle w:val="Footer"/>
            <w:pBdr>
              <w:top w:val="none" w:sz="0" w:space="0" w:color="auto"/>
            </w:pBdr>
            <w:tabs>
              <w:tab w:val="clear" w:pos="4320"/>
              <w:tab w:val="clear" w:pos="8640"/>
              <w:tab w:val="center" w:pos="5580"/>
              <w:tab w:val="left" w:pos="7974"/>
              <w:tab w:val="right" w:pos="9990"/>
            </w:tabs>
            <w:spacing w:before="0"/>
            <w:ind w:left="0" w:right="-18"/>
            <w:rPr>
              <w:sz w:val="8"/>
              <w:szCs w:val="8"/>
            </w:rPr>
          </w:pPr>
          <w:r>
            <w:tab/>
          </w:r>
          <w:r w:rsidRPr="00526C4E">
            <w:rPr>
              <w:bCs w:val="0"/>
              <w:sz w:val="16"/>
              <w:szCs w:val="16"/>
            </w:rPr>
            <w:t>© Copyright Malaysia Airline</w:t>
          </w:r>
          <w:r>
            <w:rPr>
              <w:bCs w:val="0"/>
              <w:sz w:val="16"/>
              <w:szCs w:val="16"/>
            </w:rPr>
            <w:t xml:space="preserve">s </w:t>
          </w:r>
          <w:r w:rsidRPr="00526C4E">
            <w:rPr>
              <w:bCs w:val="0"/>
              <w:sz w:val="16"/>
              <w:szCs w:val="16"/>
            </w:rPr>
            <w:t>Berhad (</w:t>
          </w:r>
          <w:r w:rsidRPr="00BA5F96">
            <w:rPr>
              <w:bCs w:val="0"/>
              <w:sz w:val="16"/>
              <w:szCs w:val="16"/>
            </w:rPr>
            <w:t>MA</w:t>
          </w:r>
          <w:r>
            <w:rPr>
              <w:bCs w:val="0"/>
              <w:sz w:val="16"/>
              <w:szCs w:val="16"/>
            </w:rPr>
            <w:t>B</w:t>
          </w:r>
          <w:r w:rsidRPr="00BA5F96">
            <w:rPr>
              <w:bCs w:val="0"/>
              <w:sz w:val="16"/>
              <w:szCs w:val="16"/>
            </w:rPr>
            <w:t>) 201</w:t>
          </w:r>
          <w:r>
            <w:rPr>
              <w:bCs w:val="0"/>
              <w:sz w:val="16"/>
              <w:szCs w:val="16"/>
            </w:rPr>
            <w:t>7</w:t>
          </w:r>
          <w:r w:rsidRPr="00BA5F96">
            <w:rPr>
              <w:bCs w:val="0"/>
              <w:sz w:val="16"/>
              <w:szCs w:val="16"/>
            </w:rPr>
            <w:t>. All</w:t>
          </w:r>
          <w:r w:rsidRPr="00526C4E">
            <w:rPr>
              <w:bCs w:val="0"/>
              <w:sz w:val="16"/>
              <w:szCs w:val="16"/>
            </w:rPr>
            <w:t xml:space="preserve"> rights reserved</w:t>
          </w:r>
        </w:p>
      </w:tc>
    </w:tr>
  </w:tbl>
  <w:p w14:paraId="2DCB9E2C" w14:textId="77777777" w:rsidR="002C498B" w:rsidRPr="00625D42" w:rsidRDefault="002C498B" w:rsidP="00625D42">
    <w:pPr>
      <w:pStyle w:val="Footer"/>
      <w:pBdr>
        <w:top w:val="none" w:sz="0" w:space="0" w:color="auto"/>
      </w:pBdr>
      <w:tabs>
        <w:tab w:val="clear" w:pos="8640"/>
        <w:tab w:val="right" w:pos="9360"/>
      </w:tabs>
      <w:rPr>
        <w:sz w:val="8"/>
        <w:szCs w:val="8"/>
      </w:rPr>
    </w:pPr>
  </w:p>
  <w:p w14:paraId="777FD400" w14:textId="77777777" w:rsidR="002C498B" w:rsidRPr="00625D42" w:rsidRDefault="002C498B" w:rsidP="00C73028">
    <w:pPr>
      <w:pStyle w:val="Footer"/>
      <w:pBdr>
        <w:top w:val="none" w:sz="0" w:space="0" w:color="auto"/>
      </w:pBdr>
      <w:tabs>
        <w:tab w:val="clear" w:pos="8640"/>
        <w:tab w:val="left" w:pos="720"/>
        <w:tab w:val="right" w:pos="9990"/>
      </w:tabs>
      <w:ind w:left="810" w:hanging="90"/>
      <w:rPr>
        <w:sz w:val="8"/>
        <w:szCs w:val="8"/>
      </w:rPr>
    </w:pPr>
    <w:r>
      <w:tab/>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00" w:type="dxa"/>
      <w:tblBorders>
        <w:top w:val="single" w:sz="4" w:space="0" w:color="auto"/>
      </w:tblBorders>
      <w:tblLook w:val="04A0" w:firstRow="1" w:lastRow="0" w:firstColumn="1" w:lastColumn="0" w:noHBand="0" w:noVBand="1"/>
    </w:tblPr>
    <w:tblGrid>
      <w:gridCol w:w="2547"/>
      <w:gridCol w:w="2547"/>
      <w:gridCol w:w="2547"/>
      <w:gridCol w:w="2259"/>
    </w:tblGrid>
    <w:tr w:rsidR="002C498B" w:rsidRPr="003A6938" w14:paraId="3646CEB4" w14:textId="77777777" w:rsidTr="0019229D">
      <w:trPr>
        <w:trHeight w:val="125"/>
      </w:trPr>
      <w:tc>
        <w:tcPr>
          <w:tcW w:w="2547" w:type="dxa"/>
          <w:vAlign w:val="center"/>
        </w:tcPr>
        <w:p w14:paraId="76FACCF2" w14:textId="77777777" w:rsidR="002C498B" w:rsidRPr="000F6D0F" w:rsidRDefault="002C498B" w:rsidP="00796677">
          <w:pPr>
            <w:pStyle w:val="Footer"/>
            <w:pBdr>
              <w:top w:val="none" w:sz="0" w:space="0" w:color="auto"/>
            </w:pBdr>
            <w:spacing w:before="0"/>
            <w:ind w:left="-90" w:right="362"/>
            <w:rPr>
              <w:sz w:val="18"/>
              <w:szCs w:val="18"/>
            </w:rPr>
          </w:pPr>
          <w:r>
            <w:rPr>
              <w:sz w:val="18"/>
              <w:szCs w:val="18"/>
            </w:rPr>
            <w:t>10-Mar-18</w:t>
          </w:r>
        </w:p>
      </w:tc>
      <w:tc>
        <w:tcPr>
          <w:tcW w:w="2547" w:type="dxa"/>
        </w:tcPr>
        <w:p w14:paraId="0E95540F" w14:textId="77777777" w:rsidR="002C498B" w:rsidRPr="003A6938" w:rsidRDefault="002C498B" w:rsidP="00F85E2D">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rPr>
          </w:pPr>
          <w:r w:rsidRPr="003A6938">
            <w:rPr>
              <w:sz w:val="18"/>
              <w:szCs w:val="18"/>
            </w:rPr>
            <w:t>Issue No: 1</w:t>
          </w:r>
        </w:p>
      </w:tc>
      <w:tc>
        <w:tcPr>
          <w:tcW w:w="2547" w:type="dxa"/>
        </w:tcPr>
        <w:p w14:paraId="11C670EF" w14:textId="7777777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259" w:type="dxa"/>
          <w:vAlign w:val="center"/>
        </w:tcPr>
        <w:p w14:paraId="04E73E1F" w14:textId="17309F63" w:rsidR="002C498B" w:rsidRPr="000F6D0F" w:rsidRDefault="002C498B" w:rsidP="00F85E2D">
          <w:pPr>
            <w:pStyle w:val="Footer"/>
            <w:pBdr>
              <w:top w:val="none" w:sz="0" w:space="0" w:color="auto"/>
            </w:pBdr>
            <w:spacing w:before="0"/>
            <w:ind w:right="-108"/>
            <w:jc w:val="right"/>
            <w:rPr>
              <w:sz w:val="18"/>
              <w:szCs w:val="18"/>
            </w:rPr>
          </w:pPr>
          <w:r w:rsidRPr="000F6D0F">
            <w:rPr>
              <w:sz w:val="18"/>
              <w:szCs w:val="18"/>
            </w:rPr>
            <w:fldChar w:fldCharType="begin"/>
          </w:r>
          <w:r w:rsidRPr="000F6D0F">
            <w:rPr>
              <w:sz w:val="18"/>
              <w:szCs w:val="18"/>
            </w:rPr>
            <w:instrText xml:space="preserve"> PAGE   \* MERGEFORMAT </w:instrText>
          </w:r>
          <w:r w:rsidRPr="000F6D0F">
            <w:rPr>
              <w:sz w:val="18"/>
              <w:szCs w:val="18"/>
            </w:rPr>
            <w:fldChar w:fldCharType="separate"/>
          </w:r>
          <w:r w:rsidR="0004538A">
            <w:rPr>
              <w:noProof/>
              <w:sz w:val="18"/>
              <w:szCs w:val="18"/>
            </w:rPr>
            <w:t>2-1</w:t>
          </w:r>
          <w:r w:rsidRPr="000F6D0F">
            <w:rPr>
              <w:sz w:val="18"/>
              <w:szCs w:val="18"/>
            </w:rPr>
            <w:fldChar w:fldCharType="end"/>
          </w:r>
        </w:p>
      </w:tc>
    </w:tr>
  </w:tbl>
  <w:p w14:paraId="5574A602" w14:textId="77777777" w:rsidR="002C498B" w:rsidRPr="00C13E62" w:rsidRDefault="002C498B" w:rsidP="00C13E62">
    <w:pPr>
      <w:pStyle w:val="Footer"/>
      <w:pBdr>
        <w:top w:val="none" w:sz="0" w:space="0" w:color="auto"/>
      </w:pBdr>
      <w:rPr>
        <w:sz w:val="8"/>
        <w:szCs w:val="8"/>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tblBorders>
      <w:tblLook w:val="04A0" w:firstRow="1" w:lastRow="0" w:firstColumn="1" w:lastColumn="0" w:noHBand="0" w:noVBand="1"/>
    </w:tblPr>
    <w:tblGrid>
      <w:gridCol w:w="2546"/>
      <w:gridCol w:w="2545"/>
      <w:gridCol w:w="2545"/>
      <w:gridCol w:w="2545"/>
    </w:tblGrid>
    <w:tr w:rsidR="002C498B" w:rsidRPr="003A6938" w14:paraId="00FECF74" w14:textId="77777777" w:rsidTr="00755D65">
      <w:trPr>
        <w:trHeight w:val="125"/>
      </w:trPr>
      <w:tc>
        <w:tcPr>
          <w:tcW w:w="1250" w:type="pct"/>
          <w:vAlign w:val="center"/>
        </w:tcPr>
        <w:p w14:paraId="0A486B19" w14:textId="77777777" w:rsidR="002C498B" w:rsidRPr="000F6D0F" w:rsidRDefault="002C498B" w:rsidP="00F40EBE">
          <w:pPr>
            <w:pStyle w:val="Footer"/>
            <w:pBdr>
              <w:top w:val="none" w:sz="0" w:space="0" w:color="auto"/>
            </w:pBdr>
            <w:spacing w:before="0"/>
            <w:ind w:left="-90" w:right="362"/>
            <w:rPr>
              <w:sz w:val="18"/>
              <w:szCs w:val="18"/>
            </w:rPr>
          </w:pPr>
          <w:r>
            <w:rPr>
              <w:sz w:val="18"/>
              <w:szCs w:val="18"/>
            </w:rPr>
            <w:t>10-Mar-18</w:t>
          </w:r>
        </w:p>
      </w:tc>
      <w:tc>
        <w:tcPr>
          <w:tcW w:w="1250" w:type="pct"/>
        </w:tcPr>
        <w:p w14:paraId="1741530F" w14:textId="77777777" w:rsidR="002C498B" w:rsidRPr="003A6938" w:rsidRDefault="002C498B" w:rsidP="00F85E2D">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rPr>
          </w:pPr>
          <w:r w:rsidRPr="003A6938">
            <w:rPr>
              <w:sz w:val="18"/>
              <w:szCs w:val="18"/>
            </w:rPr>
            <w:t>Issue No: 1</w:t>
          </w:r>
        </w:p>
      </w:tc>
      <w:tc>
        <w:tcPr>
          <w:tcW w:w="1250" w:type="pct"/>
        </w:tcPr>
        <w:p w14:paraId="401C2A09" w14:textId="7777777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1250" w:type="pct"/>
          <w:vAlign w:val="center"/>
        </w:tcPr>
        <w:p w14:paraId="13856EF8" w14:textId="76E364C2" w:rsidR="002C498B" w:rsidRPr="000F6D0F" w:rsidRDefault="002C498B" w:rsidP="00F85E2D">
          <w:pPr>
            <w:pStyle w:val="Footer"/>
            <w:pBdr>
              <w:top w:val="none" w:sz="0" w:space="0" w:color="auto"/>
            </w:pBdr>
            <w:spacing w:before="0"/>
            <w:ind w:right="-108"/>
            <w:jc w:val="right"/>
            <w:rPr>
              <w:sz w:val="18"/>
              <w:szCs w:val="18"/>
            </w:rPr>
          </w:pPr>
          <w:r w:rsidRPr="000F6D0F">
            <w:rPr>
              <w:sz w:val="18"/>
              <w:szCs w:val="18"/>
            </w:rPr>
            <w:fldChar w:fldCharType="begin"/>
          </w:r>
          <w:r w:rsidRPr="000F6D0F">
            <w:rPr>
              <w:sz w:val="18"/>
              <w:szCs w:val="18"/>
            </w:rPr>
            <w:instrText xml:space="preserve"> PAGE   \* MERGEFORMAT </w:instrText>
          </w:r>
          <w:r w:rsidRPr="000F6D0F">
            <w:rPr>
              <w:sz w:val="18"/>
              <w:szCs w:val="18"/>
            </w:rPr>
            <w:fldChar w:fldCharType="separate"/>
          </w:r>
          <w:r w:rsidR="0004538A">
            <w:rPr>
              <w:noProof/>
              <w:sz w:val="18"/>
              <w:szCs w:val="18"/>
            </w:rPr>
            <w:t>3-1</w:t>
          </w:r>
          <w:r w:rsidRPr="000F6D0F">
            <w:rPr>
              <w:sz w:val="18"/>
              <w:szCs w:val="18"/>
            </w:rPr>
            <w:fldChar w:fldCharType="end"/>
          </w:r>
        </w:p>
      </w:tc>
    </w:tr>
  </w:tbl>
  <w:p w14:paraId="4A6940D3" w14:textId="77777777" w:rsidR="002C498B" w:rsidRPr="00C13E62" w:rsidRDefault="002C498B" w:rsidP="00755D65">
    <w:pPr>
      <w:pStyle w:val="Footer"/>
      <w:pBdr>
        <w:top w:val="none" w:sz="0" w:space="0" w:color="auto"/>
      </w:pBdr>
      <w:tabs>
        <w:tab w:val="clear" w:pos="4320"/>
        <w:tab w:val="clear" w:pos="8640"/>
        <w:tab w:val="left" w:pos="1845"/>
      </w:tabs>
      <w:rPr>
        <w:sz w:val="8"/>
        <w:szCs w:val="8"/>
      </w:rPr>
    </w:pPr>
    <w:r>
      <w:rPr>
        <w:sz w:val="8"/>
        <w:szCs w:val="8"/>
      </w:rPr>
      <w:tab/>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92" w:type="dxa"/>
      <w:tblInd w:w="738" w:type="dxa"/>
      <w:tblBorders>
        <w:top w:val="single" w:sz="4" w:space="0" w:color="auto"/>
      </w:tblBorders>
      <w:tblLayout w:type="fixed"/>
      <w:tblLook w:val="04A0" w:firstRow="1" w:lastRow="0" w:firstColumn="1" w:lastColumn="0" w:noHBand="0" w:noVBand="1"/>
    </w:tblPr>
    <w:tblGrid>
      <w:gridCol w:w="2547"/>
      <w:gridCol w:w="2547"/>
      <w:gridCol w:w="2547"/>
      <w:gridCol w:w="2151"/>
    </w:tblGrid>
    <w:tr w:rsidR="002C498B" w:rsidRPr="003A6938" w14:paraId="72E5F25F" w14:textId="77777777" w:rsidTr="0019229D">
      <w:trPr>
        <w:trHeight w:val="125"/>
      </w:trPr>
      <w:tc>
        <w:tcPr>
          <w:tcW w:w="2547" w:type="dxa"/>
          <w:vAlign w:val="center"/>
        </w:tcPr>
        <w:p w14:paraId="50FC0E47" w14:textId="4F8AC856" w:rsidR="002C498B" w:rsidRPr="003A6938" w:rsidRDefault="002C498B" w:rsidP="00F85E2D">
          <w:pPr>
            <w:pStyle w:val="Footer"/>
            <w:pBdr>
              <w:top w:val="none" w:sz="0" w:space="0" w:color="auto"/>
            </w:pBdr>
            <w:spacing w:before="0"/>
            <w:ind w:left="-90"/>
            <w:rPr>
              <w:sz w:val="8"/>
              <w:szCs w:val="8"/>
            </w:rPr>
          </w:pPr>
          <w:r w:rsidRPr="00116AF2">
            <w:rPr>
              <w:sz w:val="18"/>
              <w:szCs w:val="18"/>
            </w:rPr>
            <w:fldChar w:fldCharType="begin"/>
          </w:r>
          <w:r w:rsidRPr="00116AF2">
            <w:rPr>
              <w:sz w:val="18"/>
              <w:szCs w:val="18"/>
            </w:rPr>
            <w:instrText xml:space="preserve"> PAGE   \* MERGEFORMAT </w:instrText>
          </w:r>
          <w:r w:rsidRPr="00116AF2">
            <w:rPr>
              <w:sz w:val="18"/>
              <w:szCs w:val="18"/>
            </w:rPr>
            <w:fldChar w:fldCharType="separate"/>
          </w:r>
          <w:r w:rsidR="0004538A">
            <w:rPr>
              <w:noProof/>
              <w:sz w:val="18"/>
              <w:szCs w:val="18"/>
            </w:rPr>
            <w:t>4-4</w:t>
          </w:r>
          <w:r w:rsidRPr="00116AF2">
            <w:rPr>
              <w:sz w:val="18"/>
              <w:szCs w:val="18"/>
            </w:rPr>
            <w:fldChar w:fldCharType="end"/>
          </w:r>
        </w:p>
      </w:tc>
      <w:tc>
        <w:tcPr>
          <w:tcW w:w="2547" w:type="dxa"/>
        </w:tcPr>
        <w:p w14:paraId="70BC956D" w14:textId="7777777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rPr>
              <w:sz w:val="18"/>
              <w:szCs w:val="18"/>
            </w:rPr>
          </w:pPr>
          <w:r w:rsidRPr="003A6938">
            <w:rPr>
              <w:sz w:val="18"/>
              <w:szCs w:val="18"/>
            </w:rPr>
            <w:t>Issue No: 1</w:t>
          </w:r>
        </w:p>
      </w:tc>
      <w:tc>
        <w:tcPr>
          <w:tcW w:w="2547" w:type="dxa"/>
        </w:tcPr>
        <w:p w14:paraId="0DBD7C6C" w14:textId="46EC472C"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rPr>
              <w:sz w:val="18"/>
              <w:szCs w:val="18"/>
            </w:rPr>
          </w:pPr>
          <w:r>
            <w:rPr>
              <w:sz w:val="18"/>
              <w:szCs w:val="18"/>
            </w:rPr>
            <w:t xml:space="preserve">Rev. No.: </w:t>
          </w:r>
          <w:ins w:id="526" w:author="Prashant Chauhan" w:date="2020-08-07T20:34:00Z">
            <w:r>
              <w:rPr>
                <w:sz w:val="18"/>
                <w:szCs w:val="18"/>
              </w:rPr>
              <w:t>2</w:t>
            </w:r>
          </w:ins>
          <w:del w:id="527" w:author="Prashant Chauhan" w:date="2020-08-07T20:34:00Z">
            <w:r w:rsidDel="004509B5">
              <w:rPr>
                <w:sz w:val="18"/>
                <w:szCs w:val="18"/>
              </w:rPr>
              <w:delText>0</w:delText>
            </w:r>
          </w:del>
        </w:p>
      </w:tc>
      <w:tc>
        <w:tcPr>
          <w:tcW w:w="2151" w:type="dxa"/>
          <w:vAlign w:val="center"/>
        </w:tcPr>
        <w:p w14:paraId="395AFE98" w14:textId="10653083" w:rsidR="002C498B" w:rsidRPr="00AD1871" w:rsidRDefault="002C498B">
          <w:pPr>
            <w:pStyle w:val="Footer"/>
            <w:pBdr>
              <w:top w:val="none" w:sz="0" w:space="0" w:color="auto"/>
            </w:pBdr>
            <w:spacing w:before="0"/>
            <w:ind w:right="-108" w:hanging="234"/>
            <w:jc w:val="right"/>
            <w:rPr>
              <w:sz w:val="18"/>
              <w:szCs w:val="18"/>
            </w:rPr>
          </w:pPr>
          <w:del w:id="528" w:author="Prashant Chauhan" w:date="2020-08-07T20:33:00Z">
            <w:r w:rsidDel="000336A6">
              <w:rPr>
                <w:sz w:val="18"/>
                <w:szCs w:val="18"/>
              </w:rPr>
              <w:delText>1</w:delText>
            </w:r>
          </w:del>
          <w:r>
            <w:rPr>
              <w:sz w:val="18"/>
              <w:szCs w:val="18"/>
            </w:rPr>
            <w:t>0</w:t>
          </w:r>
          <w:ins w:id="529" w:author="Prashant Chauhan" w:date="2020-08-07T20:33:00Z">
            <w:r>
              <w:rPr>
                <w:sz w:val="18"/>
                <w:szCs w:val="18"/>
              </w:rPr>
              <w:t>8</w:t>
            </w:r>
          </w:ins>
          <w:r>
            <w:rPr>
              <w:sz w:val="18"/>
              <w:szCs w:val="18"/>
            </w:rPr>
            <w:t>-</w:t>
          </w:r>
          <w:del w:id="530" w:author="Prashant Chauhan" w:date="2020-08-07T20:33:00Z">
            <w:r w:rsidDel="000336A6">
              <w:rPr>
                <w:sz w:val="18"/>
                <w:szCs w:val="18"/>
              </w:rPr>
              <w:delText>Mar</w:delText>
            </w:r>
          </w:del>
          <w:ins w:id="531" w:author="Prashant Chauhan" w:date="2020-08-07T20:33:00Z">
            <w:r>
              <w:rPr>
                <w:sz w:val="18"/>
                <w:szCs w:val="18"/>
              </w:rPr>
              <w:t>Augr</w:t>
            </w:r>
          </w:ins>
          <w:r>
            <w:rPr>
              <w:sz w:val="18"/>
              <w:szCs w:val="18"/>
            </w:rPr>
            <w:t>-</w:t>
          </w:r>
          <w:del w:id="532" w:author="Prashant Chauhan" w:date="2020-08-07T20:33:00Z">
            <w:r w:rsidDel="000336A6">
              <w:rPr>
                <w:sz w:val="18"/>
                <w:szCs w:val="18"/>
              </w:rPr>
              <w:delText>18</w:delText>
            </w:r>
          </w:del>
          <w:ins w:id="533" w:author="Prashant Chauhan" w:date="2020-08-07T20:33:00Z">
            <w:r>
              <w:rPr>
                <w:sz w:val="18"/>
                <w:szCs w:val="18"/>
              </w:rPr>
              <w:t>20</w:t>
            </w:r>
          </w:ins>
        </w:p>
      </w:tc>
    </w:tr>
  </w:tbl>
  <w:p w14:paraId="7A900897" w14:textId="77777777" w:rsidR="002C498B" w:rsidRPr="009333AA" w:rsidRDefault="002C498B" w:rsidP="009333AA">
    <w:pPr>
      <w:pStyle w:val="Footer"/>
      <w:pBdr>
        <w:top w:val="none" w:sz="0" w:space="0" w:color="auto"/>
      </w:pBdr>
      <w:tabs>
        <w:tab w:val="clear" w:pos="4320"/>
        <w:tab w:val="clear" w:pos="8640"/>
        <w:tab w:val="center" w:pos="2880"/>
        <w:tab w:val="center" w:pos="5760"/>
        <w:tab w:val="right" w:pos="9990"/>
      </w:tabs>
      <w:rPr>
        <w:sz w:val="8"/>
        <w:szCs w:val="8"/>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67" w:type="pct"/>
      <w:tblBorders>
        <w:top w:val="single" w:sz="4" w:space="0" w:color="auto"/>
      </w:tblBorders>
      <w:tblLook w:val="04A0" w:firstRow="1" w:lastRow="0" w:firstColumn="1" w:lastColumn="0" w:noHBand="0" w:noVBand="1"/>
    </w:tblPr>
    <w:tblGrid>
      <w:gridCol w:w="2546"/>
      <w:gridCol w:w="2545"/>
      <w:gridCol w:w="2545"/>
      <w:gridCol w:w="2478"/>
    </w:tblGrid>
    <w:tr w:rsidR="002C498B" w:rsidRPr="003A6938" w14:paraId="2A546354" w14:textId="77777777" w:rsidTr="0019229D">
      <w:trPr>
        <w:trHeight w:val="125"/>
      </w:trPr>
      <w:tc>
        <w:tcPr>
          <w:tcW w:w="1259" w:type="pct"/>
          <w:vAlign w:val="center"/>
        </w:tcPr>
        <w:p w14:paraId="581DDDC2" w14:textId="5BFD26F9" w:rsidR="002C498B" w:rsidRPr="000F6D0F" w:rsidRDefault="002C498B" w:rsidP="00011417">
          <w:pPr>
            <w:pStyle w:val="Footer"/>
            <w:pBdr>
              <w:top w:val="none" w:sz="0" w:space="0" w:color="auto"/>
            </w:pBdr>
            <w:spacing w:before="0"/>
            <w:ind w:left="-90" w:right="362"/>
            <w:rPr>
              <w:sz w:val="18"/>
              <w:szCs w:val="18"/>
            </w:rPr>
          </w:pPr>
          <w:r>
            <w:rPr>
              <w:sz w:val="18"/>
              <w:szCs w:val="18"/>
            </w:rPr>
            <w:t>29-Jan-21</w:t>
          </w:r>
        </w:p>
      </w:tc>
      <w:tc>
        <w:tcPr>
          <w:tcW w:w="1258" w:type="pct"/>
        </w:tcPr>
        <w:p w14:paraId="0CD14EDF" w14:textId="77777777" w:rsidR="002C498B" w:rsidRPr="003A6938" w:rsidRDefault="002C498B" w:rsidP="00F85E2D">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rPr>
          </w:pPr>
          <w:r w:rsidRPr="003A6938">
            <w:rPr>
              <w:sz w:val="18"/>
              <w:szCs w:val="18"/>
            </w:rPr>
            <w:t>Issue No: 1</w:t>
          </w:r>
        </w:p>
      </w:tc>
      <w:tc>
        <w:tcPr>
          <w:tcW w:w="1258" w:type="pct"/>
        </w:tcPr>
        <w:p w14:paraId="54CB69FF" w14:textId="657DB85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2</w:t>
          </w:r>
        </w:p>
      </w:tc>
      <w:tc>
        <w:tcPr>
          <w:tcW w:w="1225" w:type="pct"/>
          <w:vAlign w:val="center"/>
        </w:tcPr>
        <w:p w14:paraId="1AAE4331" w14:textId="659B395F" w:rsidR="002C498B" w:rsidRPr="000F6D0F" w:rsidRDefault="002C498B" w:rsidP="00505BA9">
          <w:pPr>
            <w:pStyle w:val="Footer"/>
            <w:pBdr>
              <w:top w:val="none" w:sz="0" w:space="0" w:color="auto"/>
            </w:pBdr>
            <w:spacing w:before="0"/>
            <w:ind w:right="-108"/>
            <w:jc w:val="right"/>
            <w:rPr>
              <w:sz w:val="18"/>
              <w:szCs w:val="18"/>
            </w:rPr>
          </w:pPr>
          <w:r w:rsidRPr="000F6D0F">
            <w:rPr>
              <w:sz w:val="18"/>
              <w:szCs w:val="18"/>
            </w:rPr>
            <w:fldChar w:fldCharType="begin"/>
          </w:r>
          <w:r w:rsidRPr="000F6D0F">
            <w:rPr>
              <w:sz w:val="18"/>
              <w:szCs w:val="18"/>
            </w:rPr>
            <w:instrText xml:space="preserve"> PAGE   \* MERGEFORMAT </w:instrText>
          </w:r>
          <w:r w:rsidRPr="000F6D0F">
            <w:rPr>
              <w:sz w:val="18"/>
              <w:szCs w:val="18"/>
            </w:rPr>
            <w:fldChar w:fldCharType="separate"/>
          </w:r>
          <w:r w:rsidR="0004538A">
            <w:rPr>
              <w:noProof/>
              <w:sz w:val="18"/>
              <w:szCs w:val="18"/>
            </w:rPr>
            <w:t>4-5</w:t>
          </w:r>
          <w:r w:rsidRPr="000F6D0F">
            <w:rPr>
              <w:sz w:val="18"/>
              <w:szCs w:val="18"/>
            </w:rPr>
            <w:fldChar w:fldCharType="end"/>
          </w:r>
        </w:p>
      </w:tc>
    </w:tr>
  </w:tbl>
  <w:p w14:paraId="02734DA9" w14:textId="77777777" w:rsidR="002C498B" w:rsidRPr="00C13E62" w:rsidRDefault="002C498B" w:rsidP="00755D65">
    <w:pPr>
      <w:pStyle w:val="Footer"/>
      <w:pBdr>
        <w:top w:val="none" w:sz="0" w:space="0" w:color="auto"/>
      </w:pBdr>
      <w:tabs>
        <w:tab w:val="clear" w:pos="4320"/>
        <w:tab w:val="clear" w:pos="8640"/>
        <w:tab w:val="left" w:pos="1845"/>
      </w:tabs>
      <w:rPr>
        <w:sz w:val="8"/>
        <w:szCs w:val="8"/>
      </w:rPr>
    </w:pPr>
    <w:r>
      <w:rPr>
        <w:sz w:val="8"/>
        <w:szCs w:val="8"/>
      </w:rPr>
      <w:tab/>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Ind w:w="2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2C498B" w:rsidRPr="00631ABB" w14:paraId="1D209910" w14:textId="77777777" w:rsidTr="00607803">
      <w:trPr>
        <w:trHeight w:val="125"/>
      </w:trPr>
      <w:tc>
        <w:tcPr>
          <w:tcW w:w="2547" w:type="dxa"/>
          <w:vAlign w:val="center"/>
        </w:tcPr>
        <w:p w14:paraId="3A3C3469" w14:textId="5A57C4AA" w:rsidR="002C498B" w:rsidRPr="00631ABB" w:rsidRDefault="002C498B" w:rsidP="00F06CB3">
          <w:pPr>
            <w:pStyle w:val="Footer"/>
            <w:pBdr>
              <w:top w:val="none" w:sz="0" w:space="0" w:color="auto"/>
            </w:pBdr>
            <w:spacing w:before="0"/>
            <w:ind w:left="-90"/>
            <w:rPr>
              <w:sz w:val="18"/>
              <w:szCs w:val="18"/>
            </w:rPr>
          </w:pPr>
          <w:r>
            <w:rPr>
              <w:sz w:val="18"/>
              <w:szCs w:val="18"/>
            </w:rPr>
            <w:t xml:space="preserve">Appendix - </w:t>
          </w:r>
          <w:r w:rsidRPr="00631ABB">
            <w:rPr>
              <w:sz w:val="18"/>
              <w:szCs w:val="18"/>
            </w:rPr>
            <w:fldChar w:fldCharType="begin"/>
          </w:r>
          <w:r w:rsidRPr="00631ABB">
            <w:rPr>
              <w:sz w:val="18"/>
              <w:szCs w:val="18"/>
            </w:rPr>
            <w:instrText xml:space="preserve"> PAGE   \* MERGEFORMAT </w:instrText>
          </w:r>
          <w:r w:rsidRPr="00631ABB">
            <w:rPr>
              <w:sz w:val="18"/>
              <w:szCs w:val="18"/>
            </w:rPr>
            <w:fldChar w:fldCharType="separate"/>
          </w:r>
          <w:r w:rsidR="0004538A">
            <w:rPr>
              <w:noProof/>
              <w:sz w:val="18"/>
              <w:szCs w:val="18"/>
            </w:rPr>
            <w:t>iv</w:t>
          </w:r>
          <w:r w:rsidRPr="00631ABB">
            <w:rPr>
              <w:sz w:val="18"/>
              <w:szCs w:val="18"/>
            </w:rPr>
            <w:fldChar w:fldCharType="end"/>
          </w:r>
        </w:p>
      </w:tc>
      <w:tc>
        <w:tcPr>
          <w:tcW w:w="2547" w:type="dxa"/>
        </w:tcPr>
        <w:p w14:paraId="32B37856" w14:textId="7777777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Issue No: 1</w:t>
          </w:r>
        </w:p>
      </w:tc>
      <w:tc>
        <w:tcPr>
          <w:tcW w:w="2547" w:type="dxa"/>
        </w:tcPr>
        <w:p w14:paraId="2A1C4D11" w14:textId="7777777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547" w:type="dxa"/>
          <w:vAlign w:val="center"/>
        </w:tcPr>
        <w:p w14:paraId="1AC54624" w14:textId="77777777" w:rsidR="002C498B" w:rsidRPr="00631ABB" w:rsidRDefault="002C498B" w:rsidP="00C5314D">
          <w:pPr>
            <w:pStyle w:val="Footer"/>
            <w:pBdr>
              <w:top w:val="none" w:sz="0" w:space="0" w:color="auto"/>
            </w:pBdr>
            <w:spacing w:before="0"/>
            <w:ind w:right="0"/>
            <w:jc w:val="right"/>
            <w:rPr>
              <w:sz w:val="18"/>
              <w:szCs w:val="18"/>
            </w:rPr>
          </w:pPr>
          <w:r>
            <w:rPr>
              <w:sz w:val="18"/>
              <w:szCs w:val="18"/>
            </w:rPr>
            <w:t>10-Mar-18</w:t>
          </w:r>
        </w:p>
      </w:tc>
    </w:tr>
  </w:tbl>
  <w:p w14:paraId="069CC751" w14:textId="77777777" w:rsidR="002C498B" w:rsidRPr="00E946FF" w:rsidRDefault="002C498B" w:rsidP="00F85E2D">
    <w:pPr>
      <w:pStyle w:val="Footer"/>
      <w:pBdr>
        <w:top w:val="none" w:sz="0" w:space="0" w:color="auto"/>
      </w:pBdr>
      <w:spacing w:before="0"/>
      <w:rPr>
        <w:sz w:val="8"/>
        <w:szCs w:val="8"/>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2C498B" w:rsidRPr="009C3080" w14:paraId="3840E110" w14:textId="77777777" w:rsidTr="00F06CB3">
      <w:trPr>
        <w:trHeight w:val="125"/>
      </w:trPr>
      <w:tc>
        <w:tcPr>
          <w:tcW w:w="2547" w:type="dxa"/>
          <w:vAlign w:val="center"/>
        </w:tcPr>
        <w:p w14:paraId="0E9A2E76" w14:textId="77777777" w:rsidR="002C498B" w:rsidRPr="00631ABB" w:rsidRDefault="002C498B" w:rsidP="00796677">
          <w:pPr>
            <w:pStyle w:val="Footer"/>
            <w:pBdr>
              <w:top w:val="none" w:sz="0" w:space="0" w:color="auto"/>
            </w:pBdr>
            <w:spacing w:before="0"/>
            <w:ind w:left="-90" w:right="342"/>
            <w:rPr>
              <w:sz w:val="18"/>
              <w:szCs w:val="18"/>
            </w:rPr>
          </w:pPr>
          <w:r>
            <w:rPr>
              <w:sz w:val="18"/>
              <w:szCs w:val="18"/>
            </w:rPr>
            <w:t>10-Mar-18</w:t>
          </w:r>
        </w:p>
      </w:tc>
      <w:tc>
        <w:tcPr>
          <w:tcW w:w="2547" w:type="dxa"/>
        </w:tcPr>
        <w:p w14:paraId="4BF516C5" w14:textId="77777777" w:rsidR="002C498B" w:rsidRPr="003A6938" w:rsidRDefault="002C498B" w:rsidP="00F06CB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Issue No: 1</w:t>
          </w:r>
        </w:p>
      </w:tc>
      <w:tc>
        <w:tcPr>
          <w:tcW w:w="2547" w:type="dxa"/>
        </w:tcPr>
        <w:p w14:paraId="14775C5C" w14:textId="77777777" w:rsidR="002C498B" w:rsidRPr="003A6938" w:rsidRDefault="002C498B" w:rsidP="00F06CB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547" w:type="dxa"/>
          <w:vAlign w:val="center"/>
        </w:tcPr>
        <w:p w14:paraId="421EF244" w14:textId="25CDDB9E" w:rsidR="002C498B" w:rsidRPr="009C3080" w:rsidRDefault="002C498B" w:rsidP="00F06CB3">
          <w:pPr>
            <w:pStyle w:val="Footer"/>
            <w:pBdr>
              <w:top w:val="none" w:sz="0" w:space="0" w:color="auto"/>
            </w:pBdr>
            <w:spacing w:before="0"/>
            <w:ind w:right="0" w:hanging="144"/>
            <w:jc w:val="right"/>
            <w:rPr>
              <w:sz w:val="18"/>
              <w:szCs w:val="18"/>
            </w:rPr>
          </w:pPr>
          <w:r>
            <w:rPr>
              <w:sz w:val="18"/>
              <w:szCs w:val="18"/>
            </w:rPr>
            <w:t>Appendix-</w:t>
          </w:r>
          <w:r w:rsidRPr="00AF110F">
            <w:rPr>
              <w:sz w:val="18"/>
              <w:szCs w:val="18"/>
            </w:rPr>
            <w:fldChar w:fldCharType="begin"/>
          </w:r>
          <w:r w:rsidRPr="00AF110F">
            <w:rPr>
              <w:sz w:val="18"/>
              <w:szCs w:val="18"/>
            </w:rPr>
            <w:instrText xml:space="preserve"> PAGE   \* MERGEFORMAT </w:instrText>
          </w:r>
          <w:r w:rsidRPr="00AF110F">
            <w:rPr>
              <w:sz w:val="18"/>
              <w:szCs w:val="18"/>
            </w:rPr>
            <w:fldChar w:fldCharType="separate"/>
          </w:r>
          <w:r w:rsidR="0004538A">
            <w:rPr>
              <w:noProof/>
              <w:sz w:val="18"/>
              <w:szCs w:val="18"/>
            </w:rPr>
            <w:t>v</w:t>
          </w:r>
          <w:r w:rsidRPr="00AF110F">
            <w:rPr>
              <w:sz w:val="18"/>
              <w:szCs w:val="18"/>
            </w:rPr>
            <w:fldChar w:fldCharType="end"/>
          </w:r>
        </w:p>
      </w:tc>
    </w:tr>
  </w:tbl>
  <w:p w14:paraId="2C06EBCB" w14:textId="77777777" w:rsidR="002C498B" w:rsidRPr="00780BBB" w:rsidRDefault="002C498B" w:rsidP="00E946FF">
    <w:pPr>
      <w:pStyle w:val="Footer"/>
      <w:pBdr>
        <w:top w:val="none" w:sz="0" w:space="0" w:color="auto"/>
      </w:pBdr>
      <w:tabs>
        <w:tab w:val="clear" w:pos="4320"/>
        <w:tab w:val="clear" w:pos="8640"/>
        <w:tab w:val="center" w:pos="2880"/>
        <w:tab w:val="center" w:pos="5760"/>
        <w:tab w:val="right" w:pos="9990"/>
      </w:tabs>
      <w:rPr>
        <w:sz w:val="8"/>
        <w:szCs w:val="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Look w:val="04A0" w:firstRow="1" w:lastRow="0" w:firstColumn="1" w:lastColumn="0" w:noHBand="0" w:noVBand="1"/>
    </w:tblPr>
    <w:tblGrid>
      <w:gridCol w:w="6732"/>
      <w:gridCol w:w="3240"/>
    </w:tblGrid>
    <w:tr w:rsidR="002C498B" w:rsidRPr="00526C4E" w14:paraId="67A7C8E6" w14:textId="77777777" w:rsidTr="00603977">
      <w:tc>
        <w:tcPr>
          <w:tcW w:w="6732" w:type="dxa"/>
          <w:tcBorders>
            <w:top w:val="single" w:sz="4" w:space="0" w:color="auto"/>
          </w:tcBorders>
        </w:tcPr>
        <w:p w14:paraId="38F1B032" w14:textId="77777777" w:rsidR="002C498B" w:rsidRPr="00526C4E" w:rsidRDefault="002C498B" w:rsidP="005A2D9B">
          <w:pPr>
            <w:pStyle w:val="Footer"/>
            <w:pBdr>
              <w:top w:val="none" w:sz="0" w:space="0" w:color="auto"/>
            </w:pBdr>
            <w:tabs>
              <w:tab w:val="clear" w:pos="8640"/>
              <w:tab w:val="right" w:pos="9450"/>
            </w:tabs>
            <w:spacing w:before="0"/>
            <w:ind w:left="0" w:right="0"/>
            <w:rPr>
              <w:bCs w:val="0"/>
              <w:sz w:val="16"/>
              <w:szCs w:val="16"/>
            </w:rPr>
          </w:pPr>
          <w:r w:rsidRPr="00526C4E">
            <w:rPr>
              <w:bCs w:val="0"/>
              <w:sz w:val="16"/>
              <w:szCs w:val="16"/>
            </w:rPr>
            <w:t>© Copyright Malaysia Airline</w:t>
          </w:r>
          <w:r>
            <w:rPr>
              <w:bCs w:val="0"/>
              <w:sz w:val="16"/>
              <w:szCs w:val="16"/>
            </w:rPr>
            <w:t xml:space="preserve">s </w:t>
          </w:r>
          <w:r w:rsidRPr="00526C4E">
            <w:rPr>
              <w:bCs w:val="0"/>
              <w:sz w:val="16"/>
              <w:szCs w:val="16"/>
            </w:rPr>
            <w:t>Berhad (MA</w:t>
          </w:r>
          <w:r>
            <w:rPr>
              <w:bCs w:val="0"/>
              <w:sz w:val="16"/>
              <w:szCs w:val="16"/>
            </w:rPr>
            <w:t>B</w:t>
          </w:r>
          <w:r w:rsidRPr="00BA5F96">
            <w:rPr>
              <w:bCs w:val="0"/>
              <w:sz w:val="16"/>
              <w:szCs w:val="16"/>
            </w:rPr>
            <w:t>) 201</w:t>
          </w:r>
          <w:r>
            <w:rPr>
              <w:bCs w:val="0"/>
              <w:sz w:val="16"/>
              <w:szCs w:val="16"/>
            </w:rPr>
            <w:t>7</w:t>
          </w:r>
          <w:r w:rsidRPr="00BA5F96">
            <w:rPr>
              <w:bCs w:val="0"/>
              <w:sz w:val="16"/>
              <w:szCs w:val="16"/>
            </w:rPr>
            <w:t>. All</w:t>
          </w:r>
          <w:r w:rsidRPr="00526C4E">
            <w:rPr>
              <w:bCs w:val="0"/>
              <w:sz w:val="16"/>
              <w:szCs w:val="16"/>
            </w:rPr>
            <w:t xml:space="preserve"> rights reserved</w:t>
          </w:r>
        </w:p>
      </w:tc>
      <w:tc>
        <w:tcPr>
          <w:tcW w:w="3240" w:type="dxa"/>
          <w:tcBorders>
            <w:top w:val="single" w:sz="4" w:space="0" w:color="auto"/>
          </w:tcBorders>
        </w:tcPr>
        <w:p w14:paraId="2B013054" w14:textId="3A18BF9E" w:rsidR="002C498B" w:rsidRPr="00526C4E" w:rsidRDefault="002C498B" w:rsidP="00603977">
          <w:pPr>
            <w:pStyle w:val="Footer"/>
            <w:pBdr>
              <w:top w:val="none" w:sz="0" w:space="0" w:color="auto"/>
            </w:pBdr>
            <w:tabs>
              <w:tab w:val="clear" w:pos="8640"/>
              <w:tab w:val="right" w:pos="9450"/>
            </w:tabs>
            <w:spacing w:before="0"/>
            <w:ind w:left="0" w:right="72"/>
            <w:jc w:val="right"/>
            <w:rPr>
              <w:bCs w:val="0"/>
              <w:sz w:val="16"/>
              <w:szCs w:val="16"/>
            </w:rPr>
          </w:pPr>
          <w:r w:rsidRPr="00526C4E">
            <w:rPr>
              <w:sz w:val="16"/>
              <w:szCs w:val="16"/>
            </w:rPr>
            <w:t>Title Page-</w:t>
          </w:r>
          <w:r w:rsidRPr="00526C4E">
            <w:rPr>
              <w:sz w:val="16"/>
              <w:szCs w:val="16"/>
            </w:rPr>
            <w:fldChar w:fldCharType="begin"/>
          </w:r>
          <w:r w:rsidRPr="00526C4E">
            <w:rPr>
              <w:sz w:val="16"/>
              <w:szCs w:val="16"/>
            </w:rPr>
            <w:instrText xml:space="preserve"> PAGE  \* roman  \* MERGEFORMAT </w:instrText>
          </w:r>
          <w:r w:rsidRPr="00526C4E">
            <w:rPr>
              <w:sz w:val="16"/>
              <w:szCs w:val="16"/>
            </w:rPr>
            <w:fldChar w:fldCharType="separate"/>
          </w:r>
          <w:r w:rsidR="0004538A">
            <w:rPr>
              <w:noProof/>
              <w:sz w:val="16"/>
              <w:szCs w:val="16"/>
            </w:rPr>
            <w:t>i</w:t>
          </w:r>
          <w:r w:rsidRPr="00526C4E">
            <w:rPr>
              <w:sz w:val="16"/>
              <w:szCs w:val="16"/>
            </w:rPr>
            <w:fldChar w:fldCharType="end"/>
          </w:r>
        </w:p>
      </w:tc>
    </w:tr>
  </w:tbl>
  <w:p w14:paraId="2AD31D36" w14:textId="77777777" w:rsidR="002C498B" w:rsidRPr="00625D42" w:rsidRDefault="002C498B" w:rsidP="00625D42">
    <w:pPr>
      <w:pStyle w:val="Footer"/>
      <w:pBdr>
        <w:top w:val="none" w:sz="0" w:space="0" w:color="auto"/>
      </w:pBdr>
      <w:tabs>
        <w:tab w:val="clear" w:pos="8640"/>
        <w:tab w:val="right" w:pos="9450"/>
      </w:tabs>
      <w:rPr>
        <w:bCs w:val="0"/>
        <w:sz w:val="8"/>
        <w:szCs w:val="8"/>
      </w:rPr>
    </w:pPr>
  </w:p>
  <w:p w14:paraId="00146B8D" w14:textId="77777777" w:rsidR="002C498B" w:rsidRPr="00BC30C2" w:rsidRDefault="002C498B" w:rsidP="00625D42">
    <w:pPr>
      <w:pStyle w:val="Footer"/>
      <w:pBdr>
        <w:top w:val="none" w:sz="0" w:space="0" w:color="auto"/>
      </w:pBdr>
      <w:tabs>
        <w:tab w:val="clear" w:pos="4320"/>
        <w:tab w:val="clear" w:pos="8640"/>
        <w:tab w:val="right" w:pos="9360"/>
      </w:tabs>
      <w:jc w:val="both"/>
      <w:rPr>
        <w:sz w:val="8"/>
        <w:szCs w:val="8"/>
      </w:rPr>
    </w:pP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530" w:type="dxa"/>
      <w:tblBorders>
        <w:top w:val="single" w:sz="4" w:space="0" w:color="auto"/>
      </w:tblBorders>
      <w:tblLayout w:type="fixed"/>
      <w:tblLook w:val="04A0" w:firstRow="1" w:lastRow="0" w:firstColumn="1" w:lastColumn="0" w:noHBand="0" w:noVBand="1"/>
    </w:tblPr>
    <w:tblGrid>
      <w:gridCol w:w="2898"/>
      <w:gridCol w:w="2430"/>
      <w:gridCol w:w="2520"/>
      <w:gridCol w:w="2682"/>
    </w:tblGrid>
    <w:tr w:rsidR="002C498B" w:rsidRPr="009E2BBE" w14:paraId="45811DBB" w14:textId="77777777" w:rsidTr="00603977">
      <w:trPr>
        <w:trHeight w:val="100"/>
      </w:trPr>
      <w:tc>
        <w:tcPr>
          <w:tcW w:w="2898" w:type="dxa"/>
        </w:tcPr>
        <w:p w14:paraId="71DFC37E" w14:textId="1699C79D" w:rsidR="002C498B" w:rsidRPr="009E2BBE" w:rsidRDefault="002C498B" w:rsidP="00F06CB3">
          <w:pPr>
            <w:pStyle w:val="Footer"/>
            <w:pBdr>
              <w:top w:val="none" w:sz="0" w:space="0" w:color="auto"/>
            </w:pBdr>
            <w:tabs>
              <w:tab w:val="clear" w:pos="4320"/>
              <w:tab w:val="clear" w:pos="8640"/>
              <w:tab w:val="center" w:pos="3600"/>
              <w:tab w:val="center" w:pos="5760"/>
              <w:tab w:val="right" w:pos="9990"/>
            </w:tabs>
            <w:spacing w:before="0"/>
            <w:ind w:left="0"/>
            <w:rPr>
              <w:sz w:val="18"/>
              <w:szCs w:val="18"/>
            </w:rPr>
          </w:pPr>
          <w:r w:rsidRPr="009E2BBE">
            <w:rPr>
              <w:sz w:val="18"/>
              <w:szCs w:val="18"/>
            </w:rPr>
            <w:t>Approval Page-</w:t>
          </w:r>
          <w:r w:rsidRPr="009E2BBE">
            <w:rPr>
              <w:sz w:val="18"/>
              <w:szCs w:val="18"/>
            </w:rPr>
            <w:fldChar w:fldCharType="begin"/>
          </w:r>
          <w:r w:rsidRPr="009E2BBE">
            <w:rPr>
              <w:sz w:val="18"/>
              <w:szCs w:val="18"/>
            </w:rPr>
            <w:instrText xml:space="preserve"> PAGE  \* roman  \* MERGEFORMAT </w:instrText>
          </w:r>
          <w:r w:rsidRPr="009E2BBE">
            <w:rPr>
              <w:sz w:val="18"/>
              <w:szCs w:val="18"/>
            </w:rPr>
            <w:fldChar w:fldCharType="separate"/>
          </w:r>
          <w:r w:rsidR="0004538A">
            <w:rPr>
              <w:noProof/>
              <w:sz w:val="18"/>
              <w:szCs w:val="18"/>
            </w:rPr>
            <w:t>ii</w:t>
          </w:r>
          <w:r w:rsidRPr="009E2BBE">
            <w:rPr>
              <w:sz w:val="18"/>
              <w:szCs w:val="18"/>
            </w:rPr>
            <w:fldChar w:fldCharType="end"/>
          </w:r>
        </w:p>
      </w:tc>
      <w:tc>
        <w:tcPr>
          <w:tcW w:w="2430" w:type="dxa"/>
        </w:tcPr>
        <w:p w14:paraId="305BBD2C" w14:textId="77777777" w:rsidR="002C498B" w:rsidRPr="009E2BBE" w:rsidRDefault="002C498B" w:rsidP="00F06CB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r>
            <w:rPr>
              <w:sz w:val="18"/>
              <w:szCs w:val="18"/>
            </w:rPr>
            <w:tab/>
          </w:r>
        </w:p>
      </w:tc>
      <w:tc>
        <w:tcPr>
          <w:tcW w:w="2520" w:type="dxa"/>
        </w:tcPr>
        <w:p w14:paraId="4A751953" w14:textId="77777777" w:rsidR="002C498B" w:rsidRPr="009E2BBE" w:rsidRDefault="002C498B" w:rsidP="00D10BE9">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682" w:type="dxa"/>
        </w:tcPr>
        <w:p w14:paraId="095964EA" w14:textId="77777777" w:rsidR="002C498B" w:rsidRPr="009E2BBE" w:rsidRDefault="002C498B" w:rsidP="00796677">
          <w:pPr>
            <w:pStyle w:val="Footer"/>
            <w:pBdr>
              <w:top w:val="none" w:sz="0" w:space="0" w:color="auto"/>
            </w:pBdr>
            <w:tabs>
              <w:tab w:val="clear" w:pos="4320"/>
              <w:tab w:val="clear" w:pos="8640"/>
              <w:tab w:val="left" w:pos="2142"/>
              <w:tab w:val="center" w:pos="3600"/>
              <w:tab w:val="center" w:pos="5760"/>
              <w:tab w:val="right" w:pos="9990"/>
            </w:tabs>
            <w:spacing w:before="0"/>
            <w:ind w:right="-25"/>
            <w:jc w:val="right"/>
            <w:rPr>
              <w:sz w:val="18"/>
              <w:szCs w:val="18"/>
            </w:rPr>
          </w:pPr>
          <w:r>
            <w:rPr>
              <w:sz w:val="18"/>
              <w:szCs w:val="18"/>
            </w:rPr>
            <w:t>10-Mar-18</w:t>
          </w:r>
        </w:p>
      </w:tc>
    </w:tr>
  </w:tbl>
  <w:p w14:paraId="055E55AB" w14:textId="77777777" w:rsidR="002C498B" w:rsidRPr="00F7765E" w:rsidRDefault="002C498B" w:rsidP="00F06CB3">
    <w:pPr>
      <w:pStyle w:val="Footer"/>
      <w:pBdr>
        <w:top w:val="none" w:sz="0" w:space="0" w:color="auto"/>
      </w:pBdr>
      <w:spacing w:before="0"/>
      <w:rPr>
        <w:sz w:val="8"/>
        <w:szCs w:val="8"/>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ayout w:type="fixed"/>
      <w:tblLook w:val="04A0" w:firstRow="1" w:lastRow="0" w:firstColumn="1" w:lastColumn="0" w:noHBand="0" w:noVBand="1"/>
    </w:tblPr>
    <w:tblGrid>
      <w:gridCol w:w="2358"/>
      <w:gridCol w:w="2520"/>
      <w:gridCol w:w="2430"/>
      <w:gridCol w:w="2466"/>
    </w:tblGrid>
    <w:tr w:rsidR="002C498B" w:rsidRPr="009E2BBE" w14:paraId="72A52615" w14:textId="77777777" w:rsidTr="00603977">
      <w:tc>
        <w:tcPr>
          <w:tcW w:w="2358" w:type="dxa"/>
        </w:tcPr>
        <w:p w14:paraId="71E58437" w14:textId="77777777" w:rsidR="002C498B" w:rsidRPr="009E2BBE" w:rsidRDefault="002C498B" w:rsidP="00437DB0">
          <w:pPr>
            <w:pStyle w:val="Footer"/>
            <w:pBdr>
              <w:top w:val="none" w:sz="0" w:space="0" w:color="auto"/>
            </w:pBdr>
            <w:tabs>
              <w:tab w:val="clear" w:pos="4320"/>
              <w:tab w:val="clear" w:pos="8640"/>
              <w:tab w:val="center" w:pos="3600"/>
              <w:tab w:val="center" w:pos="5760"/>
              <w:tab w:val="right" w:pos="9990"/>
            </w:tabs>
            <w:spacing w:before="0"/>
            <w:ind w:left="0" w:right="432"/>
            <w:rPr>
              <w:sz w:val="18"/>
              <w:szCs w:val="18"/>
            </w:rPr>
          </w:pPr>
          <w:r>
            <w:rPr>
              <w:sz w:val="18"/>
              <w:szCs w:val="18"/>
            </w:rPr>
            <w:t>10-Mar-18</w:t>
          </w:r>
        </w:p>
      </w:tc>
      <w:tc>
        <w:tcPr>
          <w:tcW w:w="2520" w:type="dxa"/>
        </w:tcPr>
        <w:p w14:paraId="0D0E13C4" w14:textId="77777777" w:rsidR="002C498B" w:rsidRPr="009E2BBE" w:rsidRDefault="002C498B" w:rsidP="00F06CB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r>
            <w:rPr>
              <w:sz w:val="18"/>
              <w:szCs w:val="18"/>
            </w:rPr>
            <w:tab/>
          </w:r>
        </w:p>
      </w:tc>
      <w:tc>
        <w:tcPr>
          <w:tcW w:w="2430" w:type="dxa"/>
        </w:tcPr>
        <w:p w14:paraId="7018FB53" w14:textId="77777777" w:rsidR="002C498B" w:rsidRPr="009E2BBE" w:rsidRDefault="002C498B" w:rsidP="00D10BE9">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466" w:type="dxa"/>
        </w:tcPr>
        <w:p w14:paraId="096E970B" w14:textId="676D37FC" w:rsidR="002C498B" w:rsidRPr="009E2BBE" w:rsidRDefault="002C498B" w:rsidP="00F06CB3">
          <w:pPr>
            <w:pStyle w:val="Footer"/>
            <w:pBdr>
              <w:top w:val="none" w:sz="0" w:space="0" w:color="auto"/>
            </w:pBdr>
            <w:tabs>
              <w:tab w:val="clear" w:pos="4320"/>
              <w:tab w:val="clear" w:pos="8640"/>
              <w:tab w:val="left" w:pos="2657"/>
              <w:tab w:val="center" w:pos="3600"/>
              <w:tab w:val="center" w:pos="5760"/>
              <w:tab w:val="right" w:pos="9990"/>
            </w:tabs>
            <w:spacing w:before="0"/>
            <w:ind w:right="65"/>
            <w:jc w:val="right"/>
            <w:rPr>
              <w:sz w:val="18"/>
              <w:szCs w:val="18"/>
            </w:rPr>
          </w:pPr>
          <w:r w:rsidRPr="009E2BBE">
            <w:rPr>
              <w:sz w:val="18"/>
              <w:szCs w:val="18"/>
            </w:rPr>
            <w:t>Approval Page-</w:t>
          </w:r>
          <w:r w:rsidRPr="009E2BBE">
            <w:rPr>
              <w:sz w:val="18"/>
              <w:szCs w:val="18"/>
            </w:rPr>
            <w:fldChar w:fldCharType="begin"/>
          </w:r>
          <w:r w:rsidRPr="009E2BBE">
            <w:rPr>
              <w:sz w:val="18"/>
              <w:szCs w:val="18"/>
            </w:rPr>
            <w:instrText xml:space="preserve"> PAGE  \* roman  \* MERGEFORMAT </w:instrText>
          </w:r>
          <w:r w:rsidRPr="009E2BBE">
            <w:rPr>
              <w:sz w:val="18"/>
              <w:szCs w:val="18"/>
            </w:rPr>
            <w:fldChar w:fldCharType="separate"/>
          </w:r>
          <w:r w:rsidR="0004538A">
            <w:rPr>
              <w:noProof/>
              <w:sz w:val="18"/>
              <w:szCs w:val="18"/>
            </w:rPr>
            <w:t>i</w:t>
          </w:r>
          <w:r w:rsidRPr="009E2BBE">
            <w:rPr>
              <w:sz w:val="18"/>
              <w:szCs w:val="18"/>
            </w:rPr>
            <w:fldChar w:fldCharType="end"/>
          </w:r>
        </w:p>
      </w:tc>
    </w:tr>
  </w:tbl>
  <w:p w14:paraId="44B2F076" w14:textId="77777777" w:rsidR="002C498B" w:rsidRPr="006E726A" w:rsidRDefault="002C498B" w:rsidP="00F06CB3">
    <w:pPr>
      <w:pStyle w:val="Footer"/>
      <w:pBdr>
        <w:top w:val="none" w:sz="0" w:space="0" w:color="auto"/>
      </w:pBdr>
      <w:tabs>
        <w:tab w:val="clear" w:pos="4320"/>
        <w:tab w:val="clear" w:pos="8640"/>
        <w:tab w:val="center" w:pos="3600"/>
        <w:tab w:val="center" w:pos="5760"/>
        <w:tab w:val="right" w:pos="9990"/>
      </w:tabs>
      <w:spacing w:before="0"/>
      <w:ind w:left="0" w:right="-25"/>
      <w:rPr>
        <w:sz w:val="8"/>
        <w:szCs w:val="8"/>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530" w:type="dxa"/>
      <w:tblBorders>
        <w:top w:val="single" w:sz="4" w:space="0" w:color="auto"/>
      </w:tblBorders>
      <w:tblLayout w:type="fixed"/>
      <w:tblLook w:val="04A0" w:firstRow="1" w:lastRow="0" w:firstColumn="1" w:lastColumn="0" w:noHBand="0" w:noVBand="1"/>
    </w:tblPr>
    <w:tblGrid>
      <w:gridCol w:w="3078"/>
      <w:gridCol w:w="2340"/>
      <w:gridCol w:w="2430"/>
      <w:gridCol w:w="2682"/>
    </w:tblGrid>
    <w:tr w:rsidR="002C498B" w:rsidRPr="009E2BBE" w14:paraId="1F39A6FC" w14:textId="77777777" w:rsidTr="0019229D">
      <w:tc>
        <w:tcPr>
          <w:tcW w:w="3078" w:type="dxa"/>
        </w:tcPr>
        <w:p w14:paraId="16EA62C7" w14:textId="51C0E162" w:rsidR="002C498B" w:rsidRPr="009E2BBE" w:rsidRDefault="002C498B" w:rsidP="00F06CB3">
          <w:pPr>
            <w:pStyle w:val="Footer"/>
            <w:pBdr>
              <w:top w:val="none" w:sz="0" w:space="0" w:color="auto"/>
            </w:pBdr>
            <w:tabs>
              <w:tab w:val="clear" w:pos="4320"/>
              <w:tab w:val="clear" w:pos="8640"/>
              <w:tab w:val="center" w:pos="3600"/>
              <w:tab w:val="center" w:pos="5760"/>
              <w:tab w:val="right" w:pos="9990"/>
            </w:tabs>
            <w:spacing w:before="0"/>
            <w:ind w:left="0" w:right="0"/>
            <w:rPr>
              <w:sz w:val="18"/>
              <w:szCs w:val="18"/>
            </w:rPr>
          </w:pPr>
          <w:r>
            <w:rPr>
              <w:sz w:val="18"/>
              <w:szCs w:val="18"/>
            </w:rPr>
            <w:t xml:space="preserve">Table of Content </w:t>
          </w:r>
          <w:r w:rsidRPr="001A2B75">
            <w:rPr>
              <w:sz w:val="18"/>
              <w:szCs w:val="18"/>
            </w:rPr>
            <w:t>-</w:t>
          </w:r>
          <w:r w:rsidRPr="001A2B75">
            <w:rPr>
              <w:sz w:val="18"/>
              <w:szCs w:val="18"/>
            </w:rPr>
            <w:fldChar w:fldCharType="begin"/>
          </w:r>
          <w:r w:rsidRPr="001A2B75">
            <w:rPr>
              <w:sz w:val="18"/>
              <w:szCs w:val="18"/>
            </w:rPr>
            <w:instrText xml:space="preserve"> PAGE  \* roman  \* MERGEFORMAT </w:instrText>
          </w:r>
          <w:r w:rsidRPr="001A2B75">
            <w:rPr>
              <w:sz w:val="18"/>
              <w:szCs w:val="18"/>
            </w:rPr>
            <w:fldChar w:fldCharType="separate"/>
          </w:r>
          <w:r w:rsidR="0004538A">
            <w:rPr>
              <w:noProof/>
              <w:sz w:val="18"/>
              <w:szCs w:val="18"/>
            </w:rPr>
            <w:t>ii</w:t>
          </w:r>
          <w:r w:rsidRPr="001A2B75">
            <w:rPr>
              <w:sz w:val="18"/>
              <w:szCs w:val="18"/>
            </w:rPr>
            <w:fldChar w:fldCharType="end"/>
          </w:r>
        </w:p>
      </w:tc>
      <w:tc>
        <w:tcPr>
          <w:tcW w:w="2340" w:type="dxa"/>
        </w:tcPr>
        <w:p w14:paraId="38DC216B" w14:textId="77777777" w:rsidR="002C498B" w:rsidRPr="009E2BBE" w:rsidRDefault="002C498B" w:rsidP="00F06CB3">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sidRPr="009E2BBE">
            <w:rPr>
              <w:sz w:val="18"/>
              <w:szCs w:val="18"/>
            </w:rPr>
            <w:t>Issue No: 1</w:t>
          </w:r>
        </w:p>
      </w:tc>
      <w:tc>
        <w:tcPr>
          <w:tcW w:w="2430" w:type="dxa"/>
        </w:tcPr>
        <w:p w14:paraId="6FFAD764" w14:textId="77777777" w:rsidR="002C498B" w:rsidRPr="009E2BBE" w:rsidRDefault="002C498B" w:rsidP="00F06CB3">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Pr>
              <w:sz w:val="18"/>
              <w:szCs w:val="18"/>
            </w:rPr>
            <w:t>Rev. No.: 0</w:t>
          </w:r>
        </w:p>
      </w:tc>
      <w:tc>
        <w:tcPr>
          <w:tcW w:w="2682" w:type="dxa"/>
        </w:tcPr>
        <w:p w14:paraId="05260926" w14:textId="77777777" w:rsidR="002C498B" w:rsidRPr="009E2BBE" w:rsidRDefault="002C498B" w:rsidP="00796677">
          <w:pPr>
            <w:pStyle w:val="Footer"/>
            <w:pBdr>
              <w:top w:val="none" w:sz="0" w:space="0" w:color="auto"/>
            </w:pBdr>
            <w:tabs>
              <w:tab w:val="clear" w:pos="4320"/>
              <w:tab w:val="clear" w:pos="8640"/>
              <w:tab w:val="center" w:pos="3600"/>
              <w:tab w:val="center" w:pos="5760"/>
              <w:tab w:val="right" w:pos="9990"/>
            </w:tabs>
            <w:spacing w:before="0"/>
            <w:ind w:left="0" w:right="0"/>
            <w:jc w:val="right"/>
            <w:rPr>
              <w:sz w:val="18"/>
              <w:szCs w:val="18"/>
            </w:rPr>
          </w:pPr>
          <w:r>
            <w:rPr>
              <w:sz w:val="18"/>
              <w:szCs w:val="18"/>
            </w:rPr>
            <w:t>10-Mar-18</w:t>
          </w:r>
        </w:p>
      </w:tc>
    </w:tr>
  </w:tbl>
  <w:p w14:paraId="01C7E386" w14:textId="77777777" w:rsidR="002C498B" w:rsidRDefault="002C498B" w:rsidP="009C61E2">
    <w:pPr>
      <w:pStyle w:val="Footer"/>
      <w:pBdr>
        <w:top w:val="none" w:sz="0" w:space="0" w:color="auto"/>
      </w:pBdr>
      <w:rPr>
        <w:sz w:val="8"/>
        <w:szCs w:val="8"/>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ayout w:type="fixed"/>
      <w:tblLook w:val="04A0" w:firstRow="1" w:lastRow="0" w:firstColumn="1" w:lastColumn="0" w:noHBand="0" w:noVBand="1"/>
    </w:tblPr>
    <w:tblGrid>
      <w:gridCol w:w="2358"/>
      <w:gridCol w:w="2340"/>
      <w:gridCol w:w="2520"/>
      <w:gridCol w:w="2963"/>
    </w:tblGrid>
    <w:tr w:rsidR="002C498B" w:rsidRPr="009E2BBE" w14:paraId="72562325" w14:textId="77777777" w:rsidTr="00A463B4">
      <w:tc>
        <w:tcPr>
          <w:tcW w:w="2358" w:type="dxa"/>
        </w:tcPr>
        <w:p w14:paraId="27900617" w14:textId="77777777" w:rsidR="002C498B" w:rsidRPr="009E2BBE" w:rsidRDefault="002C498B" w:rsidP="00796677">
          <w:pPr>
            <w:pStyle w:val="Footer"/>
            <w:pBdr>
              <w:top w:val="none" w:sz="0" w:space="0" w:color="auto"/>
            </w:pBdr>
            <w:tabs>
              <w:tab w:val="clear" w:pos="4320"/>
              <w:tab w:val="clear" w:pos="8640"/>
              <w:tab w:val="left" w:pos="1800"/>
              <w:tab w:val="center" w:pos="3600"/>
              <w:tab w:val="center" w:pos="5760"/>
              <w:tab w:val="right" w:pos="9990"/>
            </w:tabs>
            <w:spacing w:before="0"/>
            <w:ind w:left="0" w:right="0"/>
            <w:rPr>
              <w:sz w:val="18"/>
              <w:szCs w:val="18"/>
            </w:rPr>
          </w:pPr>
          <w:r>
            <w:rPr>
              <w:sz w:val="18"/>
              <w:szCs w:val="18"/>
            </w:rPr>
            <w:t>10-Mar-18</w:t>
          </w:r>
        </w:p>
      </w:tc>
      <w:tc>
        <w:tcPr>
          <w:tcW w:w="2340" w:type="dxa"/>
        </w:tcPr>
        <w:p w14:paraId="5B465E52" w14:textId="77777777" w:rsidR="002C498B" w:rsidRPr="009E2BBE" w:rsidRDefault="002C498B" w:rsidP="00F06CB3">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sidRPr="009E2BBE">
            <w:rPr>
              <w:sz w:val="18"/>
              <w:szCs w:val="18"/>
            </w:rPr>
            <w:t>Issue No: 1</w:t>
          </w:r>
        </w:p>
      </w:tc>
      <w:tc>
        <w:tcPr>
          <w:tcW w:w="2520" w:type="dxa"/>
        </w:tcPr>
        <w:p w14:paraId="359D51F2" w14:textId="77777777" w:rsidR="002C498B" w:rsidRPr="009E2BBE" w:rsidRDefault="002C498B" w:rsidP="00F06CB3">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Pr>
              <w:sz w:val="18"/>
              <w:szCs w:val="18"/>
            </w:rPr>
            <w:t>Rev. No.:0</w:t>
          </w:r>
        </w:p>
      </w:tc>
      <w:tc>
        <w:tcPr>
          <w:tcW w:w="2963" w:type="dxa"/>
        </w:tcPr>
        <w:p w14:paraId="6F5D88CD" w14:textId="668D83C7" w:rsidR="002C498B" w:rsidRPr="009E2BBE" w:rsidRDefault="002C498B" w:rsidP="00F06CB3">
          <w:pPr>
            <w:pStyle w:val="Footer"/>
            <w:pBdr>
              <w:top w:val="none" w:sz="0" w:space="0" w:color="auto"/>
            </w:pBdr>
            <w:tabs>
              <w:tab w:val="clear" w:pos="4320"/>
              <w:tab w:val="clear" w:pos="8640"/>
              <w:tab w:val="center" w:pos="3600"/>
              <w:tab w:val="center" w:pos="5760"/>
              <w:tab w:val="right" w:pos="9990"/>
            </w:tabs>
            <w:spacing w:before="0"/>
            <w:ind w:left="0" w:right="0"/>
            <w:jc w:val="right"/>
            <w:rPr>
              <w:sz w:val="18"/>
              <w:szCs w:val="18"/>
            </w:rPr>
          </w:pPr>
          <w:r>
            <w:rPr>
              <w:sz w:val="18"/>
              <w:szCs w:val="18"/>
            </w:rPr>
            <w:t xml:space="preserve">Table of Content </w:t>
          </w:r>
          <w:r w:rsidRPr="001A2B75">
            <w:rPr>
              <w:sz w:val="18"/>
              <w:szCs w:val="18"/>
            </w:rPr>
            <w:t>-</w:t>
          </w:r>
          <w:r w:rsidRPr="001A2B75">
            <w:rPr>
              <w:sz w:val="18"/>
              <w:szCs w:val="18"/>
            </w:rPr>
            <w:fldChar w:fldCharType="begin"/>
          </w:r>
          <w:r w:rsidRPr="001A2B75">
            <w:rPr>
              <w:sz w:val="18"/>
              <w:szCs w:val="18"/>
            </w:rPr>
            <w:instrText xml:space="preserve"> PAGE  \* roman  \* MERGEFORMAT </w:instrText>
          </w:r>
          <w:r w:rsidRPr="001A2B75">
            <w:rPr>
              <w:sz w:val="18"/>
              <w:szCs w:val="18"/>
            </w:rPr>
            <w:fldChar w:fldCharType="separate"/>
          </w:r>
          <w:r w:rsidR="0004538A">
            <w:rPr>
              <w:noProof/>
              <w:sz w:val="18"/>
              <w:szCs w:val="18"/>
            </w:rPr>
            <w:t>i</w:t>
          </w:r>
          <w:r w:rsidRPr="001A2B75">
            <w:rPr>
              <w:sz w:val="18"/>
              <w:szCs w:val="18"/>
            </w:rPr>
            <w:fldChar w:fldCharType="end"/>
          </w:r>
        </w:p>
      </w:tc>
    </w:tr>
  </w:tbl>
  <w:p w14:paraId="6D8F3A40" w14:textId="77777777" w:rsidR="002C498B" w:rsidRPr="00F7765E" w:rsidRDefault="002C498B" w:rsidP="00847E27">
    <w:pPr>
      <w:pStyle w:val="Footer"/>
      <w:pBdr>
        <w:top w:val="none" w:sz="0" w:space="0" w:color="auto"/>
      </w:pBdr>
      <w:spacing w:before="0"/>
      <w:ind w:left="0" w:right="0"/>
      <w:rPr>
        <w:sz w:val="8"/>
        <w:szCs w:val="8"/>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530" w:type="dxa"/>
      <w:tblBorders>
        <w:top w:val="single" w:sz="4" w:space="0" w:color="auto"/>
      </w:tblBorders>
      <w:tblLayout w:type="fixed"/>
      <w:tblLook w:val="04A0" w:firstRow="1" w:lastRow="0" w:firstColumn="1" w:lastColumn="0" w:noHBand="0" w:noVBand="1"/>
    </w:tblPr>
    <w:tblGrid>
      <w:gridCol w:w="2547"/>
      <w:gridCol w:w="2547"/>
      <w:gridCol w:w="2547"/>
      <w:gridCol w:w="2889"/>
    </w:tblGrid>
    <w:tr w:rsidR="002C498B" w:rsidRPr="003A6938" w14:paraId="56A2A356" w14:textId="77777777" w:rsidTr="0019229D">
      <w:trPr>
        <w:trHeight w:val="125"/>
      </w:trPr>
      <w:tc>
        <w:tcPr>
          <w:tcW w:w="2547" w:type="dxa"/>
          <w:vAlign w:val="center"/>
        </w:tcPr>
        <w:p w14:paraId="52D33D9D" w14:textId="3C940EA0" w:rsidR="002C498B" w:rsidRPr="000F6D0F" w:rsidRDefault="002C498B" w:rsidP="00F85E2D">
          <w:pPr>
            <w:pStyle w:val="Footer"/>
            <w:pBdr>
              <w:top w:val="none" w:sz="0" w:space="0" w:color="auto"/>
            </w:pBdr>
            <w:spacing w:before="0"/>
            <w:ind w:left="-90"/>
            <w:rPr>
              <w:sz w:val="18"/>
              <w:szCs w:val="18"/>
            </w:rPr>
          </w:pPr>
          <w:r w:rsidRPr="000F6D0F">
            <w:rPr>
              <w:sz w:val="18"/>
              <w:szCs w:val="18"/>
            </w:rPr>
            <w:fldChar w:fldCharType="begin"/>
          </w:r>
          <w:r w:rsidRPr="000F6D0F">
            <w:rPr>
              <w:sz w:val="18"/>
              <w:szCs w:val="18"/>
            </w:rPr>
            <w:instrText xml:space="preserve"> PAGE   \* MERGEFORMAT </w:instrText>
          </w:r>
          <w:r w:rsidRPr="000F6D0F">
            <w:rPr>
              <w:sz w:val="18"/>
              <w:szCs w:val="18"/>
            </w:rPr>
            <w:fldChar w:fldCharType="separate"/>
          </w:r>
          <w:r w:rsidR="0004538A">
            <w:rPr>
              <w:noProof/>
              <w:sz w:val="18"/>
              <w:szCs w:val="18"/>
            </w:rPr>
            <w:t>1-4</w:t>
          </w:r>
          <w:r w:rsidRPr="000F6D0F">
            <w:rPr>
              <w:sz w:val="18"/>
              <w:szCs w:val="18"/>
            </w:rPr>
            <w:fldChar w:fldCharType="end"/>
          </w:r>
        </w:p>
      </w:tc>
      <w:tc>
        <w:tcPr>
          <w:tcW w:w="2547" w:type="dxa"/>
          <w:vAlign w:val="center"/>
        </w:tcPr>
        <w:p w14:paraId="0CEFA3E1" w14:textId="7777777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rPr>
              <w:sz w:val="18"/>
              <w:szCs w:val="18"/>
            </w:rPr>
          </w:pPr>
          <w:r w:rsidRPr="003A6938">
            <w:rPr>
              <w:sz w:val="18"/>
              <w:szCs w:val="18"/>
            </w:rPr>
            <w:t>Issue No: 1</w:t>
          </w:r>
        </w:p>
      </w:tc>
      <w:tc>
        <w:tcPr>
          <w:tcW w:w="2547" w:type="dxa"/>
          <w:vAlign w:val="center"/>
        </w:tcPr>
        <w:p w14:paraId="606E9B2B" w14:textId="46F010FA"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rPr>
              <w:sz w:val="18"/>
              <w:szCs w:val="18"/>
            </w:rPr>
          </w:pPr>
          <w:r>
            <w:rPr>
              <w:sz w:val="18"/>
              <w:szCs w:val="18"/>
            </w:rPr>
            <w:t xml:space="preserve">Rev. No.: </w:t>
          </w:r>
          <w:ins w:id="252" w:author="Prashant Chauhan" w:date="2020-08-07T19:49:00Z">
            <w:r>
              <w:rPr>
                <w:sz w:val="18"/>
                <w:szCs w:val="18"/>
              </w:rPr>
              <w:t>2</w:t>
            </w:r>
          </w:ins>
          <w:del w:id="253" w:author="Prashant Chauhan" w:date="2020-08-07T19:49:00Z">
            <w:r w:rsidDel="00FA1EC2">
              <w:rPr>
                <w:sz w:val="18"/>
                <w:szCs w:val="18"/>
              </w:rPr>
              <w:delText>0</w:delText>
            </w:r>
          </w:del>
        </w:p>
      </w:tc>
      <w:tc>
        <w:tcPr>
          <w:tcW w:w="2889" w:type="dxa"/>
          <w:vAlign w:val="center"/>
        </w:tcPr>
        <w:p w14:paraId="0E43B5D0" w14:textId="5484FB0E" w:rsidR="002C498B" w:rsidRPr="004E7755" w:rsidRDefault="002C498B">
          <w:pPr>
            <w:pStyle w:val="Footer"/>
            <w:pBdr>
              <w:top w:val="none" w:sz="0" w:space="0" w:color="auto"/>
            </w:pBdr>
            <w:tabs>
              <w:tab w:val="left" w:pos="3114"/>
            </w:tabs>
            <w:spacing w:before="0"/>
            <w:ind w:right="0"/>
            <w:jc w:val="right"/>
            <w:rPr>
              <w:sz w:val="18"/>
              <w:szCs w:val="18"/>
            </w:rPr>
          </w:pPr>
          <w:ins w:id="254" w:author="Prashant Chauhan" w:date="2020-08-07T19:49:00Z">
            <w:r>
              <w:rPr>
                <w:sz w:val="18"/>
                <w:szCs w:val="18"/>
              </w:rPr>
              <w:t>07</w:t>
            </w:r>
          </w:ins>
          <w:del w:id="255" w:author="Prashant Chauhan" w:date="2020-08-07T19:49:00Z">
            <w:r w:rsidDel="00FA1EC2">
              <w:rPr>
                <w:sz w:val="18"/>
                <w:szCs w:val="18"/>
              </w:rPr>
              <w:delText>10</w:delText>
            </w:r>
          </w:del>
          <w:r>
            <w:rPr>
              <w:sz w:val="18"/>
              <w:szCs w:val="18"/>
            </w:rPr>
            <w:t>-</w:t>
          </w:r>
          <w:del w:id="256" w:author="Prashant Chauhan" w:date="2020-08-07T19:49:00Z">
            <w:r w:rsidDel="00FA1EC2">
              <w:rPr>
                <w:sz w:val="18"/>
                <w:szCs w:val="18"/>
              </w:rPr>
              <w:delText>Mar</w:delText>
            </w:r>
          </w:del>
          <w:ins w:id="257" w:author="Prashant Chauhan" w:date="2020-08-07T19:49:00Z">
            <w:r>
              <w:rPr>
                <w:sz w:val="18"/>
                <w:szCs w:val="18"/>
              </w:rPr>
              <w:t>Aug</w:t>
            </w:r>
          </w:ins>
          <w:r>
            <w:rPr>
              <w:sz w:val="18"/>
              <w:szCs w:val="18"/>
            </w:rPr>
            <w:t>-</w:t>
          </w:r>
          <w:del w:id="258" w:author="Prashant Chauhan" w:date="2020-08-07T19:49:00Z">
            <w:r w:rsidDel="00FA1EC2">
              <w:rPr>
                <w:sz w:val="18"/>
                <w:szCs w:val="18"/>
              </w:rPr>
              <w:delText>18</w:delText>
            </w:r>
          </w:del>
          <w:ins w:id="259" w:author="Prashant Chauhan" w:date="2020-08-07T19:49:00Z">
            <w:r>
              <w:rPr>
                <w:sz w:val="18"/>
                <w:szCs w:val="18"/>
              </w:rPr>
              <w:t>20</w:t>
            </w:r>
          </w:ins>
        </w:p>
      </w:tc>
    </w:tr>
  </w:tbl>
  <w:p w14:paraId="3860EB9D" w14:textId="77777777" w:rsidR="002C498B" w:rsidRPr="001D4737" w:rsidRDefault="002C498B" w:rsidP="00F85E2D">
    <w:pPr>
      <w:pStyle w:val="Footer"/>
      <w:pBdr>
        <w:top w:val="none" w:sz="0" w:space="0" w:color="auto"/>
      </w:pBdr>
      <w:spacing w:before="0"/>
      <w:rPr>
        <w:sz w:val="8"/>
        <w:szCs w:val="8"/>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00" w:type="dxa"/>
      <w:tblBorders>
        <w:top w:val="single" w:sz="4" w:space="0" w:color="auto"/>
      </w:tblBorders>
      <w:tblLook w:val="04A0" w:firstRow="1" w:lastRow="0" w:firstColumn="1" w:lastColumn="0" w:noHBand="0" w:noVBand="1"/>
    </w:tblPr>
    <w:tblGrid>
      <w:gridCol w:w="2547"/>
      <w:gridCol w:w="2547"/>
      <w:gridCol w:w="2547"/>
      <w:gridCol w:w="2259"/>
    </w:tblGrid>
    <w:tr w:rsidR="002C498B" w:rsidRPr="003A6938" w14:paraId="2A5C1CD8" w14:textId="77777777" w:rsidTr="0019229D">
      <w:trPr>
        <w:trHeight w:val="125"/>
      </w:trPr>
      <w:tc>
        <w:tcPr>
          <w:tcW w:w="2547" w:type="dxa"/>
          <w:vAlign w:val="center"/>
        </w:tcPr>
        <w:p w14:paraId="05BDF4B9" w14:textId="77777777" w:rsidR="002C498B" w:rsidRPr="000F6D0F" w:rsidRDefault="002C498B" w:rsidP="00796677">
          <w:pPr>
            <w:pStyle w:val="Footer"/>
            <w:pBdr>
              <w:top w:val="none" w:sz="0" w:space="0" w:color="auto"/>
            </w:pBdr>
            <w:spacing w:before="0"/>
            <w:ind w:left="-90" w:right="362"/>
            <w:rPr>
              <w:sz w:val="18"/>
              <w:szCs w:val="18"/>
            </w:rPr>
          </w:pPr>
          <w:r>
            <w:rPr>
              <w:sz w:val="18"/>
              <w:szCs w:val="18"/>
            </w:rPr>
            <w:t>10-Mar-18</w:t>
          </w:r>
        </w:p>
      </w:tc>
      <w:tc>
        <w:tcPr>
          <w:tcW w:w="2547" w:type="dxa"/>
        </w:tcPr>
        <w:p w14:paraId="63620119" w14:textId="77777777" w:rsidR="002C498B" w:rsidRPr="003A6938" w:rsidRDefault="002C498B" w:rsidP="00F85E2D">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rPr>
          </w:pPr>
          <w:r w:rsidRPr="003A6938">
            <w:rPr>
              <w:sz w:val="18"/>
              <w:szCs w:val="18"/>
            </w:rPr>
            <w:t>Issue No: 1</w:t>
          </w:r>
        </w:p>
      </w:tc>
      <w:tc>
        <w:tcPr>
          <w:tcW w:w="2547" w:type="dxa"/>
        </w:tcPr>
        <w:p w14:paraId="41D0F625" w14:textId="7777777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259" w:type="dxa"/>
          <w:vAlign w:val="center"/>
        </w:tcPr>
        <w:p w14:paraId="087FD006" w14:textId="12A3A498" w:rsidR="002C498B" w:rsidRPr="000F6D0F" w:rsidRDefault="002C498B" w:rsidP="00F85E2D">
          <w:pPr>
            <w:pStyle w:val="Footer"/>
            <w:pBdr>
              <w:top w:val="none" w:sz="0" w:space="0" w:color="auto"/>
            </w:pBdr>
            <w:spacing w:before="0"/>
            <w:ind w:right="-108"/>
            <w:jc w:val="right"/>
            <w:rPr>
              <w:sz w:val="18"/>
              <w:szCs w:val="18"/>
            </w:rPr>
          </w:pPr>
          <w:r w:rsidRPr="000F6D0F">
            <w:rPr>
              <w:sz w:val="18"/>
              <w:szCs w:val="18"/>
            </w:rPr>
            <w:fldChar w:fldCharType="begin"/>
          </w:r>
          <w:r w:rsidRPr="000F6D0F">
            <w:rPr>
              <w:sz w:val="18"/>
              <w:szCs w:val="18"/>
            </w:rPr>
            <w:instrText xml:space="preserve"> PAGE   \* MERGEFORMAT </w:instrText>
          </w:r>
          <w:r w:rsidRPr="000F6D0F">
            <w:rPr>
              <w:sz w:val="18"/>
              <w:szCs w:val="18"/>
            </w:rPr>
            <w:fldChar w:fldCharType="separate"/>
          </w:r>
          <w:r w:rsidR="0004538A">
            <w:rPr>
              <w:noProof/>
              <w:sz w:val="18"/>
              <w:szCs w:val="18"/>
            </w:rPr>
            <w:t>1-3</w:t>
          </w:r>
          <w:r w:rsidRPr="000F6D0F">
            <w:rPr>
              <w:sz w:val="18"/>
              <w:szCs w:val="18"/>
            </w:rPr>
            <w:fldChar w:fldCharType="end"/>
          </w:r>
        </w:p>
      </w:tc>
    </w:tr>
  </w:tbl>
  <w:p w14:paraId="2ACB59D2" w14:textId="77777777" w:rsidR="002C498B" w:rsidRPr="00C13E62" w:rsidRDefault="002C498B" w:rsidP="00C13E62">
    <w:pPr>
      <w:pStyle w:val="Footer"/>
      <w:pBdr>
        <w:top w:val="none" w:sz="0" w:space="0" w:color="auto"/>
      </w:pBdr>
      <w:rPr>
        <w:sz w:val="8"/>
        <w:szCs w:val="8"/>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530" w:type="dxa"/>
      <w:tblBorders>
        <w:top w:val="single" w:sz="4" w:space="0" w:color="auto"/>
      </w:tblBorders>
      <w:tblLayout w:type="fixed"/>
      <w:tblLook w:val="04A0" w:firstRow="1" w:lastRow="0" w:firstColumn="1" w:lastColumn="0" w:noHBand="0" w:noVBand="1"/>
    </w:tblPr>
    <w:tblGrid>
      <w:gridCol w:w="2547"/>
      <w:gridCol w:w="2547"/>
      <w:gridCol w:w="2547"/>
      <w:gridCol w:w="2889"/>
    </w:tblGrid>
    <w:tr w:rsidR="002C498B" w:rsidRPr="003A6938" w14:paraId="539C0025" w14:textId="77777777" w:rsidTr="0019229D">
      <w:trPr>
        <w:trHeight w:val="125"/>
      </w:trPr>
      <w:tc>
        <w:tcPr>
          <w:tcW w:w="2547" w:type="dxa"/>
          <w:vAlign w:val="center"/>
        </w:tcPr>
        <w:p w14:paraId="20ACB72F" w14:textId="135F3FB6" w:rsidR="002C498B" w:rsidRPr="000F6D0F" w:rsidRDefault="002C498B" w:rsidP="00F85E2D">
          <w:pPr>
            <w:pStyle w:val="Footer"/>
            <w:pBdr>
              <w:top w:val="none" w:sz="0" w:space="0" w:color="auto"/>
            </w:pBdr>
            <w:spacing w:before="0"/>
            <w:ind w:left="-90"/>
            <w:rPr>
              <w:sz w:val="18"/>
              <w:szCs w:val="18"/>
            </w:rPr>
          </w:pPr>
          <w:r w:rsidRPr="000F6D0F">
            <w:rPr>
              <w:sz w:val="18"/>
              <w:szCs w:val="18"/>
            </w:rPr>
            <w:fldChar w:fldCharType="begin"/>
          </w:r>
          <w:r w:rsidRPr="000F6D0F">
            <w:rPr>
              <w:sz w:val="18"/>
              <w:szCs w:val="18"/>
            </w:rPr>
            <w:instrText xml:space="preserve"> PAGE   \* MERGEFORMAT </w:instrText>
          </w:r>
          <w:r w:rsidRPr="000F6D0F">
            <w:rPr>
              <w:sz w:val="18"/>
              <w:szCs w:val="18"/>
            </w:rPr>
            <w:fldChar w:fldCharType="separate"/>
          </w:r>
          <w:r w:rsidR="0004538A">
            <w:rPr>
              <w:noProof/>
              <w:sz w:val="18"/>
              <w:szCs w:val="18"/>
            </w:rPr>
            <w:t>3-2</w:t>
          </w:r>
          <w:r w:rsidRPr="000F6D0F">
            <w:rPr>
              <w:sz w:val="18"/>
              <w:szCs w:val="18"/>
            </w:rPr>
            <w:fldChar w:fldCharType="end"/>
          </w:r>
        </w:p>
      </w:tc>
      <w:tc>
        <w:tcPr>
          <w:tcW w:w="2547" w:type="dxa"/>
          <w:vAlign w:val="center"/>
        </w:tcPr>
        <w:p w14:paraId="1CFC4431" w14:textId="7777777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rPr>
              <w:sz w:val="18"/>
              <w:szCs w:val="18"/>
            </w:rPr>
          </w:pPr>
          <w:r w:rsidRPr="003A6938">
            <w:rPr>
              <w:sz w:val="18"/>
              <w:szCs w:val="18"/>
            </w:rPr>
            <w:t>Issue No: 1</w:t>
          </w:r>
        </w:p>
      </w:tc>
      <w:tc>
        <w:tcPr>
          <w:tcW w:w="2547" w:type="dxa"/>
          <w:vAlign w:val="center"/>
        </w:tcPr>
        <w:p w14:paraId="14D0D588" w14:textId="77777777" w:rsidR="002C498B" w:rsidRPr="003A6938" w:rsidRDefault="002C498B" w:rsidP="00F85E2D">
          <w:pPr>
            <w:pStyle w:val="Footer"/>
            <w:pBdr>
              <w:top w:val="none" w:sz="0" w:space="0" w:color="auto"/>
            </w:pBdr>
            <w:tabs>
              <w:tab w:val="clear" w:pos="4320"/>
              <w:tab w:val="clear" w:pos="8640"/>
              <w:tab w:val="center" w:pos="3600"/>
              <w:tab w:val="center" w:pos="5760"/>
              <w:tab w:val="right" w:pos="9990"/>
            </w:tabs>
            <w:spacing w:before="0"/>
            <w:rPr>
              <w:sz w:val="18"/>
              <w:szCs w:val="18"/>
            </w:rPr>
          </w:pPr>
          <w:r>
            <w:rPr>
              <w:sz w:val="18"/>
              <w:szCs w:val="18"/>
            </w:rPr>
            <w:t>Rev. No.: 0</w:t>
          </w:r>
        </w:p>
      </w:tc>
      <w:tc>
        <w:tcPr>
          <w:tcW w:w="2889" w:type="dxa"/>
          <w:vAlign w:val="center"/>
        </w:tcPr>
        <w:p w14:paraId="2A9C920F" w14:textId="77777777" w:rsidR="002C498B" w:rsidRPr="004E7755" w:rsidRDefault="002C498B" w:rsidP="00796677">
          <w:pPr>
            <w:pStyle w:val="Footer"/>
            <w:pBdr>
              <w:top w:val="none" w:sz="0" w:space="0" w:color="auto"/>
            </w:pBdr>
            <w:tabs>
              <w:tab w:val="left" w:pos="3114"/>
            </w:tabs>
            <w:spacing w:before="0"/>
            <w:ind w:right="0"/>
            <w:jc w:val="right"/>
            <w:rPr>
              <w:sz w:val="18"/>
              <w:szCs w:val="18"/>
            </w:rPr>
          </w:pPr>
          <w:r>
            <w:rPr>
              <w:sz w:val="18"/>
              <w:szCs w:val="18"/>
            </w:rPr>
            <w:t>10-Mar-18</w:t>
          </w:r>
        </w:p>
      </w:tc>
    </w:tr>
  </w:tbl>
  <w:p w14:paraId="22BE7C36" w14:textId="77777777" w:rsidR="002C498B" w:rsidRPr="001D4737" w:rsidRDefault="002C498B" w:rsidP="00F85E2D">
    <w:pPr>
      <w:pStyle w:val="Footer"/>
      <w:pBdr>
        <w:top w:val="none" w:sz="0" w:space="0" w:color="auto"/>
      </w:pBdr>
      <w:spacing w:before="0"/>
      <w:rPr>
        <w:sz w:val="8"/>
        <w:szCs w:val="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D252E6" w14:textId="77777777" w:rsidR="00465F4B" w:rsidRDefault="00465F4B">
      <w:r>
        <w:separator/>
      </w:r>
    </w:p>
  </w:footnote>
  <w:footnote w:type="continuationSeparator" w:id="0">
    <w:p w14:paraId="03A93549" w14:textId="77777777" w:rsidR="00465F4B" w:rsidRDefault="00465F4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2" w:type="dxa"/>
      <w:tblInd w:w="468" w:type="dxa"/>
      <w:tblBorders>
        <w:bottom w:val="single" w:sz="4" w:space="0" w:color="auto"/>
      </w:tblBorders>
      <w:tblLayout w:type="fixed"/>
      <w:tblLook w:val="0000" w:firstRow="0" w:lastRow="0" w:firstColumn="0" w:lastColumn="0" w:noHBand="0" w:noVBand="0"/>
    </w:tblPr>
    <w:tblGrid>
      <w:gridCol w:w="5940"/>
      <w:gridCol w:w="4122"/>
    </w:tblGrid>
    <w:tr w:rsidR="002C498B" w14:paraId="3FD597CA" w14:textId="77777777" w:rsidTr="0019229D">
      <w:trPr>
        <w:cantSplit/>
        <w:trHeight w:val="630"/>
      </w:trPr>
      <w:tc>
        <w:tcPr>
          <w:tcW w:w="5940" w:type="dxa"/>
          <w:vAlign w:val="bottom"/>
        </w:tcPr>
        <w:p w14:paraId="0E078DD1" w14:textId="77777777" w:rsidR="002C498B" w:rsidRDefault="002C498B" w:rsidP="00F85E2D">
          <w:pPr>
            <w:spacing w:before="0"/>
            <w:ind w:left="-108" w:right="1140"/>
            <w:rPr>
              <w:rFonts w:cs="Arial"/>
              <w:b/>
              <w:i/>
              <w:sz w:val="16"/>
              <w:szCs w:val="16"/>
            </w:rPr>
          </w:pPr>
          <w:r w:rsidRPr="002607D2">
            <w:rPr>
              <w:rFonts w:cs="Arial"/>
              <w:b/>
              <w:i/>
              <w:sz w:val="16"/>
              <w:szCs w:val="16"/>
            </w:rPr>
            <w:t>Internal Use Only</w:t>
          </w:r>
        </w:p>
        <w:p w14:paraId="52D853AE" w14:textId="77777777" w:rsidR="002C498B" w:rsidRDefault="002C498B" w:rsidP="00F85E2D">
          <w:pPr>
            <w:spacing w:before="0"/>
            <w:ind w:left="-108" w:right="1140"/>
            <w:rPr>
              <w:rFonts w:cs="Arial"/>
              <w:b/>
              <w:i/>
              <w:sz w:val="16"/>
              <w:szCs w:val="16"/>
            </w:rPr>
          </w:pPr>
        </w:p>
        <w:p w14:paraId="500F225C" w14:textId="77777777" w:rsidR="002C498B" w:rsidRDefault="002C498B" w:rsidP="00F85E2D">
          <w:pPr>
            <w:spacing w:before="0"/>
            <w:ind w:left="-108" w:right="1140"/>
            <w:rPr>
              <w:sz w:val="8"/>
              <w:szCs w:val="8"/>
            </w:rPr>
          </w:pPr>
        </w:p>
        <w:p w14:paraId="6FA60FB1" w14:textId="77777777" w:rsidR="002C498B" w:rsidRPr="00C5314D" w:rsidRDefault="002C498B" w:rsidP="00A139B9">
          <w:pPr>
            <w:tabs>
              <w:tab w:val="center" w:pos="792"/>
            </w:tabs>
            <w:spacing w:before="0"/>
            <w:ind w:left="0" w:right="0"/>
            <w:rPr>
              <w:rFonts w:ascii="Arial Narrow" w:hAnsi="Arial Narrow"/>
              <w:b/>
              <w:sz w:val="18"/>
            </w:rPr>
          </w:pPr>
          <w:r w:rsidRPr="007B7CE8">
            <w:rPr>
              <w:b/>
              <w:sz w:val="18"/>
            </w:rPr>
            <w:t xml:space="preserve">CLRS </w:t>
          </w:r>
          <w:r w:rsidRPr="007B7CE8">
            <w:rPr>
              <w:rFonts w:cs="Arial"/>
              <w:b/>
              <w:bCs/>
              <w:sz w:val="18"/>
            </w:rPr>
            <w:t>SOD</w:t>
          </w:r>
        </w:p>
      </w:tc>
      <w:tc>
        <w:tcPr>
          <w:tcW w:w="4122" w:type="dxa"/>
          <w:vAlign w:val="bottom"/>
        </w:tcPr>
        <w:p w14:paraId="50B4E532" w14:textId="77777777" w:rsidR="002C498B" w:rsidRDefault="002C498B" w:rsidP="00E12488">
          <w:pPr>
            <w:ind w:left="0" w:right="0"/>
            <w:jc w:val="center"/>
          </w:pPr>
          <w:r>
            <w:rPr>
              <w:noProof/>
            </w:rPr>
            <w:drawing>
              <wp:inline distT="0" distB="0" distL="0" distR="0" wp14:anchorId="5345253D" wp14:editId="1EB27A04">
                <wp:extent cx="1562100" cy="438150"/>
                <wp:effectExtent l="0" t="0" r="0" b="0"/>
                <wp:docPr id="17450" name="Picture 1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564019" cy="438688"/>
                        </a:xfrm>
                        <a:prstGeom prst="rect">
                          <a:avLst/>
                        </a:prstGeom>
                      </pic:spPr>
                    </pic:pic>
                  </a:graphicData>
                </a:graphic>
              </wp:inline>
            </w:drawing>
          </w:r>
          <w:r>
            <w:rPr>
              <w:noProof/>
            </w:rPr>
            <w:drawing>
              <wp:anchor distT="0" distB="0" distL="114300" distR="114300" simplePos="0" relativeHeight="251657728" behindDoc="0" locked="0" layoutInCell="1" allowOverlap="1" wp14:anchorId="3FFFB1A9" wp14:editId="4F4F81CD">
                <wp:simplePos x="0" y="0"/>
                <wp:positionH relativeFrom="column">
                  <wp:posOffset>5459095</wp:posOffset>
                </wp:positionH>
                <wp:positionV relativeFrom="paragraph">
                  <wp:posOffset>408940</wp:posOffset>
                </wp:positionV>
                <wp:extent cx="1551305" cy="393065"/>
                <wp:effectExtent l="0" t="0" r="0" b="0"/>
                <wp:wrapNone/>
                <wp:docPr id="17451" name="Picture 1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1305" cy="393065"/>
                        </a:xfrm>
                        <a:prstGeom prst="rect">
                          <a:avLst/>
                        </a:prstGeom>
                        <a:noFill/>
                        <a:ln>
                          <a:noFill/>
                        </a:ln>
                      </pic:spPr>
                    </pic:pic>
                  </a:graphicData>
                </a:graphic>
              </wp:anchor>
            </w:drawing>
          </w:r>
        </w:p>
        <w:p w14:paraId="46C99E95" w14:textId="77777777" w:rsidR="002C498B" w:rsidRPr="009A5437" w:rsidRDefault="002C498B" w:rsidP="009A5437">
          <w:pPr>
            <w:spacing w:before="0"/>
            <w:ind w:left="0" w:right="0"/>
            <w:jc w:val="center"/>
          </w:pPr>
        </w:p>
      </w:tc>
    </w:tr>
  </w:tbl>
  <w:p w14:paraId="002CFC2D" w14:textId="77777777" w:rsidR="002C498B" w:rsidRPr="00F55E43" w:rsidRDefault="002C498B" w:rsidP="001019FB">
    <w:pPr>
      <w:pStyle w:val="Header"/>
      <w:spacing w:before="0"/>
      <w:ind w:left="0" w:right="-43"/>
      <w:rPr>
        <w:sz w:val="8"/>
        <w:szCs w:val="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ook w:val="0000" w:firstRow="0" w:lastRow="0" w:firstColumn="0" w:lastColumn="0" w:noHBand="0" w:noVBand="0"/>
    </w:tblPr>
    <w:tblGrid>
      <w:gridCol w:w="3240"/>
      <w:gridCol w:w="6516"/>
    </w:tblGrid>
    <w:tr w:rsidR="002C498B" w14:paraId="149161EF" w14:textId="77777777" w:rsidTr="0019229D">
      <w:trPr>
        <w:cantSplit/>
        <w:trHeight w:val="990"/>
      </w:trPr>
      <w:tc>
        <w:tcPr>
          <w:tcW w:w="3240" w:type="dxa"/>
          <w:vAlign w:val="center"/>
        </w:tcPr>
        <w:p w14:paraId="2E8ED9CA" w14:textId="77777777" w:rsidR="002C498B" w:rsidRPr="009A5437" w:rsidRDefault="002C498B" w:rsidP="00E12488">
          <w:pPr>
            <w:spacing w:before="0"/>
            <w:ind w:left="0" w:right="0"/>
            <w:jc w:val="center"/>
            <w:rPr>
              <w:rFonts w:cs="Arial"/>
            </w:rPr>
          </w:pPr>
          <w:r>
            <w:rPr>
              <w:rFonts w:cs="Arial"/>
              <w:noProof/>
            </w:rPr>
            <w:drawing>
              <wp:anchor distT="0" distB="0" distL="114300" distR="114300" simplePos="0" relativeHeight="251655680" behindDoc="0" locked="0" layoutInCell="1" allowOverlap="1" wp14:anchorId="38337468" wp14:editId="290598F1">
                <wp:simplePos x="0" y="0"/>
                <wp:positionH relativeFrom="column">
                  <wp:posOffset>-62865</wp:posOffset>
                </wp:positionH>
                <wp:positionV relativeFrom="paragraph">
                  <wp:posOffset>-15875</wp:posOffset>
                </wp:positionV>
                <wp:extent cx="1543050" cy="400050"/>
                <wp:effectExtent l="19050" t="0" r="0" b="0"/>
                <wp:wrapNone/>
                <wp:docPr id="17452" name="Picture 1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400050"/>
                        </a:xfrm>
                        <a:prstGeom prst="rect">
                          <a:avLst/>
                        </a:prstGeom>
                        <a:noFill/>
                        <a:ln>
                          <a:noFill/>
                        </a:ln>
                      </pic:spPr>
                    </pic:pic>
                  </a:graphicData>
                </a:graphic>
              </wp:anchor>
            </w:drawing>
          </w:r>
        </w:p>
      </w:tc>
      <w:tc>
        <w:tcPr>
          <w:tcW w:w="6516" w:type="dxa"/>
          <w:vAlign w:val="bottom"/>
        </w:tcPr>
        <w:p w14:paraId="3945DA5F" w14:textId="77777777" w:rsidR="002C498B" w:rsidRDefault="002C498B" w:rsidP="00E12488">
          <w:pPr>
            <w:spacing w:before="0"/>
            <w:ind w:right="-108"/>
            <w:jc w:val="right"/>
            <w:rPr>
              <w:rFonts w:cs="Arial"/>
              <w:b/>
              <w:bCs/>
              <w:i/>
              <w:sz w:val="16"/>
              <w:szCs w:val="16"/>
            </w:rPr>
          </w:pPr>
          <w:r w:rsidRPr="00A35495">
            <w:rPr>
              <w:rFonts w:cs="Arial"/>
              <w:b/>
              <w:bCs/>
              <w:i/>
              <w:sz w:val="16"/>
              <w:szCs w:val="16"/>
            </w:rPr>
            <w:t>Internal Use Only</w:t>
          </w:r>
        </w:p>
        <w:p w14:paraId="47D74CFF" w14:textId="77777777" w:rsidR="002C498B" w:rsidRDefault="002C498B" w:rsidP="00F85E2D">
          <w:pPr>
            <w:spacing w:before="0"/>
            <w:ind w:right="-108"/>
            <w:jc w:val="right"/>
            <w:rPr>
              <w:rFonts w:cs="Arial"/>
              <w:b/>
              <w:bCs/>
              <w:i/>
              <w:sz w:val="16"/>
              <w:szCs w:val="16"/>
            </w:rPr>
          </w:pPr>
        </w:p>
        <w:p w14:paraId="29B1AE5A" w14:textId="77777777" w:rsidR="002C498B" w:rsidRDefault="002C498B" w:rsidP="00F85E2D">
          <w:pPr>
            <w:spacing w:before="0"/>
            <w:ind w:right="-108"/>
            <w:jc w:val="right"/>
            <w:rPr>
              <w:sz w:val="8"/>
              <w:szCs w:val="8"/>
            </w:rPr>
          </w:pPr>
        </w:p>
        <w:p w14:paraId="207A72C3" w14:textId="77777777" w:rsidR="002C498B" w:rsidRPr="00E6721E" w:rsidRDefault="002C498B" w:rsidP="00F85E2D">
          <w:pPr>
            <w:tabs>
              <w:tab w:val="left" w:pos="5703"/>
            </w:tabs>
            <w:spacing w:before="0"/>
            <w:ind w:right="-108"/>
            <w:jc w:val="right"/>
            <w:rPr>
              <w:b/>
            </w:rPr>
          </w:pPr>
          <w:r w:rsidRPr="007B7CE8">
            <w:rPr>
              <w:b/>
              <w:sz w:val="18"/>
            </w:rPr>
            <w:t xml:space="preserve">CLRS SOD </w:t>
          </w:r>
        </w:p>
      </w:tc>
    </w:tr>
  </w:tbl>
  <w:p w14:paraId="2866BF0E" w14:textId="77777777" w:rsidR="002C498B" w:rsidRPr="00AB1727" w:rsidRDefault="002C498B" w:rsidP="00755D65">
    <w:pPr>
      <w:pStyle w:val="Header"/>
      <w:tabs>
        <w:tab w:val="left" w:pos="9810"/>
      </w:tabs>
      <w:spacing w:before="0"/>
      <w:ind w:left="0" w:right="-29"/>
      <w:rPr>
        <w:sz w:val="8"/>
        <w:szCs w:val="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ook w:val="0000" w:firstRow="0" w:lastRow="0" w:firstColumn="0" w:lastColumn="0" w:noHBand="0" w:noVBand="0"/>
    </w:tblPr>
    <w:tblGrid>
      <w:gridCol w:w="2168"/>
      <w:gridCol w:w="7625"/>
    </w:tblGrid>
    <w:tr w:rsidR="002C498B" w14:paraId="329A37D9" w14:textId="77777777" w:rsidTr="00D10BE9">
      <w:trPr>
        <w:cantSplit/>
        <w:trHeight w:val="711"/>
      </w:trPr>
      <w:tc>
        <w:tcPr>
          <w:tcW w:w="2168" w:type="dxa"/>
          <w:vAlign w:val="center"/>
        </w:tcPr>
        <w:p w14:paraId="42353C30" w14:textId="77777777" w:rsidR="002C498B" w:rsidRPr="009A5437" w:rsidRDefault="002C498B" w:rsidP="00E12488">
          <w:pPr>
            <w:spacing w:before="0"/>
            <w:ind w:left="0" w:right="0"/>
            <w:jc w:val="center"/>
            <w:rPr>
              <w:rFonts w:cs="Arial"/>
            </w:rPr>
          </w:pPr>
          <w:r>
            <w:rPr>
              <w:rFonts w:cs="Arial"/>
              <w:noProof/>
            </w:rPr>
            <w:drawing>
              <wp:anchor distT="0" distB="0" distL="114300" distR="114300" simplePos="0" relativeHeight="251662336" behindDoc="0" locked="0" layoutInCell="1" allowOverlap="1" wp14:anchorId="395FD16F" wp14:editId="2BF257A2">
                <wp:simplePos x="0" y="0"/>
                <wp:positionH relativeFrom="column">
                  <wp:posOffset>-62865</wp:posOffset>
                </wp:positionH>
                <wp:positionV relativeFrom="paragraph">
                  <wp:posOffset>-13335</wp:posOffset>
                </wp:positionV>
                <wp:extent cx="1495425" cy="381000"/>
                <wp:effectExtent l="19050" t="0" r="9525" b="0"/>
                <wp:wrapNone/>
                <wp:docPr id="17486" name="Picture 1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381000"/>
                        </a:xfrm>
                        <a:prstGeom prst="rect">
                          <a:avLst/>
                        </a:prstGeom>
                        <a:noFill/>
                        <a:ln>
                          <a:noFill/>
                        </a:ln>
                      </pic:spPr>
                    </pic:pic>
                  </a:graphicData>
                </a:graphic>
              </wp:anchor>
            </w:drawing>
          </w:r>
        </w:p>
      </w:tc>
      <w:tc>
        <w:tcPr>
          <w:tcW w:w="7625" w:type="dxa"/>
          <w:vAlign w:val="bottom"/>
        </w:tcPr>
        <w:p w14:paraId="0F52D75B" w14:textId="77777777" w:rsidR="002C498B" w:rsidRDefault="002C498B" w:rsidP="00E12488">
          <w:pPr>
            <w:spacing w:before="0"/>
            <w:ind w:right="-108"/>
            <w:jc w:val="right"/>
            <w:rPr>
              <w:rFonts w:cs="Arial"/>
              <w:b/>
              <w:bCs/>
              <w:i/>
              <w:sz w:val="16"/>
              <w:szCs w:val="16"/>
            </w:rPr>
          </w:pPr>
          <w:r w:rsidRPr="00A35495">
            <w:rPr>
              <w:rFonts w:cs="Arial"/>
              <w:b/>
              <w:bCs/>
              <w:i/>
              <w:sz w:val="16"/>
              <w:szCs w:val="16"/>
            </w:rPr>
            <w:t>Internal Use Only</w:t>
          </w:r>
        </w:p>
        <w:p w14:paraId="781C7055" w14:textId="77777777" w:rsidR="002C498B" w:rsidRDefault="002C498B" w:rsidP="00F85E2D">
          <w:pPr>
            <w:spacing w:before="0"/>
            <w:ind w:right="-108"/>
            <w:jc w:val="right"/>
            <w:rPr>
              <w:rFonts w:cs="Arial"/>
              <w:b/>
              <w:bCs/>
              <w:i/>
              <w:sz w:val="16"/>
              <w:szCs w:val="16"/>
            </w:rPr>
          </w:pPr>
        </w:p>
        <w:p w14:paraId="760E6882" w14:textId="77777777" w:rsidR="002C498B" w:rsidRDefault="002C498B" w:rsidP="00F85E2D">
          <w:pPr>
            <w:spacing w:before="0"/>
            <w:ind w:right="-108"/>
            <w:jc w:val="right"/>
            <w:rPr>
              <w:sz w:val="8"/>
              <w:szCs w:val="8"/>
            </w:rPr>
          </w:pPr>
        </w:p>
        <w:p w14:paraId="21CC3857" w14:textId="77777777" w:rsidR="002C498B" w:rsidRPr="00E6721E" w:rsidRDefault="002C498B" w:rsidP="00A129F4">
          <w:pPr>
            <w:tabs>
              <w:tab w:val="left" w:pos="5703"/>
            </w:tabs>
            <w:spacing w:before="0"/>
            <w:ind w:right="-108"/>
            <w:jc w:val="right"/>
            <w:rPr>
              <w:b/>
            </w:rPr>
          </w:pPr>
          <w:r w:rsidRPr="007B7CE8">
            <w:rPr>
              <w:b/>
              <w:sz w:val="18"/>
            </w:rPr>
            <w:t>CLRS</w:t>
          </w:r>
          <w:r w:rsidRPr="007B7CE8">
            <w:rPr>
              <w:rFonts w:cs="Arial"/>
              <w:b/>
              <w:bCs/>
              <w:sz w:val="18"/>
            </w:rPr>
            <w:t xml:space="preserve"> SOD</w:t>
          </w:r>
        </w:p>
      </w:tc>
    </w:tr>
  </w:tbl>
  <w:p w14:paraId="615D5C4B" w14:textId="77777777" w:rsidR="002C498B" w:rsidRPr="00AB1727" w:rsidRDefault="002C498B" w:rsidP="00F85E2D">
    <w:pPr>
      <w:pStyle w:val="Header"/>
      <w:tabs>
        <w:tab w:val="left" w:pos="9810"/>
      </w:tabs>
      <w:spacing w:before="0"/>
      <w:ind w:left="0" w:right="-29"/>
      <w:rPr>
        <w:sz w:val="8"/>
        <w:szCs w:val="8"/>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4" w:type="pct"/>
      <w:tblInd w:w="558" w:type="dxa"/>
      <w:tblBorders>
        <w:bottom w:val="single" w:sz="4" w:space="0" w:color="auto"/>
      </w:tblBorders>
      <w:tblLook w:val="0000" w:firstRow="0" w:lastRow="0" w:firstColumn="0" w:lastColumn="0" w:noHBand="0" w:noVBand="0"/>
    </w:tblPr>
    <w:tblGrid>
      <w:gridCol w:w="7750"/>
      <w:gridCol w:w="2439"/>
    </w:tblGrid>
    <w:tr w:rsidR="002C498B" w14:paraId="240B6406" w14:textId="77777777" w:rsidTr="0019229D">
      <w:trPr>
        <w:cantSplit/>
        <w:trHeight w:val="630"/>
      </w:trPr>
      <w:tc>
        <w:tcPr>
          <w:tcW w:w="3803" w:type="pct"/>
          <w:vAlign w:val="bottom"/>
        </w:tcPr>
        <w:p w14:paraId="74623DC3" w14:textId="77777777" w:rsidR="002C498B" w:rsidRDefault="002C498B" w:rsidP="00F85E2D">
          <w:pPr>
            <w:spacing w:before="0"/>
            <w:ind w:left="-108" w:right="1140"/>
            <w:rPr>
              <w:rFonts w:cs="Arial"/>
              <w:b/>
              <w:i/>
              <w:sz w:val="16"/>
              <w:szCs w:val="16"/>
            </w:rPr>
          </w:pPr>
          <w:r>
            <w:rPr>
              <w:rFonts w:cs="Arial"/>
              <w:noProof/>
            </w:rPr>
            <w:drawing>
              <wp:anchor distT="0" distB="0" distL="114300" distR="114300" simplePos="0" relativeHeight="251656192" behindDoc="0" locked="0" layoutInCell="1" allowOverlap="1" wp14:anchorId="0B18A032" wp14:editId="4AC6566F">
                <wp:simplePos x="0" y="0"/>
                <wp:positionH relativeFrom="column">
                  <wp:posOffset>4796790</wp:posOffset>
                </wp:positionH>
                <wp:positionV relativeFrom="paragraph">
                  <wp:posOffset>-93345</wp:posOffset>
                </wp:positionV>
                <wp:extent cx="1543050" cy="400050"/>
                <wp:effectExtent l="0" t="0" r="0" b="0"/>
                <wp:wrapNone/>
                <wp:docPr id="17479" name="Picture 1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400050"/>
                        </a:xfrm>
                        <a:prstGeom prst="rect">
                          <a:avLst/>
                        </a:prstGeom>
                        <a:noFill/>
                        <a:ln>
                          <a:noFill/>
                        </a:ln>
                      </pic:spPr>
                    </pic:pic>
                  </a:graphicData>
                </a:graphic>
              </wp:anchor>
            </w:drawing>
          </w:r>
          <w:r w:rsidRPr="002607D2">
            <w:rPr>
              <w:rFonts w:cs="Arial"/>
              <w:b/>
              <w:i/>
              <w:sz w:val="16"/>
              <w:szCs w:val="16"/>
            </w:rPr>
            <w:t>Internal Use Only</w:t>
          </w:r>
        </w:p>
        <w:p w14:paraId="77E84DCF" w14:textId="77777777" w:rsidR="002C498B" w:rsidRDefault="002C498B" w:rsidP="00F85E2D">
          <w:pPr>
            <w:spacing w:before="0"/>
            <w:ind w:left="-108" w:right="1140"/>
            <w:rPr>
              <w:rFonts w:cs="Arial"/>
              <w:b/>
              <w:i/>
              <w:sz w:val="16"/>
              <w:szCs w:val="16"/>
            </w:rPr>
          </w:pPr>
        </w:p>
        <w:p w14:paraId="25FDF4AA" w14:textId="77777777" w:rsidR="002C498B" w:rsidRDefault="002C498B" w:rsidP="00F85E2D">
          <w:pPr>
            <w:spacing w:before="0"/>
            <w:ind w:left="-108" w:right="1140"/>
            <w:rPr>
              <w:sz w:val="8"/>
              <w:szCs w:val="8"/>
            </w:rPr>
          </w:pPr>
        </w:p>
        <w:p w14:paraId="1A9FD7FB" w14:textId="77777777" w:rsidR="002C498B" w:rsidRDefault="002C498B" w:rsidP="00F85E2D">
          <w:pPr>
            <w:tabs>
              <w:tab w:val="center" w:pos="792"/>
            </w:tabs>
            <w:spacing w:before="0"/>
            <w:ind w:left="-108" w:right="0"/>
            <w:rPr>
              <w:rFonts w:ascii="Arial Narrow" w:hAnsi="Arial Narrow"/>
              <w:sz w:val="18"/>
            </w:rPr>
          </w:pPr>
          <w:r w:rsidRPr="007B7CE8">
            <w:rPr>
              <w:b/>
              <w:sz w:val="18"/>
            </w:rPr>
            <w:t>CLRS</w:t>
          </w:r>
          <w:r w:rsidRPr="007B7CE8">
            <w:rPr>
              <w:rFonts w:cs="Arial"/>
              <w:b/>
              <w:bCs/>
              <w:sz w:val="18"/>
            </w:rPr>
            <w:t xml:space="preserve"> SOD</w:t>
          </w:r>
        </w:p>
      </w:tc>
      <w:tc>
        <w:tcPr>
          <w:tcW w:w="1197" w:type="pct"/>
          <w:vAlign w:val="bottom"/>
        </w:tcPr>
        <w:p w14:paraId="012D70D5" w14:textId="77777777" w:rsidR="002C498B" w:rsidRDefault="002C498B" w:rsidP="00E12488">
          <w:pPr>
            <w:ind w:left="0" w:right="0"/>
            <w:jc w:val="center"/>
          </w:pPr>
        </w:p>
        <w:p w14:paraId="474E5B25" w14:textId="77777777" w:rsidR="002C498B" w:rsidRPr="009A5437" w:rsidRDefault="002C498B" w:rsidP="009A5437">
          <w:pPr>
            <w:spacing w:before="0"/>
            <w:ind w:left="0" w:right="0"/>
            <w:jc w:val="center"/>
          </w:pPr>
        </w:p>
      </w:tc>
    </w:tr>
  </w:tbl>
  <w:p w14:paraId="6409075B" w14:textId="77777777" w:rsidR="002C498B" w:rsidRPr="00F55E43" w:rsidRDefault="002C498B" w:rsidP="00755D65">
    <w:pPr>
      <w:pStyle w:val="Header"/>
      <w:spacing w:before="0"/>
      <w:ind w:left="0" w:right="-43"/>
      <w:jc w:val="right"/>
      <w:rPr>
        <w:sz w:val="8"/>
        <w:szCs w:val="8"/>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auto"/>
      </w:tblBorders>
      <w:tblLook w:val="0000" w:firstRow="0" w:lastRow="0" w:firstColumn="0" w:lastColumn="0" w:noHBand="0" w:noVBand="0"/>
    </w:tblPr>
    <w:tblGrid>
      <w:gridCol w:w="7750"/>
      <w:gridCol w:w="2431"/>
    </w:tblGrid>
    <w:tr w:rsidR="002C498B" w14:paraId="39225E39" w14:textId="77777777" w:rsidTr="00755D65">
      <w:trPr>
        <w:cantSplit/>
        <w:trHeight w:val="630"/>
      </w:trPr>
      <w:tc>
        <w:tcPr>
          <w:tcW w:w="3806" w:type="pct"/>
          <w:vAlign w:val="bottom"/>
        </w:tcPr>
        <w:p w14:paraId="4891A575" w14:textId="77777777" w:rsidR="002C498B" w:rsidRDefault="002C498B" w:rsidP="00F85E2D">
          <w:pPr>
            <w:spacing w:before="0"/>
            <w:ind w:left="-108" w:right="1140"/>
            <w:rPr>
              <w:rFonts w:cs="Arial"/>
              <w:b/>
              <w:i/>
              <w:sz w:val="16"/>
              <w:szCs w:val="16"/>
            </w:rPr>
          </w:pPr>
          <w:r>
            <w:rPr>
              <w:rFonts w:cs="Arial"/>
              <w:noProof/>
            </w:rPr>
            <w:drawing>
              <wp:anchor distT="0" distB="0" distL="114300" distR="114300" simplePos="0" relativeHeight="251658752" behindDoc="0" locked="0" layoutInCell="1" allowOverlap="1" wp14:anchorId="35EEC9F9" wp14:editId="24C733A5">
                <wp:simplePos x="0" y="0"/>
                <wp:positionH relativeFrom="column">
                  <wp:posOffset>4763770</wp:posOffset>
                </wp:positionH>
                <wp:positionV relativeFrom="paragraph">
                  <wp:posOffset>-87630</wp:posOffset>
                </wp:positionV>
                <wp:extent cx="1543050" cy="4000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400050"/>
                        </a:xfrm>
                        <a:prstGeom prst="rect">
                          <a:avLst/>
                        </a:prstGeom>
                        <a:noFill/>
                        <a:ln>
                          <a:noFill/>
                        </a:ln>
                      </pic:spPr>
                    </pic:pic>
                  </a:graphicData>
                </a:graphic>
              </wp:anchor>
            </w:drawing>
          </w:r>
          <w:r w:rsidRPr="002607D2">
            <w:rPr>
              <w:rFonts w:cs="Arial"/>
              <w:b/>
              <w:i/>
              <w:sz w:val="16"/>
              <w:szCs w:val="16"/>
            </w:rPr>
            <w:t>Internal Use Only</w:t>
          </w:r>
        </w:p>
        <w:p w14:paraId="16854D6E" w14:textId="77777777" w:rsidR="002C498B" w:rsidRDefault="002C498B" w:rsidP="00F85E2D">
          <w:pPr>
            <w:spacing w:before="0"/>
            <w:ind w:left="-108" w:right="1140"/>
            <w:rPr>
              <w:rFonts w:cs="Arial"/>
              <w:b/>
              <w:i/>
              <w:sz w:val="16"/>
              <w:szCs w:val="16"/>
            </w:rPr>
          </w:pPr>
        </w:p>
        <w:p w14:paraId="12F829DD" w14:textId="77777777" w:rsidR="002C498B" w:rsidRDefault="002C498B" w:rsidP="00D724F0">
          <w:pPr>
            <w:spacing w:before="0"/>
            <w:ind w:left="0" w:right="1140"/>
            <w:rPr>
              <w:sz w:val="8"/>
              <w:szCs w:val="8"/>
            </w:rPr>
          </w:pPr>
        </w:p>
        <w:p w14:paraId="556ABFE7" w14:textId="77777777" w:rsidR="002C498B" w:rsidRDefault="002C498B" w:rsidP="00E040F1">
          <w:pPr>
            <w:tabs>
              <w:tab w:val="center" w:pos="792"/>
            </w:tabs>
            <w:spacing w:before="0"/>
            <w:ind w:left="0" w:right="0"/>
            <w:rPr>
              <w:rFonts w:ascii="Arial Narrow" w:hAnsi="Arial Narrow"/>
              <w:sz w:val="18"/>
            </w:rPr>
          </w:pPr>
          <w:r w:rsidRPr="007B7CE8">
            <w:rPr>
              <w:rFonts w:cs="Arial"/>
              <w:b/>
              <w:bCs/>
              <w:sz w:val="18"/>
            </w:rPr>
            <w:t>CLR</w:t>
          </w:r>
          <w:r>
            <w:rPr>
              <w:rFonts w:cs="Arial"/>
              <w:b/>
              <w:bCs/>
              <w:sz w:val="18"/>
            </w:rPr>
            <w:t xml:space="preserve">S </w:t>
          </w:r>
          <w:r w:rsidRPr="007B7CE8">
            <w:rPr>
              <w:rFonts w:cs="Arial"/>
              <w:b/>
              <w:bCs/>
              <w:sz w:val="18"/>
            </w:rPr>
            <w:t>SOD</w:t>
          </w:r>
        </w:p>
      </w:tc>
      <w:tc>
        <w:tcPr>
          <w:tcW w:w="1194" w:type="pct"/>
          <w:vAlign w:val="bottom"/>
        </w:tcPr>
        <w:p w14:paraId="7B50D8BB" w14:textId="77777777" w:rsidR="002C498B" w:rsidRDefault="002C498B" w:rsidP="00E12488">
          <w:pPr>
            <w:ind w:left="0" w:right="0"/>
            <w:jc w:val="center"/>
          </w:pPr>
        </w:p>
        <w:p w14:paraId="679779A3" w14:textId="77777777" w:rsidR="002C498B" w:rsidRPr="009A5437" w:rsidRDefault="002C498B" w:rsidP="009A5437">
          <w:pPr>
            <w:spacing w:before="0"/>
            <w:ind w:left="0" w:right="0"/>
            <w:jc w:val="center"/>
          </w:pPr>
        </w:p>
      </w:tc>
    </w:tr>
  </w:tbl>
  <w:p w14:paraId="76857BC8" w14:textId="77777777" w:rsidR="002C498B" w:rsidRPr="00F55E43" w:rsidRDefault="002C498B" w:rsidP="00755D65">
    <w:pPr>
      <w:pStyle w:val="Header"/>
      <w:spacing w:before="0"/>
      <w:ind w:left="0" w:right="-43"/>
      <w:jc w:val="right"/>
      <w:rPr>
        <w:sz w:val="8"/>
        <w:szCs w:val="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F2306"/>
    <w:multiLevelType w:val="hybridMultilevel"/>
    <w:tmpl w:val="B7E20D88"/>
    <w:lvl w:ilvl="0" w:tplc="60A63BD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3657C"/>
    <w:multiLevelType w:val="hybridMultilevel"/>
    <w:tmpl w:val="9E0A7DF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53B4E60"/>
    <w:multiLevelType w:val="hybridMultilevel"/>
    <w:tmpl w:val="D8C0F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B6289"/>
    <w:multiLevelType w:val="hybridMultilevel"/>
    <w:tmpl w:val="D39ED406"/>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 w15:restartNumberingAfterBreak="0">
    <w:nsid w:val="0F7F25F4"/>
    <w:multiLevelType w:val="multilevel"/>
    <w:tmpl w:val="B56EBE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F70AFD"/>
    <w:multiLevelType w:val="hybridMultilevel"/>
    <w:tmpl w:val="93408B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1E320977"/>
    <w:multiLevelType w:val="hybridMultilevel"/>
    <w:tmpl w:val="A008E1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CEE6DA9"/>
    <w:multiLevelType w:val="hybridMultilevel"/>
    <w:tmpl w:val="7DF805CE"/>
    <w:lvl w:ilvl="0" w:tplc="4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2FEF1D63"/>
    <w:multiLevelType w:val="multilevel"/>
    <w:tmpl w:val="2598BAEA"/>
    <w:lvl w:ilvl="0">
      <w:start w:val="4"/>
      <w:numFmt w:val="decimal"/>
      <w:lvlText w:val="%1"/>
      <w:lvlJc w:val="left"/>
      <w:pPr>
        <w:ind w:left="375" w:hanging="375"/>
      </w:pPr>
      <w:rPr>
        <w:rFonts w:hint="default"/>
      </w:rPr>
    </w:lvl>
    <w:lvl w:ilvl="1">
      <w:start w:val="10"/>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9" w15:restartNumberingAfterBreak="0">
    <w:nsid w:val="300A3415"/>
    <w:multiLevelType w:val="hybridMultilevel"/>
    <w:tmpl w:val="A73AE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0833EA3"/>
    <w:multiLevelType w:val="hybridMultilevel"/>
    <w:tmpl w:val="35A0B924"/>
    <w:lvl w:ilvl="0" w:tplc="98183AA4">
      <w:start w:val="1"/>
      <w:numFmt w:val="decimal"/>
      <w:pStyle w:val="Title"/>
      <w:lvlText w:val="PART %1"/>
      <w:lvlJc w:val="left"/>
      <w:pPr>
        <w:ind w:left="720" w:hanging="360"/>
      </w:pPr>
      <w:rPr>
        <w:rFonts w:ascii="Arial" w:hAnsi="Arial"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0D3348"/>
    <w:multiLevelType w:val="hybridMultilevel"/>
    <w:tmpl w:val="C144F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165912"/>
    <w:multiLevelType w:val="multilevel"/>
    <w:tmpl w:val="82461F1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36CE36E0"/>
    <w:multiLevelType w:val="multilevel"/>
    <w:tmpl w:val="CF2A1C52"/>
    <w:lvl w:ilvl="0">
      <w:start w:val="4"/>
      <w:numFmt w:val="decimal"/>
      <w:lvlText w:val="%1"/>
      <w:lvlJc w:val="left"/>
      <w:pPr>
        <w:ind w:left="375" w:hanging="375"/>
      </w:pPr>
      <w:rPr>
        <w:rFonts w:hint="default"/>
      </w:rPr>
    </w:lvl>
    <w:lvl w:ilvl="1">
      <w:start w:val="13"/>
      <w:numFmt w:val="decimal"/>
      <w:lvlText w:val="%1.%2"/>
      <w:lvlJc w:val="left"/>
      <w:pPr>
        <w:ind w:left="1290" w:hanging="375"/>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465" w:hanging="72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5655" w:hanging="1080"/>
      </w:pPr>
      <w:rPr>
        <w:rFonts w:hint="default"/>
      </w:rPr>
    </w:lvl>
    <w:lvl w:ilvl="6">
      <w:start w:val="1"/>
      <w:numFmt w:val="decimal"/>
      <w:lvlText w:val="%1.%2.%3.%4.%5.%6.%7"/>
      <w:lvlJc w:val="left"/>
      <w:pPr>
        <w:ind w:left="6930" w:hanging="1440"/>
      </w:pPr>
      <w:rPr>
        <w:rFonts w:hint="default"/>
      </w:rPr>
    </w:lvl>
    <w:lvl w:ilvl="7">
      <w:start w:val="1"/>
      <w:numFmt w:val="decimal"/>
      <w:lvlText w:val="%1.%2.%3.%4.%5.%6.%7.%8"/>
      <w:lvlJc w:val="left"/>
      <w:pPr>
        <w:ind w:left="7845" w:hanging="1440"/>
      </w:pPr>
      <w:rPr>
        <w:rFonts w:hint="default"/>
      </w:rPr>
    </w:lvl>
    <w:lvl w:ilvl="8">
      <w:start w:val="1"/>
      <w:numFmt w:val="decimal"/>
      <w:lvlText w:val="%1.%2.%3.%4.%5.%6.%7.%8.%9"/>
      <w:lvlJc w:val="left"/>
      <w:pPr>
        <w:ind w:left="9120" w:hanging="1800"/>
      </w:pPr>
      <w:rPr>
        <w:rFonts w:hint="default"/>
      </w:rPr>
    </w:lvl>
  </w:abstractNum>
  <w:abstractNum w:abstractNumId="14" w15:restartNumberingAfterBreak="0">
    <w:nsid w:val="3B503B9F"/>
    <w:multiLevelType w:val="hybridMultilevel"/>
    <w:tmpl w:val="FF8EB9CE"/>
    <w:lvl w:ilvl="0" w:tplc="A2C8489C">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5" w15:restartNumberingAfterBreak="0">
    <w:nsid w:val="3F126447"/>
    <w:multiLevelType w:val="hybridMultilevel"/>
    <w:tmpl w:val="874CF5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AA61639"/>
    <w:multiLevelType w:val="multilevel"/>
    <w:tmpl w:val="85BC0E0C"/>
    <w:lvl w:ilvl="0">
      <w:start w:val="1"/>
      <w:numFmt w:val="decimal"/>
      <w:lvlText w:val="%1."/>
      <w:lvlJc w:val="left"/>
      <w:pPr>
        <w:ind w:left="495" w:hanging="495"/>
      </w:pPr>
      <w:rPr>
        <w:rFonts w:hint="default"/>
      </w:rPr>
    </w:lvl>
    <w:lvl w:ilvl="1">
      <w:start w:val="6"/>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205B5B"/>
    <w:multiLevelType w:val="multilevel"/>
    <w:tmpl w:val="C2F02460"/>
    <w:lvl w:ilvl="0">
      <w:start w:val="1"/>
      <w:numFmt w:val="decimal"/>
      <w:lvlText w:val="3.%1"/>
      <w:lvlJc w:val="left"/>
      <w:pPr>
        <w:ind w:left="5947" w:hanging="360"/>
      </w:pPr>
      <w:rPr>
        <w:rFonts w:ascii="Arial" w:hAnsi="Arial" w:hint="default"/>
        <w:b/>
        <w:i w:val="0"/>
        <w:sz w:val="20"/>
      </w:rPr>
    </w:lvl>
    <w:lvl w:ilvl="1">
      <w:start w:val="1"/>
      <w:numFmt w:val="decimal"/>
      <w:lvlText w:val="3.%2"/>
      <w:lvlJc w:val="left"/>
      <w:pPr>
        <w:ind w:left="6847" w:hanging="360"/>
      </w:pPr>
      <w:rPr>
        <w:rFonts w:ascii="Arial" w:hAnsi="Arial" w:hint="default"/>
        <w:b w:val="0"/>
        <w:i w:val="0"/>
        <w:sz w:val="20"/>
      </w:rPr>
    </w:lvl>
    <w:lvl w:ilvl="2">
      <w:start w:val="1"/>
      <w:numFmt w:val="decimal"/>
      <w:lvlText w:val="%1.%2.%3"/>
      <w:lvlJc w:val="left"/>
      <w:pPr>
        <w:ind w:left="7747" w:hanging="720"/>
      </w:pPr>
      <w:rPr>
        <w:rFonts w:hint="default"/>
      </w:rPr>
    </w:lvl>
    <w:lvl w:ilvl="3">
      <w:start w:val="1"/>
      <w:numFmt w:val="decimal"/>
      <w:lvlText w:val="%1.%2.%3.%4"/>
      <w:lvlJc w:val="left"/>
      <w:pPr>
        <w:ind w:left="8467" w:hanging="720"/>
      </w:pPr>
      <w:rPr>
        <w:rFonts w:hint="default"/>
      </w:rPr>
    </w:lvl>
    <w:lvl w:ilvl="4">
      <w:start w:val="1"/>
      <w:numFmt w:val="decimal"/>
      <w:lvlText w:val="%1.%2.%3.%4.%5"/>
      <w:lvlJc w:val="left"/>
      <w:pPr>
        <w:ind w:left="9547" w:hanging="1080"/>
      </w:pPr>
      <w:rPr>
        <w:rFonts w:hint="default"/>
      </w:rPr>
    </w:lvl>
    <w:lvl w:ilvl="5">
      <w:start w:val="1"/>
      <w:numFmt w:val="decimal"/>
      <w:lvlText w:val="%1.%2.%3.%4.%5.%6"/>
      <w:lvlJc w:val="left"/>
      <w:pPr>
        <w:ind w:left="10267" w:hanging="1080"/>
      </w:pPr>
      <w:rPr>
        <w:rFonts w:hint="default"/>
      </w:rPr>
    </w:lvl>
    <w:lvl w:ilvl="6">
      <w:start w:val="1"/>
      <w:numFmt w:val="decimal"/>
      <w:lvlText w:val="%1.%2.%3.%4.%5.%6.%7"/>
      <w:lvlJc w:val="left"/>
      <w:pPr>
        <w:ind w:left="11347" w:hanging="1440"/>
      </w:pPr>
      <w:rPr>
        <w:rFonts w:hint="default"/>
      </w:rPr>
    </w:lvl>
    <w:lvl w:ilvl="7">
      <w:start w:val="1"/>
      <w:numFmt w:val="decimal"/>
      <w:lvlText w:val="%1.%2.%3.%4.%5.%6.%7.%8"/>
      <w:lvlJc w:val="left"/>
      <w:pPr>
        <w:ind w:left="12067" w:hanging="1440"/>
      </w:pPr>
      <w:rPr>
        <w:rFonts w:hint="default"/>
      </w:rPr>
    </w:lvl>
    <w:lvl w:ilvl="8">
      <w:start w:val="1"/>
      <w:numFmt w:val="decimal"/>
      <w:lvlText w:val="%1.%2.%3.%4.%5.%6.%7.%8.%9"/>
      <w:lvlJc w:val="left"/>
      <w:pPr>
        <w:ind w:left="12787" w:hanging="1440"/>
      </w:pPr>
      <w:rPr>
        <w:rFonts w:hint="default"/>
      </w:rPr>
    </w:lvl>
  </w:abstractNum>
  <w:abstractNum w:abstractNumId="18" w15:restartNumberingAfterBreak="0">
    <w:nsid w:val="4B523B34"/>
    <w:multiLevelType w:val="hybridMultilevel"/>
    <w:tmpl w:val="56C42A18"/>
    <w:lvl w:ilvl="0" w:tplc="62F26ECC">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E184768"/>
    <w:multiLevelType w:val="hybridMultilevel"/>
    <w:tmpl w:val="3E48B996"/>
    <w:lvl w:ilvl="0" w:tplc="60A63BD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00513B4"/>
    <w:multiLevelType w:val="multilevel"/>
    <w:tmpl w:val="49CEBBE0"/>
    <w:styleLink w:val="WWNum27"/>
    <w:lvl w:ilvl="0">
      <w:numFmt w:val="bullet"/>
      <w:lvlText w:val=""/>
      <w:lvlJc w:val="left"/>
      <w:pPr>
        <w:ind w:left="144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53C4501B"/>
    <w:multiLevelType w:val="hybridMultilevel"/>
    <w:tmpl w:val="F5FC8F3C"/>
    <w:lvl w:ilvl="0" w:tplc="8B7ED8DC">
      <w:start w:val="1"/>
      <w:numFmt w:val="decimal"/>
      <w:pStyle w:val="Heading9"/>
      <w:lvlText w:val="PART %1"/>
      <w:lvlJc w:val="left"/>
      <w:pPr>
        <w:ind w:left="720" w:hanging="360"/>
      </w:pPr>
      <w:rPr>
        <w:rFonts w:ascii="Arial" w:hAnsi="Arial" w:hint="default"/>
        <w:b/>
        <w:i w:val="0"/>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22465F"/>
    <w:multiLevelType w:val="hybridMultilevel"/>
    <w:tmpl w:val="8932C850"/>
    <w:lvl w:ilvl="0" w:tplc="311C69BC">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D0008D0"/>
    <w:multiLevelType w:val="hybridMultilevel"/>
    <w:tmpl w:val="8DCAFB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D084555"/>
    <w:multiLevelType w:val="multilevel"/>
    <w:tmpl w:val="2C865E52"/>
    <w:lvl w:ilvl="0">
      <w:start w:val="1"/>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D944F06"/>
    <w:multiLevelType w:val="hybridMultilevel"/>
    <w:tmpl w:val="D7F8D9D6"/>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15:restartNumberingAfterBreak="0">
    <w:nsid w:val="5FA503C2"/>
    <w:multiLevelType w:val="hybridMultilevel"/>
    <w:tmpl w:val="5B367E2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46B2677"/>
    <w:multiLevelType w:val="hybridMultilevel"/>
    <w:tmpl w:val="576C2510"/>
    <w:lvl w:ilvl="0" w:tplc="1F44DD46">
      <w:start w:val="1"/>
      <w:numFmt w:val="decimal"/>
      <w:lvlText w:val="%1."/>
      <w:lvlJc w:val="left"/>
      <w:pPr>
        <w:tabs>
          <w:tab w:val="num" w:pos="540"/>
        </w:tabs>
        <w:ind w:left="540" w:hanging="360"/>
      </w:pPr>
      <w:rPr>
        <w:color w:val="4A442A"/>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69E54E55"/>
    <w:multiLevelType w:val="hybridMultilevel"/>
    <w:tmpl w:val="7A2A09B2"/>
    <w:lvl w:ilvl="0" w:tplc="74E26E54">
      <w:start w:val="1"/>
      <w:numFmt w:val="bullet"/>
      <w:pStyle w:val="ListParagraph"/>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9" w15:restartNumberingAfterBreak="0">
    <w:nsid w:val="6D9A056A"/>
    <w:multiLevelType w:val="multilevel"/>
    <w:tmpl w:val="AE928594"/>
    <w:lvl w:ilvl="0">
      <w:start w:val="4"/>
      <w:numFmt w:val="decimal"/>
      <w:lvlText w:val="%1"/>
      <w:lvlJc w:val="left"/>
      <w:pPr>
        <w:ind w:left="375" w:hanging="375"/>
      </w:pPr>
      <w:rPr>
        <w:rFonts w:hint="default"/>
      </w:rPr>
    </w:lvl>
    <w:lvl w:ilvl="1">
      <w:start w:val="13"/>
      <w:numFmt w:val="decimal"/>
      <w:lvlText w:val="%1.%2"/>
      <w:lvlJc w:val="left"/>
      <w:pPr>
        <w:ind w:left="915" w:hanging="37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710767F6"/>
    <w:multiLevelType w:val="multilevel"/>
    <w:tmpl w:val="4D7AC34A"/>
    <w:lvl w:ilvl="0">
      <w:start w:val="3"/>
      <w:numFmt w:val="decimal"/>
      <w:lvlText w:val="%1"/>
      <w:lvlJc w:val="left"/>
      <w:pPr>
        <w:ind w:left="360" w:hanging="360"/>
      </w:pPr>
      <w:rPr>
        <w:rFonts w:hint="default"/>
      </w:rPr>
    </w:lvl>
    <w:lvl w:ilvl="1">
      <w:start w:val="1"/>
      <w:numFmt w:val="decimal"/>
      <w:lvlText w:val="4.%2"/>
      <w:lvlJc w:val="left"/>
      <w:pPr>
        <w:ind w:left="900" w:hanging="360"/>
      </w:pPr>
      <w:rPr>
        <w:rFonts w:ascii="Arial" w:hAnsi="Arial" w:hint="default"/>
        <w:b/>
        <w:i w:val="0"/>
        <w:sz w:val="2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71E659BD"/>
    <w:multiLevelType w:val="hybridMultilevel"/>
    <w:tmpl w:val="F60A8268"/>
    <w:lvl w:ilvl="0" w:tplc="0409000B">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79755B98"/>
    <w:multiLevelType w:val="multilevel"/>
    <w:tmpl w:val="3A726F1A"/>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7A2772A3"/>
    <w:multiLevelType w:val="hybridMultilevel"/>
    <w:tmpl w:val="BEF20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AC363A5"/>
    <w:multiLevelType w:val="hybridMultilevel"/>
    <w:tmpl w:val="CB4253AE"/>
    <w:lvl w:ilvl="0" w:tplc="B98A7B88">
      <w:start w:val="1"/>
      <w:numFmt w:val="decimal"/>
      <w:lvlText w:val="%1."/>
      <w:lvlJc w:val="left"/>
      <w:pPr>
        <w:ind w:left="720" w:hanging="663"/>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BDA2046"/>
    <w:multiLevelType w:val="multilevel"/>
    <w:tmpl w:val="B624F9E6"/>
    <w:lvl w:ilvl="0">
      <w:start w:val="4"/>
      <w:numFmt w:val="decimal"/>
      <w:lvlText w:val="%1"/>
      <w:lvlJc w:val="left"/>
      <w:pPr>
        <w:ind w:left="375" w:hanging="375"/>
      </w:pPr>
      <w:rPr>
        <w:rFonts w:hint="default"/>
      </w:rPr>
    </w:lvl>
    <w:lvl w:ilvl="1">
      <w:start w:val="11"/>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abstractNumId w:val="21"/>
  </w:num>
  <w:num w:numId="2">
    <w:abstractNumId w:val="10"/>
  </w:num>
  <w:num w:numId="3">
    <w:abstractNumId w:val="4"/>
  </w:num>
  <w:num w:numId="4">
    <w:abstractNumId w:val="12"/>
  </w:num>
  <w:num w:numId="5">
    <w:abstractNumId w:val="30"/>
  </w:num>
  <w:num w:numId="6">
    <w:abstractNumId w:val="17"/>
  </w:num>
  <w:num w:numId="7">
    <w:abstractNumId w:val="16"/>
  </w:num>
  <w:num w:numId="8">
    <w:abstractNumId w:val="24"/>
  </w:num>
  <w:num w:numId="9">
    <w:abstractNumId w:val="14"/>
  </w:num>
  <w:num w:numId="10">
    <w:abstractNumId w:val="7"/>
  </w:num>
  <w:num w:numId="11">
    <w:abstractNumId w:val="3"/>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5"/>
  </w:num>
  <w:num w:numId="15">
    <w:abstractNumId w:val="26"/>
  </w:num>
  <w:num w:numId="16">
    <w:abstractNumId w:val="11"/>
  </w:num>
  <w:num w:numId="17">
    <w:abstractNumId w:val="5"/>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32"/>
  </w:num>
  <w:num w:numId="21">
    <w:abstractNumId w:val="20"/>
  </w:num>
  <w:num w:numId="22">
    <w:abstractNumId w:val="25"/>
  </w:num>
  <w:num w:numId="23">
    <w:abstractNumId w:val="31"/>
  </w:num>
  <w:num w:numId="24">
    <w:abstractNumId w:val="2"/>
  </w:num>
  <w:num w:numId="25">
    <w:abstractNumId w:val="9"/>
  </w:num>
  <w:num w:numId="26">
    <w:abstractNumId w:val="29"/>
  </w:num>
  <w:num w:numId="27">
    <w:abstractNumId w:val="13"/>
  </w:num>
  <w:num w:numId="28">
    <w:abstractNumId w:val="23"/>
  </w:num>
  <w:num w:numId="29">
    <w:abstractNumId w:val="6"/>
  </w:num>
  <w:num w:numId="30">
    <w:abstractNumId w:val="21"/>
  </w:num>
  <w:num w:numId="31">
    <w:abstractNumId w:val="21"/>
  </w:num>
  <w:num w:numId="32">
    <w:abstractNumId w:val="21"/>
  </w:num>
  <w:num w:numId="33">
    <w:abstractNumId w:val="0"/>
  </w:num>
  <w:num w:numId="34">
    <w:abstractNumId w:val="8"/>
  </w:num>
  <w:num w:numId="35">
    <w:abstractNumId w:val="35"/>
  </w:num>
  <w:num w:numId="36">
    <w:abstractNumId w:val="19"/>
  </w:num>
  <w:num w:numId="37">
    <w:abstractNumId w:val="4"/>
  </w:num>
  <w:num w:numId="38">
    <w:abstractNumId w:val="22"/>
  </w:num>
  <w:num w:numId="39">
    <w:abstractNumId w:val="18"/>
  </w:num>
  <w:num w:numId="40">
    <w:abstractNumId w:val="28"/>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shant Chauhan">
    <w15:presenceInfo w15:providerId="None" w15:userId="Prashant Chauhan"/>
  </w15:person>
  <w15:person w15:author="Prashant Chauhan [2]">
    <w15:presenceInfo w15:providerId="AD" w15:userId="S-1-5-21-531195880-3687168959-1048678610-598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hyphenationZone w:val="0"/>
  <w:doNotHyphenateCaps/>
  <w:evenAndOddHeaders/>
  <w:drawingGridHorizontalSpacing w:val="100"/>
  <w:drawingGridVerticalSpacing w:val="120"/>
  <w:displayHorizontalDrawingGridEvery w:val="2"/>
  <w:displayVerticalDrawingGridEvery w:val="0"/>
  <w:doNotShadeFormData/>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749"/>
    <w:rsid w:val="000000C7"/>
    <w:rsid w:val="00000EE6"/>
    <w:rsid w:val="00002317"/>
    <w:rsid w:val="000043E5"/>
    <w:rsid w:val="00004C1D"/>
    <w:rsid w:val="000051B0"/>
    <w:rsid w:val="00011417"/>
    <w:rsid w:val="0001185F"/>
    <w:rsid w:val="00013DFA"/>
    <w:rsid w:val="000140C5"/>
    <w:rsid w:val="0001757C"/>
    <w:rsid w:val="00022787"/>
    <w:rsid w:val="00025AF7"/>
    <w:rsid w:val="000277CF"/>
    <w:rsid w:val="00030033"/>
    <w:rsid w:val="000327D4"/>
    <w:rsid w:val="00033635"/>
    <w:rsid w:val="000336A6"/>
    <w:rsid w:val="00035DFD"/>
    <w:rsid w:val="00036F8E"/>
    <w:rsid w:val="00037D7F"/>
    <w:rsid w:val="000401AF"/>
    <w:rsid w:val="000402BD"/>
    <w:rsid w:val="0004289C"/>
    <w:rsid w:val="0004538A"/>
    <w:rsid w:val="00045814"/>
    <w:rsid w:val="0004626A"/>
    <w:rsid w:val="00046FD8"/>
    <w:rsid w:val="000513DB"/>
    <w:rsid w:val="00054C49"/>
    <w:rsid w:val="00055263"/>
    <w:rsid w:val="00055343"/>
    <w:rsid w:val="000557F1"/>
    <w:rsid w:val="00057199"/>
    <w:rsid w:val="00065076"/>
    <w:rsid w:val="00065168"/>
    <w:rsid w:val="0006629A"/>
    <w:rsid w:val="0006716E"/>
    <w:rsid w:val="000676C1"/>
    <w:rsid w:val="00067B6E"/>
    <w:rsid w:val="0007282F"/>
    <w:rsid w:val="0007360B"/>
    <w:rsid w:val="0007371F"/>
    <w:rsid w:val="000765E5"/>
    <w:rsid w:val="0007675A"/>
    <w:rsid w:val="00077DE5"/>
    <w:rsid w:val="000805A3"/>
    <w:rsid w:val="00083DFD"/>
    <w:rsid w:val="00085417"/>
    <w:rsid w:val="000873EB"/>
    <w:rsid w:val="000875A6"/>
    <w:rsid w:val="000879B7"/>
    <w:rsid w:val="00087E75"/>
    <w:rsid w:val="00092318"/>
    <w:rsid w:val="00093F5B"/>
    <w:rsid w:val="00094BDE"/>
    <w:rsid w:val="00095433"/>
    <w:rsid w:val="00096071"/>
    <w:rsid w:val="000A0466"/>
    <w:rsid w:val="000A0AE8"/>
    <w:rsid w:val="000A63CF"/>
    <w:rsid w:val="000A668E"/>
    <w:rsid w:val="000B0BA7"/>
    <w:rsid w:val="000B4BF7"/>
    <w:rsid w:val="000B5695"/>
    <w:rsid w:val="000B5832"/>
    <w:rsid w:val="000B615D"/>
    <w:rsid w:val="000B63F7"/>
    <w:rsid w:val="000B6CCB"/>
    <w:rsid w:val="000B6D6E"/>
    <w:rsid w:val="000C043C"/>
    <w:rsid w:val="000C15E8"/>
    <w:rsid w:val="000C507C"/>
    <w:rsid w:val="000C5082"/>
    <w:rsid w:val="000C60F0"/>
    <w:rsid w:val="000D3781"/>
    <w:rsid w:val="000D4F09"/>
    <w:rsid w:val="000D5A4F"/>
    <w:rsid w:val="000D5CAE"/>
    <w:rsid w:val="000D6B18"/>
    <w:rsid w:val="000E010D"/>
    <w:rsid w:val="000E1EB4"/>
    <w:rsid w:val="000F02A9"/>
    <w:rsid w:val="000F248D"/>
    <w:rsid w:val="000F2688"/>
    <w:rsid w:val="000F36DB"/>
    <w:rsid w:val="000F37C2"/>
    <w:rsid w:val="000F553B"/>
    <w:rsid w:val="000F6D0F"/>
    <w:rsid w:val="00100FB6"/>
    <w:rsid w:val="001011BE"/>
    <w:rsid w:val="001019FB"/>
    <w:rsid w:val="00101C5B"/>
    <w:rsid w:val="0010220C"/>
    <w:rsid w:val="00106609"/>
    <w:rsid w:val="00106FE3"/>
    <w:rsid w:val="00107D56"/>
    <w:rsid w:val="0011108E"/>
    <w:rsid w:val="00112378"/>
    <w:rsid w:val="00113D79"/>
    <w:rsid w:val="001140A0"/>
    <w:rsid w:val="00116AF2"/>
    <w:rsid w:val="001175AF"/>
    <w:rsid w:val="001210B6"/>
    <w:rsid w:val="001241F9"/>
    <w:rsid w:val="00126912"/>
    <w:rsid w:val="0013114C"/>
    <w:rsid w:val="00135322"/>
    <w:rsid w:val="00135E4B"/>
    <w:rsid w:val="00136513"/>
    <w:rsid w:val="00137D51"/>
    <w:rsid w:val="001420C1"/>
    <w:rsid w:val="001428F1"/>
    <w:rsid w:val="00145F3F"/>
    <w:rsid w:val="00146A86"/>
    <w:rsid w:val="00146D81"/>
    <w:rsid w:val="00151D39"/>
    <w:rsid w:val="0015525B"/>
    <w:rsid w:val="00160514"/>
    <w:rsid w:val="00160BFC"/>
    <w:rsid w:val="00160EA8"/>
    <w:rsid w:val="001620B2"/>
    <w:rsid w:val="00163387"/>
    <w:rsid w:val="00163C76"/>
    <w:rsid w:val="00163D3D"/>
    <w:rsid w:val="0016555D"/>
    <w:rsid w:val="0016573C"/>
    <w:rsid w:val="00166526"/>
    <w:rsid w:val="001728D9"/>
    <w:rsid w:val="00173832"/>
    <w:rsid w:val="00174F14"/>
    <w:rsid w:val="00176044"/>
    <w:rsid w:val="001770D9"/>
    <w:rsid w:val="0018148A"/>
    <w:rsid w:val="00181BF4"/>
    <w:rsid w:val="00181DA9"/>
    <w:rsid w:val="0018358D"/>
    <w:rsid w:val="0018678D"/>
    <w:rsid w:val="00186A7B"/>
    <w:rsid w:val="001879BE"/>
    <w:rsid w:val="001914F5"/>
    <w:rsid w:val="0019229D"/>
    <w:rsid w:val="0019273A"/>
    <w:rsid w:val="0019306C"/>
    <w:rsid w:val="00193079"/>
    <w:rsid w:val="00193617"/>
    <w:rsid w:val="001A1AD7"/>
    <w:rsid w:val="001A23FC"/>
    <w:rsid w:val="001A2B75"/>
    <w:rsid w:val="001A4251"/>
    <w:rsid w:val="001A4A7C"/>
    <w:rsid w:val="001A6A1F"/>
    <w:rsid w:val="001B1A3F"/>
    <w:rsid w:val="001B1EA3"/>
    <w:rsid w:val="001B219C"/>
    <w:rsid w:val="001B4431"/>
    <w:rsid w:val="001B4CFA"/>
    <w:rsid w:val="001B5BA6"/>
    <w:rsid w:val="001B7CA9"/>
    <w:rsid w:val="001C1E8F"/>
    <w:rsid w:val="001C267C"/>
    <w:rsid w:val="001C2769"/>
    <w:rsid w:val="001C46FF"/>
    <w:rsid w:val="001C4F97"/>
    <w:rsid w:val="001C752E"/>
    <w:rsid w:val="001C7E55"/>
    <w:rsid w:val="001C7E9D"/>
    <w:rsid w:val="001C7F48"/>
    <w:rsid w:val="001D08B5"/>
    <w:rsid w:val="001D1201"/>
    <w:rsid w:val="001D1382"/>
    <w:rsid w:val="001D4737"/>
    <w:rsid w:val="001D52D5"/>
    <w:rsid w:val="001D5808"/>
    <w:rsid w:val="001D75C9"/>
    <w:rsid w:val="001D7D55"/>
    <w:rsid w:val="001E1ABF"/>
    <w:rsid w:val="001E23C8"/>
    <w:rsid w:val="001E299D"/>
    <w:rsid w:val="001E2AA3"/>
    <w:rsid w:val="001E4FC1"/>
    <w:rsid w:val="001E5481"/>
    <w:rsid w:val="001E71DB"/>
    <w:rsid w:val="001F109F"/>
    <w:rsid w:val="001F2F85"/>
    <w:rsid w:val="001F3934"/>
    <w:rsid w:val="001F5D0C"/>
    <w:rsid w:val="0020020D"/>
    <w:rsid w:val="002005B0"/>
    <w:rsid w:val="0020353E"/>
    <w:rsid w:val="00204678"/>
    <w:rsid w:val="00205642"/>
    <w:rsid w:val="002105E2"/>
    <w:rsid w:val="002107A4"/>
    <w:rsid w:val="00210D97"/>
    <w:rsid w:val="00210E1C"/>
    <w:rsid w:val="0021593B"/>
    <w:rsid w:val="00216B6E"/>
    <w:rsid w:val="00217150"/>
    <w:rsid w:val="00217C46"/>
    <w:rsid w:val="00220470"/>
    <w:rsid w:val="00220E48"/>
    <w:rsid w:val="002214F0"/>
    <w:rsid w:val="00223DD3"/>
    <w:rsid w:val="00225D7E"/>
    <w:rsid w:val="002302C7"/>
    <w:rsid w:val="00234CF8"/>
    <w:rsid w:val="00240B53"/>
    <w:rsid w:val="0024109B"/>
    <w:rsid w:val="00242B4F"/>
    <w:rsid w:val="002463A0"/>
    <w:rsid w:val="00251020"/>
    <w:rsid w:val="00251BD4"/>
    <w:rsid w:val="00253F61"/>
    <w:rsid w:val="00257B9F"/>
    <w:rsid w:val="002607D2"/>
    <w:rsid w:val="0026085F"/>
    <w:rsid w:val="00261846"/>
    <w:rsid w:val="00263085"/>
    <w:rsid w:val="00264D9F"/>
    <w:rsid w:val="00265EDB"/>
    <w:rsid w:val="00266190"/>
    <w:rsid w:val="00266B98"/>
    <w:rsid w:val="00267266"/>
    <w:rsid w:val="00267C98"/>
    <w:rsid w:val="002704D3"/>
    <w:rsid w:val="00271C6D"/>
    <w:rsid w:val="00272AEB"/>
    <w:rsid w:val="002738FE"/>
    <w:rsid w:val="002766B3"/>
    <w:rsid w:val="00276A39"/>
    <w:rsid w:val="00280765"/>
    <w:rsid w:val="0028384B"/>
    <w:rsid w:val="00283A49"/>
    <w:rsid w:val="002859AD"/>
    <w:rsid w:val="00286B14"/>
    <w:rsid w:val="002943C8"/>
    <w:rsid w:val="002959E0"/>
    <w:rsid w:val="00295C78"/>
    <w:rsid w:val="00296DCD"/>
    <w:rsid w:val="002970AF"/>
    <w:rsid w:val="002A31C4"/>
    <w:rsid w:val="002A4B66"/>
    <w:rsid w:val="002A752D"/>
    <w:rsid w:val="002B16E6"/>
    <w:rsid w:val="002B3EA0"/>
    <w:rsid w:val="002B46CA"/>
    <w:rsid w:val="002B4F18"/>
    <w:rsid w:val="002B54A1"/>
    <w:rsid w:val="002B595F"/>
    <w:rsid w:val="002B62F2"/>
    <w:rsid w:val="002B72CD"/>
    <w:rsid w:val="002C05BA"/>
    <w:rsid w:val="002C163C"/>
    <w:rsid w:val="002C398F"/>
    <w:rsid w:val="002C4432"/>
    <w:rsid w:val="002C498B"/>
    <w:rsid w:val="002C5AA9"/>
    <w:rsid w:val="002C6357"/>
    <w:rsid w:val="002C63E4"/>
    <w:rsid w:val="002C6678"/>
    <w:rsid w:val="002C7CD1"/>
    <w:rsid w:val="002D0904"/>
    <w:rsid w:val="002D0C46"/>
    <w:rsid w:val="002D0DB9"/>
    <w:rsid w:val="002D326B"/>
    <w:rsid w:val="002D4239"/>
    <w:rsid w:val="002D4559"/>
    <w:rsid w:val="002D5377"/>
    <w:rsid w:val="002D54D0"/>
    <w:rsid w:val="002D7A34"/>
    <w:rsid w:val="002E04B7"/>
    <w:rsid w:val="002E1A03"/>
    <w:rsid w:val="002E5227"/>
    <w:rsid w:val="002E5835"/>
    <w:rsid w:val="002E6BF0"/>
    <w:rsid w:val="002E75CB"/>
    <w:rsid w:val="002F29EB"/>
    <w:rsid w:val="002F2AE0"/>
    <w:rsid w:val="002F2F69"/>
    <w:rsid w:val="00300219"/>
    <w:rsid w:val="00300C97"/>
    <w:rsid w:val="00301323"/>
    <w:rsid w:val="00302319"/>
    <w:rsid w:val="00302732"/>
    <w:rsid w:val="00310468"/>
    <w:rsid w:val="0031254A"/>
    <w:rsid w:val="0031388D"/>
    <w:rsid w:val="00313CDE"/>
    <w:rsid w:val="0031543B"/>
    <w:rsid w:val="003219DD"/>
    <w:rsid w:val="003250FD"/>
    <w:rsid w:val="003263E9"/>
    <w:rsid w:val="00326C27"/>
    <w:rsid w:val="003309E5"/>
    <w:rsid w:val="0033103F"/>
    <w:rsid w:val="00331C79"/>
    <w:rsid w:val="00331DF2"/>
    <w:rsid w:val="003322EE"/>
    <w:rsid w:val="00333CEA"/>
    <w:rsid w:val="00335410"/>
    <w:rsid w:val="003359C8"/>
    <w:rsid w:val="003361DE"/>
    <w:rsid w:val="003405A9"/>
    <w:rsid w:val="00341DB8"/>
    <w:rsid w:val="00342647"/>
    <w:rsid w:val="0034484D"/>
    <w:rsid w:val="00345577"/>
    <w:rsid w:val="00347166"/>
    <w:rsid w:val="00352015"/>
    <w:rsid w:val="003606F2"/>
    <w:rsid w:val="003628F0"/>
    <w:rsid w:val="00364279"/>
    <w:rsid w:val="003707B6"/>
    <w:rsid w:val="00370B8E"/>
    <w:rsid w:val="00374A67"/>
    <w:rsid w:val="00375849"/>
    <w:rsid w:val="00381167"/>
    <w:rsid w:val="003852A7"/>
    <w:rsid w:val="003856FC"/>
    <w:rsid w:val="0038676C"/>
    <w:rsid w:val="00387AA9"/>
    <w:rsid w:val="00387D1C"/>
    <w:rsid w:val="00390F15"/>
    <w:rsid w:val="0039255C"/>
    <w:rsid w:val="0039267A"/>
    <w:rsid w:val="00392C97"/>
    <w:rsid w:val="0039519F"/>
    <w:rsid w:val="003A174B"/>
    <w:rsid w:val="003A1AF4"/>
    <w:rsid w:val="003A1FCC"/>
    <w:rsid w:val="003A2012"/>
    <w:rsid w:val="003A21DC"/>
    <w:rsid w:val="003A52EE"/>
    <w:rsid w:val="003A6190"/>
    <w:rsid w:val="003A6938"/>
    <w:rsid w:val="003B297B"/>
    <w:rsid w:val="003B395E"/>
    <w:rsid w:val="003B4781"/>
    <w:rsid w:val="003B48DA"/>
    <w:rsid w:val="003B6ADE"/>
    <w:rsid w:val="003B72C5"/>
    <w:rsid w:val="003C0C8D"/>
    <w:rsid w:val="003C4F52"/>
    <w:rsid w:val="003C5776"/>
    <w:rsid w:val="003C6089"/>
    <w:rsid w:val="003D1581"/>
    <w:rsid w:val="003D2427"/>
    <w:rsid w:val="003D6950"/>
    <w:rsid w:val="003D7536"/>
    <w:rsid w:val="003E024D"/>
    <w:rsid w:val="003E0DC9"/>
    <w:rsid w:val="003E2C27"/>
    <w:rsid w:val="003E5F8A"/>
    <w:rsid w:val="003E7EFC"/>
    <w:rsid w:val="003F03EB"/>
    <w:rsid w:val="003F187D"/>
    <w:rsid w:val="003F4E97"/>
    <w:rsid w:val="003F6C76"/>
    <w:rsid w:val="004009EE"/>
    <w:rsid w:val="004023C2"/>
    <w:rsid w:val="0040312D"/>
    <w:rsid w:val="00403314"/>
    <w:rsid w:val="00406C91"/>
    <w:rsid w:val="00407EB1"/>
    <w:rsid w:val="00411B25"/>
    <w:rsid w:val="004129FB"/>
    <w:rsid w:val="00416C23"/>
    <w:rsid w:val="004176A0"/>
    <w:rsid w:val="00420F71"/>
    <w:rsid w:val="00421296"/>
    <w:rsid w:val="004215C4"/>
    <w:rsid w:val="00425387"/>
    <w:rsid w:val="00425FCA"/>
    <w:rsid w:val="00427DD5"/>
    <w:rsid w:val="00430275"/>
    <w:rsid w:val="0043120C"/>
    <w:rsid w:val="0043291F"/>
    <w:rsid w:val="00434004"/>
    <w:rsid w:val="00434DFC"/>
    <w:rsid w:val="0043545E"/>
    <w:rsid w:val="00435C94"/>
    <w:rsid w:val="00436109"/>
    <w:rsid w:val="00436477"/>
    <w:rsid w:val="0043749B"/>
    <w:rsid w:val="00437DB0"/>
    <w:rsid w:val="004408AD"/>
    <w:rsid w:val="00441950"/>
    <w:rsid w:val="00442945"/>
    <w:rsid w:val="0044318B"/>
    <w:rsid w:val="004507B6"/>
    <w:rsid w:val="004509B5"/>
    <w:rsid w:val="00450B1C"/>
    <w:rsid w:val="00450F35"/>
    <w:rsid w:val="004551A6"/>
    <w:rsid w:val="00457E09"/>
    <w:rsid w:val="00460082"/>
    <w:rsid w:val="004611A4"/>
    <w:rsid w:val="0046325C"/>
    <w:rsid w:val="00463812"/>
    <w:rsid w:val="00463C5D"/>
    <w:rsid w:val="00464CE9"/>
    <w:rsid w:val="00465E43"/>
    <w:rsid w:val="00465F4B"/>
    <w:rsid w:val="004667C9"/>
    <w:rsid w:val="00467393"/>
    <w:rsid w:val="00470F7E"/>
    <w:rsid w:val="00470FDE"/>
    <w:rsid w:val="00471AB4"/>
    <w:rsid w:val="00471BF4"/>
    <w:rsid w:val="00471D41"/>
    <w:rsid w:val="00472C78"/>
    <w:rsid w:val="0047392B"/>
    <w:rsid w:val="004742B2"/>
    <w:rsid w:val="00475440"/>
    <w:rsid w:val="004808ED"/>
    <w:rsid w:val="00482248"/>
    <w:rsid w:val="00482A4B"/>
    <w:rsid w:val="00482AC4"/>
    <w:rsid w:val="00484713"/>
    <w:rsid w:val="00487F48"/>
    <w:rsid w:val="0049123B"/>
    <w:rsid w:val="00494F01"/>
    <w:rsid w:val="00494FED"/>
    <w:rsid w:val="00495264"/>
    <w:rsid w:val="00497B5B"/>
    <w:rsid w:val="004A062D"/>
    <w:rsid w:val="004A261A"/>
    <w:rsid w:val="004A3C39"/>
    <w:rsid w:val="004A3D6C"/>
    <w:rsid w:val="004A4BBC"/>
    <w:rsid w:val="004A597E"/>
    <w:rsid w:val="004A7DED"/>
    <w:rsid w:val="004A7E28"/>
    <w:rsid w:val="004B0540"/>
    <w:rsid w:val="004B3BF3"/>
    <w:rsid w:val="004B466A"/>
    <w:rsid w:val="004B46EB"/>
    <w:rsid w:val="004B5F1D"/>
    <w:rsid w:val="004B6EE4"/>
    <w:rsid w:val="004B77E9"/>
    <w:rsid w:val="004B7E53"/>
    <w:rsid w:val="004C0607"/>
    <w:rsid w:val="004C16FF"/>
    <w:rsid w:val="004C1FCA"/>
    <w:rsid w:val="004C2B8B"/>
    <w:rsid w:val="004C31E9"/>
    <w:rsid w:val="004D01AA"/>
    <w:rsid w:val="004D0788"/>
    <w:rsid w:val="004D2F85"/>
    <w:rsid w:val="004D355F"/>
    <w:rsid w:val="004D4F45"/>
    <w:rsid w:val="004D54AE"/>
    <w:rsid w:val="004D6611"/>
    <w:rsid w:val="004E27FB"/>
    <w:rsid w:val="004E2F0D"/>
    <w:rsid w:val="004E4B75"/>
    <w:rsid w:val="004E5663"/>
    <w:rsid w:val="004E65E3"/>
    <w:rsid w:val="004E6E38"/>
    <w:rsid w:val="004E7755"/>
    <w:rsid w:val="004F23E4"/>
    <w:rsid w:val="004F26FB"/>
    <w:rsid w:val="004F5386"/>
    <w:rsid w:val="004F5656"/>
    <w:rsid w:val="004F6B1C"/>
    <w:rsid w:val="004F7E5A"/>
    <w:rsid w:val="004F7E78"/>
    <w:rsid w:val="00500D09"/>
    <w:rsid w:val="0050182B"/>
    <w:rsid w:val="00501A66"/>
    <w:rsid w:val="005025BE"/>
    <w:rsid w:val="0050429E"/>
    <w:rsid w:val="00505557"/>
    <w:rsid w:val="0050562A"/>
    <w:rsid w:val="00505BA9"/>
    <w:rsid w:val="00505E0F"/>
    <w:rsid w:val="00506920"/>
    <w:rsid w:val="005102E5"/>
    <w:rsid w:val="005103C9"/>
    <w:rsid w:val="005105B2"/>
    <w:rsid w:val="00510C1B"/>
    <w:rsid w:val="00511141"/>
    <w:rsid w:val="00512F86"/>
    <w:rsid w:val="005136DD"/>
    <w:rsid w:val="005151C0"/>
    <w:rsid w:val="00515DA9"/>
    <w:rsid w:val="00516112"/>
    <w:rsid w:val="00516666"/>
    <w:rsid w:val="00521447"/>
    <w:rsid w:val="00523A81"/>
    <w:rsid w:val="00523BE5"/>
    <w:rsid w:val="00523D78"/>
    <w:rsid w:val="00523D88"/>
    <w:rsid w:val="005256DF"/>
    <w:rsid w:val="005269DA"/>
    <w:rsid w:val="00526C4E"/>
    <w:rsid w:val="0053024A"/>
    <w:rsid w:val="00530B32"/>
    <w:rsid w:val="005311EB"/>
    <w:rsid w:val="00532DA3"/>
    <w:rsid w:val="0053490D"/>
    <w:rsid w:val="005355A6"/>
    <w:rsid w:val="005356D5"/>
    <w:rsid w:val="00540D92"/>
    <w:rsid w:val="00540F4E"/>
    <w:rsid w:val="00541937"/>
    <w:rsid w:val="00543305"/>
    <w:rsid w:val="005439F0"/>
    <w:rsid w:val="00543BF4"/>
    <w:rsid w:val="00544033"/>
    <w:rsid w:val="0054427C"/>
    <w:rsid w:val="00545FEF"/>
    <w:rsid w:val="00546259"/>
    <w:rsid w:val="005463DE"/>
    <w:rsid w:val="005478C8"/>
    <w:rsid w:val="00553BC7"/>
    <w:rsid w:val="00553D3E"/>
    <w:rsid w:val="00554531"/>
    <w:rsid w:val="005545B1"/>
    <w:rsid w:val="00560F5D"/>
    <w:rsid w:val="00561793"/>
    <w:rsid w:val="0056180E"/>
    <w:rsid w:val="00562F77"/>
    <w:rsid w:val="00570D1A"/>
    <w:rsid w:val="0057121D"/>
    <w:rsid w:val="0057138E"/>
    <w:rsid w:val="00572B69"/>
    <w:rsid w:val="005730BA"/>
    <w:rsid w:val="00575A43"/>
    <w:rsid w:val="005762A4"/>
    <w:rsid w:val="005805BC"/>
    <w:rsid w:val="0058068F"/>
    <w:rsid w:val="005822E2"/>
    <w:rsid w:val="00582640"/>
    <w:rsid w:val="0058313D"/>
    <w:rsid w:val="0058463B"/>
    <w:rsid w:val="005852AC"/>
    <w:rsid w:val="005873E4"/>
    <w:rsid w:val="00590794"/>
    <w:rsid w:val="005913B1"/>
    <w:rsid w:val="00592557"/>
    <w:rsid w:val="00593337"/>
    <w:rsid w:val="0059440E"/>
    <w:rsid w:val="00596265"/>
    <w:rsid w:val="005A0F0D"/>
    <w:rsid w:val="005A1486"/>
    <w:rsid w:val="005A2D9B"/>
    <w:rsid w:val="005A3955"/>
    <w:rsid w:val="005A4E72"/>
    <w:rsid w:val="005A4F45"/>
    <w:rsid w:val="005A51D5"/>
    <w:rsid w:val="005A64D7"/>
    <w:rsid w:val="005A7A27"/>
    <w:rsid w:val="005B26BC"/>
    <w:rsid w:val="005B307C"/>
    <w:rsid w:val="005B36F9"/>
    <w:rsid w:val="005B3D81"/>
    <w:rsid w:val="005B535B"/>
    <w:rsid w:val="005B59B7"/>
    <w:rsid w:val="005B5AF0"/>
    <w:rsid w:val="005B6426"/>
    <w:rsid w:val="005B75B6"/>
    <w:rsid w:val="005B7A9D"/>
    <w:rsid w:val="005C01AB"/>
    <w:rsid w:val="005C0671"/>
    <w:rsid w:val="005C087C"/>
    <w:rsid w:val="005C2DF6"/>
    <w:rsid w:val="005C5CA5"/>
    <w:rsid w:val="005C7020"/>
    <w:rsid w:val="005D29FC"/>
    <w:rsid w:val="005D35EF"/>
    <w:rsid w:val="005D6359"/>
    <w:rsid w:val="005D6DBD"/>
    <w:rsid w:val="005D765A"/>
    <w:rsid w:val="005E251A"/>
    <w:rsid w:val="005E4C6E"/>
    <w:rsid w:val="005E4CAA"/>
    <w:rsid w:val="005E7729"/>
    <w:rsid w:val="005F0403"/>
    <w:rsid w:val="005F0534"/>
    <w:rsid w:val="005F49CB"/>
    <w:rsid w:val="005F5809"/>
    <w:rsid w:val="005F5CD8"/>
    <w:rsid w:val="0060028F"/>
    <w:rsid w:val="0060106F"/>
    <w:rsid w:val="006020C9"/>
    <w:rsid w:val="00602235"/>
    <w:rsid w:val="006031AA"/>
    <w:rsid w:val="00603977"/>
    <w:rsid w:val="00604B62"/>
    <w:rsid w:val="00604E26"/>
    <w:rsid w:val="00607803"/>
    <w:rsid w:val="00610319"/>
    <w:rsid w:val="006135C5"/>
    <w:rsid w:val="006137AF"/>
    <w:rsid w:val="00621FD4"/>
    <w:rsid w:val="006239D9"/>
    <w:rsid w:val="0062585B"/>
    <w:rsid w:val="00625D42"/>
    <w:rsid w:val="0062690B"/>
    <w:rsid w:val="00627E2D"/>
    <w:rsid w:val="00631ABB"/>
    <w:rsid w:val="00631B0D"/>
    <w:rsid w:val="00631CF7"/>
    <w:rsid w:val="00631FC3"/>
    <w:rsid w:val="00633F20"/>
    <w:rsid w:val="00637C42"/>
    <w:rsid w:val="006410BA"/>
    <w:rsid w:val="00641899"/>
    <w:rsid w:val="00641D4F"/>
    <w:rsid w:val="006438CB"/>
    <w:rsid w:val="00645C29"/>
    <w:rsid w:val="00646C6C"/>
    <w:rsid w:val="00650620"/>
    <w:rsid w:val="0065285A"/>
    <w:rsid w:val="006529E3"/>
    <w:rsid w:val="006543B3"/>
    <w:rsid w:val="00654572"/>
    <w:rsid w:val="006551CE"/>
    <w:rsid w:val="00656209"/>
    <w:rsid w:val="006563FD"/>
    <w:rsid w:val="0065647C"/>
    <w:rsid w:val="00656B20"/>
    <w:rsid w:val="0065734F"/>
    <w:rsid w:val="00657949"/>
    <w:rsid w:val="006579D2"/>
    <w:rsid w:val="00657BB7"/>
    <w:rsid w:val="006604B5"/>
    <w:rsid w:val="00661134"/>
    <w:rsid w:val="00670D8F"/>
    <w:rsid w:val="00671095"/>
    <w:rsid w:val="00675184"/>
    <w:rsid w:val="006753B7"/>
    <w:rsid w:val="006768E4"/>
    <w:rsid w:val="00677572"/>
    <w:rsid w:val="00677BEC"/>
    <w:rsid w:val="00681AF9"/>
    <w:rsid w:val="00681D98"/>
    <w:rsid w:val="0068436C"/>
    <w:rsid w:val="006914B8"/>
    <w:rsid w:val="00694CFD"/>
    <w:rsid w:val="0069582F"/>
    <w:rsid w:val="00696FBD"/>
    <w:rsid w:val="00697316"/>
    <w:rsid w:val="00697ED4"/>
    <w:rsid w:val="006A1397"/>
    <w:rsid w:val="006A3ECB"/>
    <w:rsid w:val="006A4C07"/>
    <w:rsid w:val="006A7A1F"/>
    <w:rsid w:val="006B6D62"/>
    <w:rsid w:val="006C0D2B"/>
    <w:rsid w:val="006C32ED"/>
    <w:rsid w:val="006C518B"/>
    <w:rsid w:val="006D003A"/>
    <w:rsid w:val="006D50A4"/>
    <w:rsid w:val="006D531C"/>
    <w:rsid w:val="006E01C0"/>
    <w:rsid w:val="006E03F3"/>
    <w:rsid w:val="006E113D"/>
    <w:rsid w:val="006E13CE"/>
    <w:rsid w:val="006E18E0"/>
    <w:rsid w:val="006E1936"/>
    <w:rsid w:val="006E2823"/>
    <w:rsid w:val="006E523E"/>
    <w:rsid w:val="006E726A"/>
    <w:rsid w:val="006F021F"/>
    <w:rsid w:val="006F0EEF"/>
    <w:rsid w:val="006F1A2C"/>
    <w:rsid w:val="006F2CB6"/>
    <w:rsid w:val="006F3C5F"/>
    <w:rsid w:val="006F5BB3"/>
    <w:rsid w:val="006F6AD0"/>
    <w:rsid w:val="006F6CC2"/>
    <w:rsid w:val="007020A5"/>
    <w:rsid w:val="007035CE"/>
    <w:rsid w:val="00703DAC"/>
    <w:rsid w:val="007041F6"/>
    <w:rsid w:val="00705AD9"/>
    <w:rsid w:val="00707B4F"/>
    <w:rsid w:val="007115A7"/>
    <w:rsid w:val="00711BED"/>
    <w:rsid w:val="007126F8"/>
    <w:rsid w:val="00716048"/>
    <w:rsid w:val="00717235"/>
    <w:rsid w:val="00722B4D"/>
    <w:rsid w:val="00726498"/>
    <w:rsid w:val="0072748E"/>
    <w:rsid w:val="00730456"/>
    <w:rsid w:val="00731749"/>
    <w:rsid w:val="00734C5F"/>
    <w:rsid w:val="00735A2B"/>
    <w:rsid w:val="00736020"/>
    <w:rsid w:val="007364D5"/>
    <w:rsid w:val="00736B7A"/>
    <w:rsid w:val="00740FF6"/>
    <w:rsid w:val="00742B58"/>
    <w:rsid w:val="00744366"/>
    <w:rsid w:val="00744BC7"/>
    <w:rsid w:val="00747076"/>
    <w:rsid w:val="00750E78"/>
    <w:rsid w:val="007559FD"/>
    <w:rsid w:val="00755D65"/>
    <w:rsid w:val="00756768"/>
    <w:rsid w:val="007608B9"/>
    <w:rsid w:val="00761355"/>
    <w:rsid w:val="0076145D"/>
    <w:rsid w:val="00762031"/>
    <w:rsid w:val="00762694"/>
    <w:rsid w:val="007635F5"/>
    <w:rsid w:val="007671BE"/>
    <w:rsid w:val="00773289"/>
    <w:rsid w:val="007746BD"/>
    <w:rsid w:val="00777230"/>
    <w:rsid w:val="00780BBB"/>
    <w:rsid w:val="0078117E"/>
    <w:rsid w:val="00781FCD"/>
    <w:rsid w:val="007822C4"/>
    <w:rsid w:val="00786B51"/>
    <w:rsid w:val="00790671"/>
    <w:rsid w:val="00795762"/>
    <w:rsid w:val="00796677"/>
    <w:rsid w:val="007969E6"/>
    <w:rsid w:val="00797014"/>
    <w:rsid w:val="007974E7"/>
    <w:rsid w:val="007A063F"/>
    <w:rsid w:val="007A0F39"/>
    <w:rsid w:val="007A60E4"/>
    <w:rsid w:val="007A6BEA"/>
    <w:rsid w:val="007B28D6"/>
    <w:rsid w:val="007B3AE1"/>
    <w:rsid w:val="007B51F6"/>
    <w:rsid w:val="007B529F"/>
    <w:rsid w:val="007B5ED7"/>
    <w:rsid w:val="007B7CE8"/>
    <w:rsid w:val="007C008B"/>
    <w:rsid w:val="007C0D3D"/>
    <w:rsid w:val="007C1BFC"/>
    <w:rsid w:val="007C2452"/>
    <w:rsid w:val="007C245B"/>
    <w:rsid w:val="007C2B5E"/>
    <w:rsid w:val="007C4D89"/>
    <w:rsid w:val="007C5DAB"/>
    <w:rsid w:val="007C6BF3"/>
    <w:rsid w:val="007C7899"/>
    <w:rsid w:val="007D0149"/>
    <w:rsid w:val="007D020C"/>
    <w:rsid w:val="007D0746"/>
    <w:rsid w:val="007D077F"/>
    <w:rsid w:val="007D2A34"/>
    <w:rsid w:val="007D2DCD"/>
    <w:rsid w:val="007D37D2"/>
    <w:rsid w:val="007D4018"/>
    <w:rsid w:val="007D4342"/>
    <w:rsid w:val="007E11AC"/>
    <w:rsid w:val="007E12BB"/>
    <w:rsid w:val="007E169C"/>
    <w:rsid w:val="007E23C5"/>
    <w:rsid w:val="007E2A02"/>
    <w:rsid w:val="007E30A1"/>
    <w:rsid w:val="007E34E4"/>
    <w:rsid w:val="007E4254"/>
    <w:rsid w:val="007E44AA"/>
    <w:rsid w:val="007E4911"/>
    <w:rsid w:val="007E66B3"/>
    <w:rsid w:val="007E7265"/>
    <w:rsid w:val="007E744A"/>
    <w:rsid w:val="007E745A"/>
    <w:rsid w:val="007E7776"/>
    <w:rsid w:val="007F0346"/>
    <w:rsid w:val="007F0BB3"/>
    <w:rsid w:val="007F191C"/>
    <w:rsid w:val="007F25C7"/>
    <w:rsid w:val="007F3A43"/>
    <w:rsid w:val="007F3DDC"/>
    <w:rsid w:val="007F43AA"/>
    <w:rsid w:val="007F4BFE"/>
    <w:rsid w:val="007F5901"/>
    <w:rsid w:val="007F6548"/>
    <w:rsid w:val="007F671C"/>
    <w:rsid w:val="007F7800"/>
    <w:rsid w:val="007F7908"/>
    <w:rsid w:val="00800B08"/>
    <w:rsid w:val="00800C42"/>
    <w:rsid w:val="00801C91"/>
    <w:rsid w:val="00806BFE"/>
    <w:rsid w:val="00811A7A"/>
    <w:rsid w:val="00812B45"/>
    <w:rsid w:val="00812CDF"/>
    <w:rsid w:val="00812F1F"/>
    <w:rsid w:val="00815B26"/>
    <w:rsid w:val="00815E19"/>
    <w:rsid w:val="00816E55"/>
    <w:rsid w:val="0081769A"/>
    <w:rsid w:val="00817C8C"/>
    <w:rsid w:val="00820228"/>
    <w:rsid w:val="008238E4"/>
    <w:rsid w:val="00824E21"/>
    <w:rsid w:val="00827356"/>
    <w:rsid w:val="0083332A"/>
    <w:rsid w:val="00835939"/>
    <w:rsid w:val="00835B72"/>
    <w:rsid w:val="0083600F"/>
    <w:rsid w:val="00836A19"/>
    <w:rsid w:val="008412DB"/>
    <w:rsid w:val="00841EA7"/>
    <w:rsid w:val="00847B67"/>
    <w:rsid w:val="00847E27"/>
    <w:rsid w:val="008515ED"/>
    <w:rsid w:val="00851C77"/>
    <w:rsid w:val="00853F42"/>
    <w:rsid w:val="00854A45"/>
    <w:rsid w:val="00855798"/>
    <w:rsid w:val="008604AC"/>
    <w:rsid w:val="00860845"/>
    <w:rsid w:val="00861347"/>
    <w:rsid w:val="00864046"/>
    <w:rsid w:val="0086406F"/>
    <w:rsid w:val="00866887"/>
    <w:rsid w:val="00866F56"/>
    <w:rsid w:val="00867143"/>
    <w:rsid w:val="0086772D"/>
    <w:rsid w:val="008776F3"/>
    <w:rsid w:val="008800AC"/>
    <w:rsid w:val="008814F9"/>
    <w:rsid w:val="00883B12"/>
    <w:rsid w:val="00885B79"/>
    <w:rsid w:val="008860FC"/>
    <w:rsid w:val="00892112"/>
    <w:rsid w:val="008928EB"/>
    <w:rsid w:val="00893F10"/>
    <w:rsid w:val="008943A2"/>
    <w:rsid w:val="008A0D67"/>
    <w:rsid w:val="008A14F5"/>
    <w:rsid w:val="008A2451"/>
    <w:rsid w:val="008A311D"/>
    <w:rsid w:val="008A3930"/>
    <w:rsid w:val="008A4A3E"/>
    <w:rsid w:val="008A6110"/>
    <w:rsid w:val="008A734D"/>
    <w:rsid w:val="008B0CF0"/>
    <w:rsid w:val="008B13F7"/>
    <w:rsid w:val="008B2BB4"/>
    <w:rsid w:val="008B2E2F"/>
    <w:rsid w:val="008B34E4"/>
    <w:rsid w:val="008B49C6"/>
    <w:rsid w:val="008B6D61"/>
    <w:rsid w:val="008C0629"/>
    <w:rsid w:val="008C069C"/>
    <w:rsid w:val="008C0EE7"/>
    <w:rsid w:val="008C1F66"/>
    <w:rsid w:val="008C21FA"/>
    <w:rsid w:val="008C3BD8"/>
    <w:rsid w:val="008C58F4"/>
    <w:rsid w:val="008C6D1F"/>
    <w:rsid w:val="008D17D5"/>
    <w:rsid w:val="008D424F"/>
    <w:rsid w:val="008D55D2"/>
    <w:rsid w:val="008D70A6"/>
    <w:rsid w:val="008E3000"/>
    <w:rsid w:val="008E3FAC"/>
    <w:rsid w:val="008E40E9"/>
    <w:rsid w:val="008E468F"/>
    <w:rsid w:val="008F0448"/>
    <w:rsid w:val="008F2422"/>
    <w:rsid w:val="008F30DB"/>
    <w:rsid w:val="008F6394"/>
    <w:rsid w:val="008F6CEC"/>
    <w:rsid w:val="008F7054"/>
    <w:rsid w:val="00901A9E"/>
    <w:rsid w:val="0090299C"/>
    <w:rsid w:val="009046D1"/>
    <w:rsid w:val="009077C9"/>
    <w:rsid w:val="009102E3"/>
    <w:rsid w:val="00911DA1"/>
    <w:rsid w:val="00912303"/>
    <w:rsid w:val="00914BDE"/>
    <w:rsid w:val="009169D2"/>
    <w:rsid w:val="009172C0"/>
    <w:rsid w:val="00917A2A"/>
    <w:rsid w:val="00921151"/>
    <w:rsid w:val="00921324"/>
    <w:rsid w:val="00921DCD"/>
    <w:rsid w:val="00922559"/>
    <w:rsid w:val="00922B9A"/>
    <w:rsid w:val="009275DB"/>
    <w:rsid w:val="009333AA"/>
    <w:rsid w:val="00933AD1"/>
    <w:rsid w:val="0093534C"/>
    <w:rsid w:val="00936C47"/>
    <w:rsid w:val="0093767B"/>
    <w:rsid w:val="009417CB"/>
    <w:rsid w:val="00944084"/>
    <w:rsid w:val="00944E1E"/>
    <w:rsid w:val="009450C1"/>
    <w:rsid w:val="0095088B"/>
    <w:rsid w:val="00951A85"/>
    <w:rsid w:val="00952168"/>
    <w:rsid w:val="00952285"/>
    <w:rsid w:val="00952486"/>
    <w:rsid w:val="009527E7"/>
    <w:rsid w:val="00954E59"/>
    <w:rsid w:val="009561E6"/>
    <w:rsid w:val="00957B36"/>
    <w:rsid w:val="00960C09"/>
    <w:rsid w:val="00960C69"/>
    <w:rsid w:val="009616EA"/>
    <w:rsid w:val="00962A78"/>
    <w:rsid w:val="0096499F"/>
    <w:rsid w:val="00966C3E"/>
    <w:rsid w:val="009670A1"/>
    <w:rsid w:val="00967C48"/>
    <w:rsid w:val="009723D1"/>
    <w:rsid w:val="009728B4"/>
    <w:rsid w:val="00972C00"/>
    <w:rsid w:val="009734C5"/>
    <w:rsid w:val="00973666"/>
    <w:rsid w:val="009744D4"/>
    <w:rsid w:val="00976510"/>
    <w:rsid w:val="0097654C"/>
    <w:rsid w:val="00977149"/>
    <w:rsid w:val="00980812"/>
    <w:rsid w:val="009842C4"/>
    <w:rsid w:val="00985523"/>
    <w:rsid w:val="009857FA"/>
    <w:rsid w:val="0099307C"/>
    <w:rsid w:val="009958E0"/>
    <w:rsid w:val="009964EC"/>
    <w:rsid w:val="009A049A"/>
    <w:rsid w:val="009A1B31"/>
    <w:rsid w:val="009A345D"/>
    <w:rsid w:val="009A3823"/>
    <w:rsid w:val="009A5437"/>
    <w:rsid w:val="009A6555"/>
    <w:rsid w:val="009B25D9"/>
    <w:rsid w:val="009B340C"/>
    <w:rsid w:val="009B4E03"/>
    <w:rsid w:val="009B7E37"/>
    <w:rsid w:val="009C28AB"/>
    <w:rsid w:val="009C3080"/>
    <w:rsid w:val="009C4BF0"/>
    <w:rsid w:val="009C5C3C"/>
    <w:rsid w:val="009C61E2"/>
    <w:rsid w:val="009C6511"/>
    <w:rsid w:val="009C72E9"/>
    <w:rsid w:val="009C75F1"/>
    <w:rsid w:val="009D0AB2"/>
    <w:rsid w:val="009D0F84"/>
    <w:rsid w:val="009D1A19"/>
    <w:rsid w:val="009D40CC"/>
    <w:rsid w:val="009D5670"/>
    <w:rsid w:val="009D60D7"/>
    <w:rsid w:val="009E0946"/>
    <w:rsid w:val="009E28BA"/>
    <w:rsid w:val="009E2BBE"/>
    <w:rsid w:val="009E5553"/>
    <w:rsid w:val="009E55D9"/>
    <w:rsid w:val="009E68B1"/>
    <w:rsid w:val="009F3C69"/>
    <w:rsid w:val="009F3FA1"/>
    <w:rsid w:val="009F49BD"/>
    <w:rsid w:val="009F55A5"/>
    <w:rsid w:val="009F73A2"/>
    <w:rsid w:val="009F7CDA"/>
    <w:rsid w:val="00A0245E"/>
    <w:rsid w:val="00A0292C"/>
    <w:rsid w:val="00A03F08"/>
    <w:rsid w:val="00A048E4"/>
    <w:rsid w:val="00A054E2"/>
    <w:rsid w:val="00A11653"/>
    <w:rsid w:val="00A11C7D"/>
    <w:rsid w:val="00A129F4"/>
    <w:rsid w:val="00A13470"/>
    <w:rsid w:val="00A139B9"/>
    <w:rsid w:val="00A14410"/>
    <w:rsid w:val="00A16E8F"/>
    <w:rsid w:val="00A2110D"/>
    <w:rsid w:val="00A22DB6"/>
    <w:rsid w:val="00A26CD8"/>
    <w:rsid w:val="00A27660"/>
    <w:rsid w:val="00A27D8E"/>
    <w:rsid w:val="00A3081D"/>
    <w:rsid w:val="00A31C62"/>
    <w:rsid w:val="00A32711"/>
    <w:rsid w:val="00A34300"/>
    <w:rsid w:val="00A349B3"/>
    <w:rsid w:val="00A35495"/>
    <w:rsid w:val="00A365A6"/>
    <w:rsid w:val="00A3663E"/>
    <w:rsid w:val="00A41663"/>
    <w:rsid w:val="00A424C5"/>
    <w:rsid w:val="00A4420B"/>
    <w:rsid w:val="00A45217"/>
    <w:rsid w:val="00A45891"/>
    <w:rsid w:val="00A463B4"/>
    <w:rsid w:val="00A47741"/>
    <w:rsid w:val="00A516F6"/>
    <w:rsid w:val="00A5201F"/>
    <w:rsid w:val="00A52AD4"/>
    <w:rsid w:val="00A52E51"/>
    <w:rsid w:val="00A53498"/>
    <w:rsid w:val="00A5526E"/>
    <w:rsid w:val="00A57685"/>
    <w:rsid w:val="00A62ED3"/>
    <w:rsid w:val="00A6388A"/>
    <w:rsid w:val="00A63D5C"/>
    <w:rsid w:val="00A6561D"/>
    <w:rsid w:val="00A67672"/>
    <w:rsid w:val="00A712C2"/>
    <w:rsid w:val="00A71A6A"/>
    <w:rsid w:val="00A72100"/>
    <w:rsid w:val="00A729C3"/>
    <w:rsid w:val="00A7412C"/>
    <w:rsid w:val="00A75FC5"/>
    <w:rsid w:val="00A772F3"/>
    <w:rsid w:val="00A80FE4"/>
    <w:rsid w:val="00A832FA"/>
    <w:rsid w:val="00A848C5"/>
    <w:rsid w:val="00A9321A"/>
    <w:rsid w:val="00A94D2B"/>
    <w:rsid w:val="00A95484"/>
    <w:rsid w:val="00A95CE2"/>
    <w:rsid w:val="00A9649A"/>
    <w:rsid w:val="00A96DC4"/>
    <w:rsid w:val="00AA03BD"/>
    <w:rsid w:val="00AA0919"/>
    <w:rsid w:val="00AA0CE7"/>
    <w:rsid w:val="00AA2550"/>
    <w:rsid w:val="00AA3894"/>
    <w:rsid w:val="00AA69A5"/>
    <w:rsid w:val="00AA7819"/>
    <w:rsid w:val="00AB0245"/>
    <w:rsid w:val="00AB079A"/>
    <w:rsid w:val="00AB1727"/>
    <w:rsid w:val="00AB24AF"/>
    <w:rsid w:val="00AB2CF6"/>
    <w:rsid w:val="00AB3F87"/>
    <w:rsid w:val="00AB4543"/>
    <w:rsid w:val="00AC1167"/>
    <w:rsid w:val="00AC1B7A"/>
    <w:rsid w:val="00AC1C70"/>
    <w:rsid w:val="00AC269B"/>
    <w:rsid w:val="00AC4BD0"/>
    <w:rsid w:val="00AC545E"/>
    <w:rsid w:val="00AD0C27"/>
    <w:rsid w:val="00AD1871"/>
    <w:rsid w:val="00AD1AC4"/>
    <w:rsid w:val="00AD3B7F"/>
    <w:rsid w:val="00AD63B1"/>
    <w:rsid w:val="00AD70D2"/>
    <w:rsid w:val="00AD74D0"/>
    <w:rsid w:val="00AE39E4"/>
    <w:rsid w:val="00AE5DDB"/>
    <w:rsid w:val="00AF110F"/>
    <w:rsid w:val="00AF4E0D"/>
    <w:rsid w:val="00AF598A"/>
    <w:rsid w:val="00AF643D"/>
    <w:rsid w:val="00AF65CB"/>
    <w:rsid w:val="00AF672D"/>
    <w:rsid w:val="00AF70FF"/>
    <w:rsid w:val="00AF71BB"/>
    <w:rsid w:val="00AF7887"/>
    <w:rsid w:val="00B01472"/>
    <w:rsid w:val="00B01B0A"/>
    <w:rsid w:val="00B01B9F"/>
    <w:rsid w:val="00B03842"/>
    <w:rsid w:val="00B042B7"/>
    <w:rsid w:val="00B053EF"/>
    <w:rsid w:val="00B05A1B"/>
    <w:rsid w:val="00B05D0D"/>
    <w:rsid w:val="00B0685E"/>
    <w:rsid w:val="00B11A7E"/>
    <w:rsid w:val="00B13203"/>
    <w:rsid w:val="00B205A2"/>
    <w:rsid w:val="00B20C23"/>
    <w:rsid w:val="00B2292D"/>
    <w:rsid w:val="00B22E8E"/>
    <w:rsid w:val="00B23351"/>
    <w:rsid w:val="00B26786"/>
    <w:rsid w:val="00B330B5"/>
    <w:rsid w:val="00B337C9"/>
    <w:rsid w:val="00B405BD"/>
    <w:rsid w:val="00B40C64"/>
    <w:rsid w:val="00B42F32"/>
    <w:rsid w:val="00B433F5"/>
    <w:rsid w:val="00B43832"/>
    <w:rsid w:val="00B43EC8"/>
    <w:rsid w:val="00B46729"/>
    <w:rsid w:val="00B476C4"/>
    <w:rsid w:val="00B550BE"/>
    <w:rsid w:val="00B55C08"/>
    <w:rsid w:val="00B55E4D"/>
    <w:rsid w:val="00B5722B"/>
    <w:rsid w:val="00B62642"/>
    <w:rsid w:val="00B6322F"/>
    <w:rsid w:val="00B6386A"/>
    <w:rsid w:val="00B64221"/>
    <w:rsid w:val="00B6574E"/>
    <w:rsid w:val="00B662A1"/>
    <w:rsid w:val="00B673EF"/>
    <w:rsid w:val="00B7003B"/>
    <w:rsid w:val="00B702CA"/>
    <w:rsid w:val="00B707F1"/>
    <w:rsid w:val="00B7134F"/>
    <w:rsid w:val="00B72639"/>
    <w:rsid w:val="00B76496"/>
    <w:rsid w:val="00B77002"/>
    <w:rsid w:val="00B80E08"/>
    <w:rsid w:val="00B90F69"/>
    <w:rsid w:val="00B9247F"/>
    <w:rsid w:val="00B939BE"/>
    <w:rsid w:val="00B94160"/>
    <w:rsid w:val="00B94AE5"/>
    <w:rsid w:val="00B97E92"/>
    <w:rsid w:val="00BA0145"/>
    <w:rsid w:val="00BA2950"/>
    <w:rsid w:val="00BA3410"/>
    <w:rsid w:val="00BA38D2"/>
    <w:rsid w:val="00BA5F96"/>
    <w:rsid w:val="00BA6558"/>
    <w:rsid w:val="00BA6AE4"/>
    <w:rsid w:val="00BA705A"/>
    <w:rsid w:val="00BB062E"/>
    <w:rsid w:val="00BB2B5B"/>
    <w:rsid w:val="00BB303C"/>
    <w:rsid w:val="00BB454D"/>
    <w:rsid w:val="00BB59D8"/>
    <w:rsid w:val="00BB746E"/>
    <w:rsid w:val="00BB755C"/>
    <w:rsid w:val="00BB7AF6"/>
    <w:rsid w:val="00BC05A0"/>
    <w:rsid w:val="00BC0775"/>
    <w:rsid w:val="00BC1395"/>
    <w:rsid w:val="00BC177B"/>
    <w:rsid w:val="00BC2229"/>
    <w:rsid w:val="00BC25B0"/>
    <w:rsid w:val="00BC30C2"/>
    <w:rsid w:val="00BC475A"/>
    <w:rsid w:val="00BC4D64"/>
    <w:rsid w:val="00BC60FE"/>
    <w:rsid w:val="00BD1DA3"/>
    <w:rsid w:val="00BD40BE"/>
    <w:rsid w:val="00BD4194"/>
    <w:rsid w:val="00BD4554"/>
    <w:rsid w:val="00BD4701"/>
    <w:rsid w:val="00BD4ED2"/>
    <w:rsid w:val="00BD6B7A"/>
    <w:rsid w:val="00BE17A8"/>
    <w:rsid w:val="00BE3C9A"/>
    <w:rsid w:val="00BE44CE"/>
    <w:rsid w:val="00BE4FBF"/>
    <w:rsid w:val="00BE6398"/>
    <w:rsid w:val="00BE7F7A"/>
    <w:rsid w:val="00BF2AD3"/>
    <w:rsid w:val="00BF3D7A"/>
    <w:rsid w:val="00BF3E9B"/>
    <w:rsid w:val="00BF3FAD"/>
    <w:rsid w:val="00BF4B56"/>
    <w:rsid w:val="00BF57CE"/>
    <w:rsid w:val="00BF5ADC"/>
    <w:rsid w:val="00C01590"/>
    <w:rsid w:val="00C020B9"/>
    <w:rsid w:val="00C045A7"/>
    <w:rsid w:val="00C04FD9"/>
    <w:rsid w:val="00C05733"/>
    <w:rsid w:val="00C11280"/>
    <w:rsid w:val="00C11956"/>
    <w:rsid w:val="00C12B0C"/>
    <w:rsid w:val="00C13E62"/>
    <w:rsid w:val="00C154A7"/>
    <w:rsid w:val="00C17314"/>
    <w:rsid w:val="00C2163F"/>
    <w:rsid w:val="00C21CAA"/>
    <w:rsid w:val="00C22F63"/>
    <w:rsid w:val="00C236B0"/>
    <w:rsid w:val="00C23CDE"/>
    <w:rsid w:val="00C261BA"/>
    <w:rsid w:val="00C2756F"/>
    <w:rsid w:val="00C2757A"/>
    <w:rsid w:val="00C31525"/>
    <w:rsid w:val="00C33513"/>
    <w:rsid w:val="00C33A3A"/>
    <w:rsid w:val="00C34198"/>
    <w:rsid w:val="00C40796"/>
    <w:rsid w:val="00C40D0E"/>
    <w:rsid w:val="00C415AF"/>
    <w:rsid w:val="00C42D6F"/>
    <w:rsid w:val="00C43E09"/>
    <w:rsid w:val="00C43FA2"/>
    <w:rsid w:val="00C4523B"/>
    <w:rsid w:val="00C45B2B"/>
    <w:rsid w:val="00C5008A"/>
    <w:rsid w:val="00C5160B"/>
    <w:rsid w:val="00C51962"/>
    <w:rsid w:val="00C51F7C"/>
    <w:rsid w:val="00C52D18"/>
    <w:rsid w:val="00C5314D"/>
    <w:rsid w:val="00C61D00"/>
    <w:rsid w:val="00C6407D"/>
    <w:rsid w:val="00C65BC0"/>
    <w:rsid w:val="00C66047"/>
    <w:rsid w:val="00C66D12"/>
    <w:rsid w:val="00C67A7B"/>
    <w:rsid w:val="00C7051D"/>
    <w:rsid w:val="00C71B76"/>
    <w:rsid w:val="00C72614"/>
    <w:rsid w:val="00C72ADE"/>
    <w:rsid w:val="00C73028"/>
    <w:rsid w:val="00C7339A"/>
    <w:rsid w:val="00C7447F"/>
    <w:rsid w:val="00C74F39"/>
    <w:rsid w:val="00C75D8A"/>
    <w:rsid w:val="00C77821"/>
    <w:rsid w:val="00C805F4"/>
    <w:rsid w:val="00C83219"/>
    <w:rsid w:val="00C8364C"/>
    <w:rsid w:val="00C83954"/>
    <w:rsid w:val="00C84477"/>
    <w:rsid w:val="00C84A31"/>
    <w:rsid w:val="00C853F6"/>
    <w:rsid w:val="00C85CC7"/>
    <w:rsid w:val="00C864AD"/>
    <w:rsid w:val="00C869FB"/>
    <w:rsid w:val="00C86C87"/>
    <w:rsid w:val="00C86DAA"/>
    <w:rsid w:val="00C86E8B"/>
    <w:rsid w:val="00C90C03"/>
    <w:rsid w:val="00C92D14"/>
    <w:rsid w:val="00C9409D"/>
    <w:rsid w:val="00CA0129"/>
    <w:rsid w:val="00CA0229"/>
    <w:rsid w:val="00CA252B"/>
    <w:rsid w:val="00CA40D0"/>
    <w:rsid w:val="00CA421D"/>
    <w:rsid w:val="00CA44C6"/>
    <w:rsid w:val="00CA4AD8"/>
    <w:rsid w:val="00CA623D"/>
    <w:rsid w:val="00CA6285"/>
    <w:rsid w:val="00CA64C1"/>
    <w:rsid w:val="00CB0E84"/>
    <w:rsid w:val="00CB15D3"/>
    <w:rsid w:val="00CB17F4"/>
    <w:rsid w:val="00CB3421"/>
    <w:rsid w:val="00CB3820"/>
    <w:rsid w:val="00CB64BC"/>
    <w:rsid w:val="00CB7581"/>
    <w:rsid w:val="00CC1510"/>
    <w:rsid w:val="00CC4612"/>
    <w:rsid w:val="00CC6F4C"/>
    <w:rsid w:val="00CD0BA4"/>
    <w:rsid w:val="00CD0DA4"/>
    <w:rsid w:val="00CD15FD"/>
    <w:rsid w:val="00CD16F7"/>
    <w:rsid w:val="00CD2B59"/>
    <w:rsid w:val="00CD3943"/>
    <w:rsid w:val="00CD3D48"/>
    <w:rsid w:val="00CD7AF6"/>
    <w:rsid w:val="00CE0146"/>
    <w:rsid w:val="00CE3BA4"/>
    <w:rsid w:val="00CE4122"/>
    <w:rsid w:val="00CE4595"/>
    <w:rsid w:val="00CE688F"/>
    <w:rsid w:val="00CF0450"/>
    <w:rsid w:val="00CF12D7"/>
    <w:rsid w:val="00CF1A50"/>
    <w:rsid w:val="00CF1DAF"/>
    <w:rsid w:val="00CF2D78"/>
    <w:rsid w:val="00CF2DDB"/>
    <w:rsid w:val="00CF2F8B"/>
    <w:rsid w:val="00CF4A53"/>
    <w:rsid w:val="00CF7FB3"/>
    <w:rsid w:val="00D00D2B"/>
    <w:rsid w:val="00D0134F"/>
    <w:rsid w:val="00D044F7"/>
    <w:rsid w:val="00D0778E"/>
    <w:rsid w:val="00D079E0"/>
    <w:rsid w:val="00D10BE9"/>
    <w:rsid w:val="00D10D17"/>
    <w:rsid w:val="00D11FA7"/>
    <w:rsid w:val="00D1288B"/>
    <w:rsid w:val="00D132D4"/>
    <w:rsid w:val="00D146C5"/>
    <w:rsid w:val="00D14B74"/>
    <w:rsid w:val="00D160B0"/>
    <w:rsid w:val="00D17508"/>
    <w:rsid w:val="00D20AAC"/>
    <w:rsid w:val="00D20CC5"/>
    <w:rsid w:val="00D21673"/>
    <w:rsid w:val="00D23785"/>
    <w:rsid w:val="00D23DC9"/>
    <w:rsid w:val="00D24925"/>
    <w:rsid w:val="00D24F8D"/>
    <w:rsid w:val="00D25402"/>
    <w:rsid w:val="00D26B29"/>
    <w:rsid w:val="00D30868"/>
    <w:rsid w:val="00D31A82"/>
    <w:rsid w:val="00D3218D"/>
    <w:rsid w:val="00D32E91"/>
    <w:rsid w:val="00D339C1"/>
    <w:rsid w:val="00D366FE"/>
    <w:rsid w:val="00D37640"/>
    <w:rsid w:val="00D40668"/>
    <w:rsid w:val="00D40A72"/>
    <w:rsid w:val="00D42A80"/>
    <w:rsid w:val="00D455E4"/>
    <w:rsid w:val="00D4695B"/>
    <w:rsid w:val="00D47A24"/>
    <w:rsid w:val="00D50050"/>
    <w:rsid w:val="00D51A26"/>
    <w:rsid w:val="00D51ED9"/>
    <w:rsid w:val="00D523B1"/>
    <w:rsid w:val="00D5257C"/>
    <w:rsid w:val="00D53FEA"/>
    <w:rsid w:val="00D54E9D"/>
    <w:rsid w:val="00D554A1"/>
    <w:rsid w:val="00D560D4"/>
    <w:rsid w:val="00D56633"/>
    <w:rsid w:val="00D56AFE"/>
    <w:rsid w:val="00D6260D"/>
    <w:rsid w:val="00D642DD"/>
    <w:rsid w:val="00D64927"/>
    <w:rsid w:val="00D655EA"/>
    <w:rsid w:val="00D65885"/>
    <w:rsid w:val="00D660A7"/>
    <w:rsid w:val="00D66D32"/>
    <w:rsid w:val="00D6739C"/>
    <w:rsid w:val="00D70B12"/>
    <w:rsid w:val="00D724F0"/>
    <w:rsid w:val="00D76FB8"/>
    <w:rsid w:val="00D770B2"/>
    <w:rsid w:val="00D8071B"/>
    <w:rsid w:val="00D807FC"/>
    <w:rsid w:val="00D81587"/>
    <w:rsid w:val="00D817C8"/>
    <w:rsid w:val="00D835A7"/>
    <w:rsid w:val="00D872A5"/>
    <w:rsid w:val="00D875E6"/>
    <w:rsid w:val="00D91A69"/>
    <w:rsid w:val="00D967EB"/>
    <w:rsid w:val="00D96F73"/>
    <w:rsid w:val="00D97E09"/>
    <w:rsid w:val="00DA50FA"/>
    <w:rsid w:val="00DA66C3"/>
    <w:rsid w:val="00DB0AF4"/>
    <w:rsid w:val="00DB0BA2"/>
    <w:rsid w:val="00DB4C6F"/>
    <w:rsid w:val="00DB647F"/>
    <w:rsid w:val="00DC139D"/>
    <w:rsid w:val="00DC31FD"/>
    <w:rsid w:val="00DC4B14"/>
    <w:rsid w:val="00DC5F69"/>
    <w:rsid w:val="00DC6D58"/>
    <w:rsid w:val="00DD0405"/>
    <w:rsid w:val="00DD044B"/>
    <w:rsid w:val="00DD07F7"/>
    <w:rsid w:val="00DD0C77"/>
    <w:rsid w:val="00DD10B4"/>
    <w:rsid w:val="00DD12FA"/>
    <w:rsid w:val="00DD39CA"/>
    <w:rsid w:val="00DD76CF"/>
    <w:rsid w:val="00DE0635"/>
    <w:rsid w:val="00DE1070"/>
    <w:rsid w:val="00DE440F"/>
    <w:rsid w:val="00DE4C30"/>
    <w:rsid w:val="00DF0000"/>
    <w:rsid w:val="00DF0119"/>
    <w:rsid w:val="00DF1DC9"/>
    <w:rsid w:val="00DF2696"/>
    <w:rsid w:val="00DF2C70"/>
    <w:rsid w:val="00E00283"/>
    <w:rsid w:val="00E0036E"/>
    <w:rsid w:val="00E004C6"/>
    <w:rsid w:val="00E01C32"/>
    <w:rsid w:val="00E0275E"/>
    <w:rsid w:val="00E040F1"/>
    <w:rsid w:val="00E040F6"/>
    <w:rsid w:val="00E05E37"/>
    <w:rsid w:val="00E10090"/>
    <w:rsid w:val="00E11815"/>
    <w:rsid w:val="00E11CF9"/>
    <w:rsid w:val="00E12488"/>
    <w:rsid w:val="00E1331F"/>
    <w:rsid w:val="00E13587"/>
    <w:rsid w:val="00E14575"/>
    <w:rsid w:val="00E17EE6"/>
    <w:rsid w:val="00E203FD"/>
    <w:rsid w:val="00E208A1"/>
    <w:rsid w:val="00E20A21"/>
    <w:rsid w:val="00E2384E"/>
    <w:rsid w:val="00E256FA"/>
    <w:rsid w:val="00E27E63"/>
    <w:rsid w:val="00E3081F"/>
    <w:rsid w:val="00E30CCF"/>
    <w:rsid w:val="00E367E0"/>
    <w:rsid w:val="00E40688"/>
    <w:rsid w:val="00E42D64"/>
    <w:rsid w:val="00E444BB"/>
    <w:rsid w:val="00E4769F"/>
    <w:rsid w:val="00E47C17"/>
    <w:rsid w:val="00E50050"/>
    <w:rsid w:val="00E52AA9"/>
    <w:rsid w:val="00E606A3"/>
    <w:rsid w:val="00E62693"/>
    <w:rsid w:val="00E6721E"/>
    <w:rsid w:val="00E73D96"/>
    <w:rsid w:val="00E741CE"/>
    <w:rsid w:val="00E74A62"/>
    <w:rsid w:val="00E763B8"/>
    <w:rsid w:val="00E811CD"/>
    <w:rsid w:val="00E83339"/>
    <w:rsid w:val="00E83AD8"/>
    <w:rsid w:val="00E83E0E"/>
    <w:rsid w:val="00E84110"/>
    <w:rsid w:val="00E842D2"/>
    <w:rsid w:val="00E86719"/>
    <w:rsid w:val="00E90631"/>
    <w:rsid w:val="00E9174F"/>
    <w:rsid w:val="00E933AC"/>
    <w:rsid w:val="00E93859"/>
    <w:rsid w:val="00E93B2B"/>
    <w:rsid w:val="00E946FF"/>
    <w:rsid w:val="00E95C32"/>
    <w:rsid w:val="00E96C3A"/>
    <w:rsid w:val="00E96DB0"/>
    <w:rsid w:val="00E97A68"/>
    <w:rsid w:val="00E97F6B"/>
    <w:rsid w:val="00EA0446"/>
    <w:rsid w:val="00EA245A"/>
    <w:rsid w:val="00EA2C1A"/>
    <w:rsid w:val="00EA4801"/>
    <w:rsid w:val="00EA62B6"/>
    <w:rsid w:val="00EB30BD"/>
    <w:rsid w:val="00EB44AC"/>
    <w:rsid w:val="00EB4529"/>
    <w:rsid w:val="00EB564C"/>
    <w:rsid w:val="00EB5760"/>
    <w:rsid w:val="00EC09B0"/>
    <w:rsid w:val="00EC1A5A"/>
    <w:rsid w:val="00EC2761"/>
    <w:rsid w:val="00EC2970"/>
    <w:rsid w:val="00EC2FCA"/>
    <w:rsid w:val="00EC4517"/>
    <w:rsid w:val="00EC5248"/>
    <w:rsid w:val="00EC7497"/>
    <w:rsid w:val="00ED01CF"/>
    <w:rsid w:val="00ED01DC"/>
    <w:rsid w:val="00ED0351"/>
    <w:rsid w:val="00ED0844"/>
    <w:rsid w:val="00ED1177"/>
    <w:rsid w:val="00ED128D"/>
    <w:rsid w:val="00ED3253"/>
    <w:rsid w:val="00ED43D8"/>
    <w:rsid w:val="00ED50AA"/>
    <w:rsid w:val="00EE48F1"/>
    <w:rsid w:val="00EE50F5"/>
    <w:rsid w:val="00EF347C"/>
    <w:rsid w:val="00EF5D0E"/>
    <w:rsid w:val="00EF6D2B"/>
    <w:rsid w:val="00EF7054"/>
    <w:rsid w:val="00F005D3"/>
    <w:rsid w:val="00F03053"/>
    <w:rsid w:val="00F055ED"/>
    <w:rsid w:val="00F05927"/>
    <w:rsid w:val="00F06CB3"/>
    <w:rsid w:val="00F0796B"/>
    <w:rsid w:val="00F1010C"/>
    <w:rsid w:val="00F10324"/>
    <w:rsid w:val="00F10EAF"/>
    <w:rsid w:val="00F12301"/>
    <w:rsid w:val="00F131FE"/>
    <w:rsid w:val="00F1716A"/>
    <w:rsid w:val="00F20EBC"/>
    <w:rsid w:val="00F22619"/>
    <w:rsid w:val="00F2287B"/>
    <w:rsid w:val="00F2550E"/>
    <w:rsid w:val="00F275CF"/>
    <w:rsid w:val="00F30557"/>
    <w:rsid w:val="00F311CF"/>
    <w:rsid w:val="00F33326"/>
    <w:rsid w:val="00F34B63"/>
    <w:rsid w:val="00F34F73"/>
    <w:rsid w:val="00F35024"/>
    <w:rsid w:val="00F356ED"/>
    <w:rsid w:val="00F35F5F"/>
    <w:rsid w:val="00F361BC"/>
    <w:rsid w:val="00F375DB"/>
    <w:rsid w:val="00F37A8C"/>
    <w:rsid w:val="00F37EFB"/>
    <w:rsid w:val="00F40EBE"/>
    <w:rsid w:val="00F40F37"/>
    <w:rsid w:val="00F42206"/>
    <w:rsid w:val="00F4246E"/>
    <w:rsid w:val="00F44BB9"/>
    <w:rsid w:val="00F47D0E"/>
    <w:rsid w:val="00F505A5"/>
    <w:rsid w:val="00F513BB"/>
    <w:rsid w:val="00F51A8D"/>
    <w:rsid w:val="00F53443"/>
    <w:rsid w:val="00F55E43"/>
    <w:rsid w:val="00F56D4D"/>
    <w:rsid w:val="00F57DE1"/>
    <w:rsid w:val="00F608F4"/>
    <w:rsid w:val="00F632AC"/>
    <w:rsid w:val="00F64BFB"/>
    <w:rsid w:val="00F64E5F"/>
    <w:rsid w:val="00F65646"/>
    <w:rsid w:val="00F65D3C"/>
    <w:rsid w:val="00F676A2"/>
    <w:rsid w:val="00F70BB9"/>
    <w:rsid w:val="00F72D60"/>
    <w:rsid w:val="00F72E66"/>
    <w:rsid w:val="00F73981"/>
    <w:rsid w:val="00F76215"/>
    <w:rsid w:val="00F7765E"/>
    <w:rsid w:val="00F802C7"/>
    <w:rsid w:val="00F812DB"/>
    <w:rsid w:val="00F8413C"/>
    <w:rsid w:val="00F8471B"/>
    <w:rsid w:val="00F85E2D"/>
    <w:rsid w:val="00F86CCC"/>
    <w:rsid w:val="00F8725B"/>
    <w:rsid w:val="00F87342"/>
    <w:rsid w:val="00F87EAE"/>
    <w:rsid w:val="00F90626"/>
    <w:rsid w:val="00FA0CBF"/>
    <w:rsid w:val="00FA1E51"/>
    <w:rsid w:val="00FA1EC2"/>
    <w:rsid w:val="00FA5879"/>
    <w:rsid w:val="00FA6847"/>
    <w:rsid w:val="00FB1ADB"/>
    <w:rsid w:val="00FB3627"/>
    <w:rsid w:val="00FB40D0"/>
    <w:rsid w:val="00FB4ABA"/>
    <w:rsid w:val="00FB6A19"/>
    <w:rsid w:val="00FC06FD"/>
    <w:rsid w:val="00FC2496"/>
    <w:rsid w:val="00FC3E0C"/>
    <w:rsid w:val="00FC422A"/>
    <w:rsid w:val="00FC63F9"/>
    <w:rsid w:val="00FC6A87"/>
    <w:rsid w:val="00FD107A"/>
    <w:rsid w:val="00FD11F9"/>
    <w:rsid w:val="00FD1320"/>
    <w:rsid w:val="00FD1572"/>
    <w:rsid w:val="00FD1FD4"/>
    <w:rsid w:val="00FD2CC7"/>
    <w:rsid w:val="00FD4117"/>
    <w:rsid w:val="00FD5BED"/>
    <w:rsid w:val="00FD6FF0"/>
    <w:rsid w:val="00FE1AF2"/>
    <w:rsid w:val="00FE3EA7"/>
    <w:rsid w:val="00FE4B62"/>
    <w:rsid w:val="00FE5096"/>
    <w:rsid w:val="00FE5622"/>
    <w:rsid w:val="00FE5DCA"/>
    <w:rsid w:val="00FE61D9"/>
    <w:rsid w:val="00FE65AA"/>
    <w:rsid w:val="00FF1594"/>
    <w:rsid w:val="00FF2C42"/>
    <w:rsid w:val="00FF38F4"/>
    <w:rsid w:val="00FF5F5E"/>
    <w:rsid w:val="00FF68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
    </o:shapedefaults>
    <o:shapelayout v:ext="edit">
      <o:idmap v:ext="edit" data="1"/>
    </o:shapelayout>
  </w:shapeDefaults>
  <w:decimalSymbol w:val="."/>
  <w:listSeparator w:val=","/>
  <w14:docId w14:val="75F2B3D8"/>
  <w15:docId w15:val="{3AC5CBA2-FE83-477E-9DEF-335E9F5B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498"/>
    <w:pPr>
      <w:overflowPunct w:val="0"/>
      <w:autoSpaceDE w:val="0"/>
      <w:autoSpaceDN w:val="0"/>
      <w:adjustRightInd w:val="0"/>
      <w:spacing w:before="120"/>
      <w:ind w:left="576" w:right="576"/>
      <w:textAlignment w:val="baseline"/>
    </w:pPr>
    <w:rPr>
      <w:rFonts w:ascii="Arial" w:hAnsi="Arial"/>
    </w:rPr>
  </w:style>
  <w:style w:type="paragraph" w:styleId="Heading1">
    <w:name w:val="heading 1"/>
    <w:basedOn w:val="Normal"/>
    <w:next w:val="Normal"/>
    <w:qFormat/>
    <w:rsid w:val="004A261A"/>
    <w:pPr>
      <w:keepNext/>
      <w:ind w:hanging="576"/>
      <w:outlineLvl w:val="0"/>
    </w:pPr>
    <w:rPr>
      <w:b/>
      <w:lang w:val="en-GB"/>
    </w:rPr>
  </w:style>
  <w:style w:type="paragraph" w:styleId="Heading2">
    <w:name w:val="heading 2"/>
    <w:basedOn w:val="Normal"/>
    <w:qFormat/>
    <w:rsid w:val="009842C4"/>
    <w:pPr>
      <w:keepNext/>
      <w:jc w:val="center"/>
      <w:outlineLvl w:val="1"/>
    </w:pPr>
    <w:rPr>
      <w:b/>
    </w:rPr>
  </w:style>
  <w:style w:type="paragraph" w:styleId="Heading3">
    <w:name w:val="heading 3"/>
    <w:basedOn w:val="Normal"/>
    <w:qFormat/>
    <w:rsid w:val="009842C4"/>
    <w:pPr>
      <w:keepNext/>
      <w:ind w:right="342"/>
      <w:jc w:val="both"/>
      <w:outlineLvl w:val="2"/>
    </w:pPr>
    <w:rPr>
      <w:b/>
      <w:sz w:val="18"/>
    </w:rPr>
  </w:style>
  <w:style w:type="paragraph" w:styleId="Heading4">
    <w:name w:val="heading 4"/>
    <w:basedOn w:val="Normal"/>
    <w:qFormat/>
    <w:rsid w:val="009842C4"/>
    <w:pPr>
      <w:keepNext/>
      <w:ind w:right="342"/>
      <w:jc w:val="both"/>
      <w:outlineLvl w:val="3"/>
    </w:pPr>
    <w:rPr>
      <w:b/>
      <w:sz w:val="24"/>
    </w:rPr>
  </w:style>
  <w:style w:type="paragraph" w:styleId="Heading5">
    <w:name w:val="heading 5"/>
    <w:basedOn w:val="Normal"/>
    <w:qFormat/>
    <w:rsid w:val="009842C4"/>
    <w:pPr>
      <w:keepNext/>
      <w:ind w:right="346"/>
      <w:jc w:val="both"/>
      <w:outlineLvl w:val="4"/>
    </w:pPr>
    <w:rPr>
      <w:b/>
      <w:sz w:val="24"/>
    </w:rPr>
  </w:style>
  <w:style w:type="paragraph" w:styleId="Heading6">
    <w:name w:val="heading 6"/>
    <w:basedOn w:val="Normal"/>
    <w:qFormat/>
    <w:rsid w:val="009842C4"/>
    <w:pPr>
      <w:keepNext/>
      <w:jc w:val="both"/>
      <w:outlineLvl w:val="5"/>
    </w:pPr>
    <w:rPr>
      <w:sz w:val="24"/>
    </w:rPr>
  </w:style>
  <w:style w:type="paragraph" w:styleId="Heading7">
    <w:name w:val="heading 7"/>
    <w:basedOn w:val="Normal"/>
    <w:qFormat/>
    <w:rsid w:val="009842C4"/>
    <w:pPr>
      <w:keepNext/>
      <w:jc w:val="both"/>
      <w:outlineLvl w:val="6"/>
    </w:pPr>
    <w:rPr>
      <w:b/>
      <w:sz w:val="24"/>
    </w:rPr>
  </w:style>
  <w:style w:type="paragraph" w:styleId="Heading8">
    <w:name w:val="heading 8"/>
    <w:basedOn w:val="Normal"/>
    <w:autoRedefine/>
    <w:qFormat/>
    <w:rsid w:val="00482248"/>
    <w:pPr>
      <w:keepNext/>
      <w:spacing w:before="40" w:after="40" w:line="240" w:lineRule="atLeast"/>
      <w:ind w:left="547"/>
      <w:jc w:val="both"/>
      <w:outlineLvl w:val="7"/>
    </w:pPr>
    <w:rPr>
      <w:b/>
      <w:caps/>
    </w:rPr>
  </w:style>
  <w:style w:type="paragraph" w:styleId="Heading9">
    <w:name w:val="heading 9"/>
    <w:basedOn w:val="Normal"/>
    <w:autoRedefine/>
    <w:qFormat/>
    <w:rsid w:val="00633F20"/>
    <w:pPr>
      <w:keepNext/>
      <w:numPr>
        <w:numId w:val="1"/>
      </w:numPr>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842C4"/>
    <w:pPr>
      <w:tabs>
        <w:tab w:val="center" w:pos="4320"/>
        <w:tab w:val="right" w:pos="8640"/>
      </w:tabs>
    </w:pPr>
  </w:style>
  <w:style w:type="paragraph" w:styleId="Footer">
    <w:name w:val="footer"/>
    <w:basedOn w:val="Normal"/>
    <w:link w:val="FooterChar"/>
    <w:uiPriority w:val="99"/>
    <w:rsid w:val="00055343"/>
    <w:pPr>
      <w:pBdr>
        <w:top w:val="single" w:sz="12" w:space="1" w:color="auto"/>
      </w:pBdr>
      <w:tabs>
        <w:tab w:val="center" w:pos="4320"/>
        <w:tab w:val="right" w:pos="8640"/>
      </w:tabs>
    </w:pPr>
    <w:rPr>
      <w:rFonts w:cs="Arial"/>
      <w:bCs/>
      <w:lang w:val="en-GB"/>
    </w:rPr>
  </w:style>
  <w:style w:type="character" w:styleId="PageNumber">
    <w:name w:val="page number"/>
    <w:rsid w:val="009842C4"/>
    <w:rPr>
      <w:rFonts w:ascii="Times New Roman" w:hAnsi="Times New Roman"/>
      <w:color w:val="auto"/>
      <w:spacing w:val="0"/>
      <w:sz w:val="24"/>
    </w:rPr>
  </w:style>
  <w:style w:type="character" w:customStyle="1" w:styleId="DefaultParagraphFont1">
    <w:name w:val="Default Paragraph Font1"/>
    <w:semiHidden/>
    <w:rsid w:val="009842C4"/>
    <w:rPr>
      <w:rFonts w:ascii="Times New Roman" w:hAnsi="Times New Roman"/>
      <w:color w:val="auto"/>
      <w:spacing w:val="0"/>
      <w:sz w:val="24"/>
    </w:rPr>
  </w:style>
  <w:style w:type="paragraph" w:styleId="BodyText">
    <w:name w:val="Body Text"/>
    <w:aliases w:val="bt, Char,Body Text Char1 Char,Body Text Char Char Char,Body Text Char1 Char Char Char,Body Text Char Char Char Char Char,Body Text Char1 Char Char Char Char Char,Body Text Char Char Char Char Char Char Char,bt2 Char,t Char,t,b,bt Char Char"/>
    <w:basedOn w:val="Normal"/>
    <w:link w:val="BodyTextChar"/>
    <w:rsid w:val="009842C4"/>
    <w:rPr>
      <w:sz w:val="24"/>
    </w:rPr>
  </w:style>
  <w:style w:type="paragraph" w:styleId="BodyTextIndent">
    <w:name w:val="Body Text Indent"/>
    <w:basedOn w:val="Normal"/>
    <w:rsid w:val="009842C4"/>
    <w:pPr>
      <w:tabs>
        <w:tab w:val="left" w:pos="432"/>
      </w:tabs>
      <w:ind w:left="432" w:hanging="432"/>
      <w:jc w:val="both"/>
    </w:pPr>
    <w:rPr>
      <w:sz w:val="24"/>
    </w:rPr>
  </w:style>
  <w:style w:type="paragraph" w:customStyle="1" w:styleId="Heading21">
    <w:name w:val="Heading 21"/>
    <w:basedOn w:val="Normal"/>
    <w:rsid w:val="009842C4"/>
    <w:pPr>
      <w:keepNext/>
    </w:pPr>
    <w:rPr>
      <w:rFonts w:ascii="Arial Narrow" w:hAnsi="Arial Narrow"/>
      <w:sz w:val="24"/>
    </w:rPr>
  </w:style>
  <w:style w:type="paragraph" w:customStyle="1" w:styleId="Heading91">
    <w:name w:val="Heading 91"/>
    <w:basedOn w:val="Normal"/>
    <w:rsid w:val="009842C4"/>
    <w:pPr>
      <w:keepNext/>
      <w:jc w:val="center"/>
    </w:pPr>
    <w:rPr>
      <w:b/>
      <w:sz w:val="18"/>
    </w:rPr>
  </w:style>
  <w:style w:type="paragraph" w:customStyle="1" w:styleId="Heading61">
    <w:name w:val="Heading 61"/>
    <w:basedOn w:val="Normal"/>
    <w:rsid w:val="009842C4"/>
    <w:pPr>
      <w:keepNext/>
      <w:jc w:val="both"/>
    </w:pPr>
    <w:rPr>
      <w:sz w:val="24"/>
    </w:rPr>
  </w:style>
  <w:style w:type="paragraph" w:customStyle="1" w:styleId="Heading71">
    <w:name w:val="Heading 71"/>
    <w:basedOn w:val="Normal"/>
    <w:rsid w:val="009842C4"/>
    <w:pPr>
      <w:keepNext/>
      <w:jc w:val="center"/>
    </w:pPr>
    <w:rPr>
      <w:sz w:val="24"/>
    </w:rPr>
  </w:style>
  <w:style w:type="paragraph" w:customStyle="1" w:styleId="Heading51">
    <w:name w:val="Heading 51"/>
    <w:basedOn w:val="Normal"/>
    <w:rsid w:val="009842C4"/>
    <w:pPr>
      <w:keepNext/>
      <w:jc w:val="both"/>
    </w:pPr>
    <w:rPr>
      <w:b/>
      <w:sz w:val="24"/>
    </w:rPr>
  </w:style>
  <w:style w:type="paragraph" w:customStyle="1" w:styleId="Heading31">
    <w:name w:val="Heading 31"/>
    <w:basedOn w:val="Normal"/>
    <w:rsid w:val="009842C4"/>
    <w:pPr>
      <w:keepNext/>
      <w:ind w:left="1350"/>
      <w:jc w:val="both"/>
    </w:pPr>
    <w:rPr>
      <w:sz w:val="24"/>
    </w:rPr>
  </w:style>
  <w:style w:type="paragraph" w:customStyle="1" w:styleId="Heading41">
    <w:name w:val="Heading 41"/>
    <w:basedOn w:val="Normal"/>
    <w:rsid w:val="009842C4"/>
    <w:pPr>
      <w:keepNext/>
      <w:ind w:left="720"/>
      <w:jc w:val="both"/>
    </w:pPr>
    <w:rPr>
      <w:sz w:val="24"/>
    </w:rPr>
  </w:style>
  <w:style w:type="paragraph" w:customStyle="1" w:styleId="Heading81">
    <w:name w:val="Heading 81"/>
    <w:basedOn w:val="Normal"/>
    <w:rsid w:val="009842C4"/>
    <w:pPr>
      <w:keepNext/>
      <w:jc w:val="center"/>
    </w:pPr>
    <w:rPr>
      <w:b/>
      <w:sz w:val="22"/>
    </w:rPr>
  </w:style>
  <w:style w:type="paragraph" w:customStyle="1" w:styleId="Header1">
    <w:name w:val="Header1"/>
    <w:basedOn w:val="Normal"/>
    <w:rsid w:val="009842C4"/>
    <w:pPr>
      <w:tabs>
        <w:tab w:val="center" w:pos="4320"/>
        <w:tab w:val="right" w:pos="8640"/>
      </w:tabs>
    </w:pPr>
  </w:style>
  <w:style w:type="paragraph" w:customStyle="1" w:styleId="Heading11">
    <w:name w:val="Heading 11"/>
    <w:basedOn w:val="Normal"/>
    <w:rsid w:val="009842C4"/>
    <w:pPr>
      <w:keepNext/>
      <w:spacing w:line="360" w:lineRule="auto"/>
      <w:jc w:val="center"/>
    </w:pPr>
    <w:rPr>
      <w:b/>
    </w:rPr>
  </w:style>
  <w:style w:type="paragraph" w:customStyle="1" w:styleId="DefaultText1">
    <w:name w:val="Default Text:1"/>
    <w:basedOn w:val="Normal"/>
    <w:rsid w:val="009842C4"/>
    <w:rPr>
      <w:sz w:val="24"/>
    </w:rPr>
  </w:style>
  <w:style w:type="paragraph" w:styleId="BodyText3">
    <w:name w:val="Body Text 3"/>
    <w:basedOn w:val="Normal"/>
    <w:rsid w:val="009842C4"/>
    <w:pPr>
      <w:ind w:right="702"/>
      <w:jc w:val="both"/>
    </w:pPr>
    <w:rPr>
      <w:sz w:val="24"/>
    </w:rPr>
  </w:style>
  <w:style w:type="paragraph" w:styleId="BodyTextIndent3">
    <w:name w:val="Body Text Indent 3"/>
    <w:basedOn w:val="Normal"/>
    <w:rsid w:val="009842C4"/>
    <w:pPr>
      <w:tabs>
        <w:tab w:val="left" w:pos="2052"/>
      </w:tabs>
      <w:ind w:left="2052" w:hanging="2052"/>
      <w:jc w:val="both"/>
    </w:pPr>
    <w:rPr>
      <w:sz w:val="24"/>
    </w:rPr>
  </w:style>
  <w:style w:type="paragraph" w:styleId="BodyTextIndent2">
    <w:name w:val="Body Text Indent 2"/>
    <w:basedOn w:val="Normal"/>
    <w:rsid w:val="009842C4"/>
    <w:pPr>
      <w:ind w:left="522"/>
      <w:jc w:val="both"/>
    </w:pPr>
    <w:rPr>
      <w:sz w:val="24"/>
    </w:rPr>
  </w:style>
  <w:style w:type="paragraph" w:styleId="BlockText">
    <w:name w:val="Block Text"/>
    <w:basedOn w:val="Normal"/>
    <w:rsid w:val="009842C4"/>
    <w:pPr>
      <w:tabs>
        <w:tab w:val="left" w:pos="720"/>
      </w:tabs>
      <w:ind w:left="720" w:right="72" w:hanging="18"/>
      <w:jc w:val="both"/>
    </w:pPr>
    <w:rPr>
      <w:sz w:val="24"/>
    </w:rPr>
  </w:style>
  <w:style w:type="paragraph" w:styleId="BodyText2">
    <w:name w:val="Body Text 2"/>
    <w:basedOn w:val="Normal"/>
    <w:rsid w:val="009842C4"/>
    <w:pPr>
      <w:jc w:val="both"/>
    </w:pPr>
    <w:rPr>
      <w:sz w:val="24"/>
    </w:rPr>
  </w:style>
  <w:style w:type="paragraph" w:customStyle="1" w:styleId="DefaultText">
    <w:name w:val="Default Text"/>
    <w:basedOn w:val="Normal"/>
    <w:rsid w:val="009842C4"/>
    <w:rPr>
      <w:sz w:val="24"/>
    </w:rPr>
  </w:style>
  <w:style w:type="paragraph" w:styleId="Title">
    <w:name w:val="Title"/>
    <w:basedOn w:val="Normal"/>
    <w:autoRedefine/>
    <w:qFormat/>
    <w:rsid w:val="007E2A02"/>
    <w:pPr>
      <w:numPr>
        <w:numId w:val="2"/>
      </w:numPr>
      <w:overflowPunct/>
      <w:autoSpaceDE/>
      <w:autoSpaceDN/>
      <w:adjustRightInd/>
      <w:jc w:val="center"/>
      <w:textAlignment w:val="auto"/>
    </w:pPr>
    <w:rPr>
      <w:b/>
      <w:sz w:val="28"/>
      <w:lang w:val="en-GB"/>
    </w:rPr>
  </w:style>
  <w:style w:type="paragraph" w:customStyle="1" w:styleId="BodySingle">
    <w:name w:val="Body Single"/>
    <w:basedOn w:val="Normal"/>
    <w:rsid w:val="009842C4"/>
    <w:pPr>
      <w:overflowPunct/>
      <w:autoSpaceDE/>
      <w:autoSpaceDN/>
      <w:adjustRightInd/>
      <w:textAlignment w:val="auto"/>
    </w:pPr>
    <w:rPr>
      <w:snapToGrid w:val="0"/>
      <w:sz w:val="22"/>
    </w:rPr>
  </w:style>
  <w:style w:type="paragraph" w:styleId="DocumentMap">
    <w:name w:val="Document Map"/>
    <w:basedOn w:val="Normal"/>
    <w:semiHidden/>
    <w:rsid w:val="009842C4"/>
    <w:pPr>
      <w:shd w:val="clear" w:color="auto" w:fill="000080"/>
    </w:pPr>
    <w:rPr>
      <w:rFonts w:ascii="Tahoma" w:hAnsi="Tahoma" w:cs="Tahoma"/>
    </w:rPr>
  </w:style>
  <w:style w:type="paragraph" w:styleId="BalloonText">
    <w:name w:val="Balloon Text"/>
    <w:basedOn w:val="Normal"/>
    <w:semiHidden/>
    <w:rsid w:val="00BE4FBF"/>
    <w:rPr>
      <w:rFonts w:ascii="Tahoma" w:hAnsi="Tahoma" w:cs="Tahoma"/>
      <w:sz w:val="16"/>
      <w:szCs w:val="16"/>
    </w:rPr>
  </w:style>
  <w:style w:type="table" w:styleId="TableGrid">
    <w:name w:val="Table Grid"/>
    <w:basedOn w:val="TableNormal"/>
    <w:rsid w:val="00582640"/>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3A21DC"/>
    <w:rPr>
      <w:color w:val="0000FF"/>
      <w:u w:val="single"/>
    </w:rPr>
  </w:style>
  <w:style w:type="paragraph" w:styleId="TOC1">
    <w:name w:val="toc 1"/>
    <w:basedOn w:val="Normal"/>
    <w:next w:val="Normal"/>
    <w:autoRedefine/>
    <w:uiPriority w:val="39"/>
    <w:qFormat/>
    <w:rsid w:val="00B94AE5"/>
    <w:pPr>
      <w:tabs>
        <w:tab w:val="left" w:pos="864"/>
        <w:tab w:val="left" w:pos="1260"/>
        <w:tab w:val="right" w:pos="9360"/>
      </w:tabs>
      <w:ind w:left="58" w:right="58" w:firstLine="572"/>
      <w:jc w:val="both"/>
    </w:pPr>
    <w:rPr>
      <w:rFonts w:cs="Arial"/>
      <w:b/>
      <w:bCs/>
      <w:noProof/>
      <w:lang w:val="en-GB"/>
    </w:rPr>
  </w:style>
  <w:style w:type="character" w:customStyle="1" w:styleId="HeaderChar">
    <w:name w:val="Header Char"/>
    <w:basedOn w:val="DefaultParagraphFont"/>
    <w:link w:val="Header"/>
    <w:uiPriority w:val="99"/>
    <w:rsid w:val="004B77E9"/>
  </w:style>
  <w:style w:type="paragraph" w:styleId="TOC2">
    <w:name w:val="toc 2"/>
    <w:basedOn w:val="Normal"/>
    <w:next w:val="Normal"/>
    <w:autoRedefine/>
    <w:uiPriority w:val="39"/>
    <w:qFormat/>
    <w:rsid w:val="003E5F8A"/>
    <w:pPr>
      <w:tabs>
        <w:tab w:val="left" w:pos="9072"/>
      </w:tabs>
      <w:ind w:left="619" w:right="-115"/>
    </w:pPr>
  </w:style>
  <w:style w:type="paragraph" w:styleId="TOC3">
    <w:name w:val="toc 3"/>
    <w:basedOn w:val="Normal"/>
    <w:next w:val="Normal"/>
    <w:autoRedefine/>
    <w:uiPriority w:val="39"/>
    <w:qFormat/>
    <w:rsid w:val="00656B20"/>
    <w:pPr>
      <w:tabs>
        <w:tab w:val="center" w:pos="360"/>
        <w:tab w:val="left" w:pos="792"/>
        <w:tab w:val="right" w:pos="9360"/>
        <w:tab w:val="right" w:pos="9922"/>
      </w:tabs>
      <w:ind w:left="1238" w:right="-115" w:firstLine="382"/>
      <w:jc w:val="both"/>
    </w:pPr>
    <w:rPr>
      <w:noProof/>
    </w:rPr>
  </w:style>
  <w:style w:type="character" w:customStyle="1" w:styleId="FooterChar">
    <w:name w:val="Footer Char"/>
    <w:basedOn w:val="DefaultParagraphFont"/>
    <w:link w:val="Footer"/>
    <w:uiPriority w:val="99"/>
    <w:rsid w:val="00055343"/>
    <w:rPr>
      <w:rFonts w:ascii="Arial" w:hAnsi="Arial" w:cs="Arial"/>
      <w:bCs/>
      <w:lang w:val="en-GB"/>
    </w:rPr>
  </w:style>
  <w:style w:type="paragraph" w:styleId="NormalWeb">
    <w:name w:val="Normal (Web)"/>
    <w:basedOn w:val="Normal"/>
    <w:uiPriority w:val="99"/>
    <w:rsid w:val="008B2E2F"/>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ListParagraph">
    <w:name w:val="List Paragraph"/>
    <w:basedOn w:val="Normal"/>
    <w:autoRedefine/>
    <w:uiPriority w:val="34"/>
    <w:qFormat/>
    <w:rsid w:val="00B702CA"/>
    <w:pPr>
      <w:numPr>
        <w:numId w:val="40"/>
      </w:numPr>
      <w:tabs>
        <w:tab w:val="left" w:pos="720"/>
      </w:tabs>
      <w:spacing w:before="40" w:after="40" w:line="276" w:lineRule="auto"/>
      <w:ind w:left="709"/>
      <w:jc w:val="both"/>
    </w:pPr>
    <w:rPr>
      <w:b/>
      <w:lang w:val="en-GB" w:eastAsia="ar-SA"/>
    </w:rPr>
  </w:style>
  <w:style w:type="paragraph" w:styleId="TOC5">
    <w:name w:val="toc 5"/>
    <w:basedOn w:val="Normal"/>
    <w:next w:val="Normal"/>
    <w:autoRedefine/>
    <w:uiPriority w:val="39"/>
    <w:rsid w:val="00656B20"/>
    <w:pPr>
      <w:tabs>
        <w:tab w:val="left" w:pos="9090"/>
        <w:tab w:val="right" w:pos="9955"/>
      </w:tabs>
      <w:ind w:left="58" w:right="1181" w:firstLine="1000"/>
    </w:pPr>
  </w:style>
  <w:style w:type="paragraph" w:styleId="TOC9">
    <w:name w:val="toc 9"/>
    <w:basedOn w:val="Normal"/>
    <w:next w:val="Normal"/>
    <w:autoRedefine/>
    <w:uiPriority w:val="39"/>
    <w:qFormat/>
    <w:rsid w:val="00A94D2B"/>
    <w:pPr>
      <w:tabs>
        <w:tab w:val="left" w:pos="864"/>
        <w:tab w:val="right" w:pos="9360"/>
      </w:tabs>
      <w:ind w:left="54"/>
    </w:pPr>
    <w:rPr>
      <w:b/>
      <w:noProof/>
    </w:rPr>
  </w:style>
  <w:style w:type="paragraph" w:styleId="TOC8">
    <w:name w:val="toc 8"/>
    <w:basedOn w:val="Normal"/>
    <w:next w:val="Normal"/>
    <w:autoRedefine/>
    <w:uiPriority w:val="39"/>
    <w:qFormat/>
    <w:rsid w:val="00A94D2B"/>
    <w:pPr>
      <w:tabs>
        <w:tab w:val="left" w:pos="792"/>
        <w:tab w:val="right" w:pos="9360"/>
      </w:tabs>
      <w:ind w:left="54"/>
    </w:pPr>
    <w:rPr>
      <w:b/>
      <w:noProof/>
      <w:lang w:val="en-GB"/>
    </w:rPr>
  </w:style>
  <w:style w:type="paragraph" w:styleId="TOCHeading">
    <w:name w:val="TOC Heading"/>
    <w:basedOn w:val="Heading1"/>
    <w:next w:val="Normal"/>
    <w:uiPriority w:val="39"/>
    <w:unhideWhenUsed/>
    <w:qFormat/>
    <w:rsid w:val="00A94D2B"/>
    <w:pPr>
      <w:keepLines/>
      <w:overflowPunct/>
      <w:autoSpaceDE/>
      <w:autoSpaceDN/>
      <w:adjustRightInd/>
      <w:spacing w:before="480" w:line="276" w:lineRule="auto"/>
      <w:ind w:left="0" w:right="0" w:firstLine="0"/>
      <w:textAlignment w:val="auto"/>
      <w:outlineLvl w:val="9"/>
    </w:pPr>
    <w:rPr>
      <w:rFonts w:ascii="Cambria" w:hAnsi="Cambria"/>
      <w:bCs/>
      <w:color w:val="365F91"/>
      <w:sz w:val="28"/>
      <w:szCs w:val="28"/>
      <w:lang w:val="en-US"/>
    </w:rPr>
  </w:style>
  <w:style w:type="character" w:styleId="CommentReference">
    <w:name w:val="annotation reference"/>
    <w:basedOn w:val="DefaultParagraphFont"/>
    <w:rsid w:val="00CA40D0"/>
    <w:rPr>
      <w:sz w:val="16"/>
      <w:szCs w:val="16"/>
    </w:rPr>
  </w:style>
  <w:style w:type="paragraph" w:styleId="CommentText">
    <w:name w:val="annotation text"/>
    <w:basedOn w:val="Normal"/>
    <w:link w:val="CommentTextChar"/>
    <w:rsid w:val="00CA40D0"/>
  </w:style>
  <w:style w:type="character" w:customStyle="1" w:styleId="CommentTextChar">
    <w:name w:val="Comment Text Char"/>
    <w:basedOn w:val="DefaultParagraphFont"/>
    <w:link w:val="CommentText"/>
    <w:rsid w:val="00CA40D0"/>
    <w:rPr>
      <w:rFonts w:ascii="Arial" w:hAnsi="Arial"/>
    </w:rPr>
  </w:style>
  <w:style w:type="paragraph" w:styleId="CommentSubject">
    <w:name w:val="annotation subject"/>
    <w:basedOn w:val="CommentText"/>
    <w:next w:val="CommentText"/>
    <w:link w:val="CommentSubjectChar"/>
    <w:rsid w:val="00CA40D0"/>
    <w:rPr>
      <w:b/>
      <w:bCs/>
    </w:rPr>
  </w:style>
  <w:style w:type="character" w:customStyle="1" w:styleId="CommentSubjectChar">
    <w:name w:val="Comment Subject Char"/>
    <w:basedOn w:val="CommentTextChar"/>
    <w:link w:val="CommentSubject"/>
    <w:rsid w:val="00CA40D0"/>
    <w:rPr>
      <w:rFonts w:ascii="Arial" w:hAnsi="Arial"/>
      <w:b/>
      <w:bCs/>
    </w:rPr>
  </w:style>
  <w:style w:type="paragraph" w:styleId="Revision">
    <w:name w:val="Revision"/>
    <w:hidden/>
    <w:uiPriority w:val="99"/>
    <w:semiHidden/>
    <w:rsid w:val="00755D65"/>
    <w:rPr>
      <w:rFonts w:ascii="Arial" w:hAnsi="Arial"/>
    </w:rPr>
  </w:style>
  <w:style w:type="character" w:customStyle="1" w:styleId="BodyTextChar">
    <w:name w:val="Body Text Char"/>
    <w:aliases w:val="bt Char, Char Char,Body Text Char1 Char Char,Body Text Char Char Char Char,Body Text Char1 Char Char Char Char,Body Text Char Char Char Char Char Char,Body Text Char1 Char Char Char Char Char Char,bt2 Char Char,t Char Char,t Char1,b Char"/>
    <w:link w:val="BodyText"/>
    <w:rsid w:val="00795762"/>
    <w:rPr>
      <w:rFonts w:ascii="Arial" w:hAnsi="Arial"/>
      <w:sz w:val="24"/>
    </w:rPr>
  </w:style>
  <w:style w:type="paragraph" w:customStyle="1" w:styleId="TableText">
    <w:name w:val="Table Text"/>
    <w:basedOn w:val="Normal"/>
    <w:rsid w:val="00342647"/>
    <w:pPr>
      <w:overflowPunct/>
      <w:spacing w:before="0"/>
      <w:ind w:left="0" w:right="0"/>
      <w:textAlignment w:val="auto"/>
    </w:pPr>
    <w:rPr>
      <w:rFonts w:cs="Arial"/>
      <w:sz w:val="22"/>
      <w:szCs w:val="22"/>
    </w:rPr>
  </w:style>
  <w:style w:type="paragraph" w:customStyle="1" w:styleId="Default">
    <w:name w:val="Default"/>
    <w:rsid w:val="000000C7"/>
    <w:pPr>
      <w:autoSpaceDE w:val="0"/>
      <w:autoSpaceDN w:val="0"/>
      <w:adjustRightInd w:val="0"/>
    </w:pPr>
    <w:rPr>
      <w:rFonts w:ascii="Calibri" w:hAnsi="Calibri" w:cs="Calibri"/>
      <w:color w:val="000000"/>
      <w:sz w:val="24"/>
      <w:szCs w:val="24"/>
    </w:rPr>
  </w:style>
  <w:style w:type="character" w:styleId="Strong">
    <w:name w:val="Strong"/>
    <w:basedOn w:val="DefaultParagraphFont"/>
    <w:qFormat/>
    <w:rsid w:val="00EB44AC"/>
    <w:rPr>
      <w:b/>
      <w:bCs/>
    </w:rPr>
  </w:style>
  <w:style w:type="paragraph" w:styleId="Caption">
    <w:name w:val="caption"/>
    <w:basedOn w:val="Normal"/>
    <w:next w:val="Normal"/>
    <w:unhideWhenUsed/>
    <w:qFormat/>
    <w:rsid w:val="00FE1AF2"/>
    <w:pPr>
      <w:spacing w:before="0" w:after="200"/>
      <w:jc w:val="center"/>
    </w:pPr>
    <w:rPr>
      <w:b/>
      <w:iCs/>
      <w:szCs w:val="18"/>
    </w:rPr>
  </w:style>
  <w:style w:type="paragraph" w:customStyle="1" w:styleId="Textbody">
    <w:name w:val="Text body"/>
    <w:basedOn w:val="Normal"/>
    <w:rsid w:val="00E14575"/>
    <w:pPr>
      <w:suppressAutoHyphens/>
      <w:overflowPunct/>
      <w:autoSpaceDE/>
      <w:adjustRightInd/>
    </w:pPr>
    <w:rPr>
      <w:color w:val="000000"/>
      <w:kern w:val="3"/>
      <w:sz w:val="24"/>
      <w:szCs w:val="24"/>
      <w:lang w:val="en-MY" w:eastAsia="en-MY"/>
    </w:rPr>
  </w:style>
  <w:style w:type="paragraph" w:customStyle="1" w:styleId="western">
    <w:name w:val="western"/>
    <w:basedOn w:val="Normal"/>
    <w:rsid w:val="00E14575"/>
    <w:pPr>
      <w:overflowPunct/>
      <w:autoSpaceDE/>
      <w:adjustRightInd/>
      <w:spacing w:before="100" w:after="115"/>
    </w:pPr>
    <w:rPr>
      <w:rFonts w:ascii="Times New Roman" w:hAnsi="Times New Roman"/>
      <w:color w:val="000000"/>
      <w:kern w:val="3"/>
      <w:sz w:val="24"/>
      <w:szCs w:val="24"/>
      <w:lang w:val="en-MY"/>
    </w:rPr>
  </w:style>
  <w:style w:type="numbering" w:customStyle="1" w:styleId="WWNum22">
    <w:name w:val="WWNum22"/>
    <w:basedOn w:val="NoList"/>
    <w:rsid w:val="00E14575"/>
    <w:pPr>
      <w:numPr>
        <w:numId w:val="20"/>
      </w:numPr>
    </w:pPr>
  </w:style>
  <w:style w:type="paragraph" w:customStyle="1" w:styleId="Standard">
    <w:name w:val="Standard"/>
    <w:rsid w:val="005356D5"/>
    <w:pPr>
      <w:suppressAutoHyphens/>
      <w:autoSpaceDN w:val="0"/>
      <w:spacing w:before="120"/>
      <w:ind w:left="576" w:right="576"/>
      <w:textAlignment w:val="baseline"/>
    </w:pPr>
    <w:rPr>
      <w:rFonts w:ascii="Arial" w:hAnsi="Arial"/>
      <w:color w:val="000000"/>
      <w:kern w:val="3"/>
      <w:sz w:val="24"/>
      <w:szCs w:val="24"/>
      <w:lang w:val="en-MY" w:eastAsia="en-MY"/>
    </w:rPr>
  </w:style>
  <w:style w:type="paragraph" w:customStyle="1" w:styleId="Body3">
    <w:name w:val="Body3"/>
    <w:basedOn w:val="Standard"/>
    <w:rsid w:val="005356D5"/>
    <w:pPr>
      <w:spacing w:before="0" w:after="120"/>
      <w:ind w:left="794" w:right="0"/>
      <w:jc w:val="both"/>
    </w:pPr>
    <w:rPr>
      <w:sz w:val="22"/>
      <w:lang w:val="en-GB" w:eastAsia="ar-SA"/>
    </w:rPr>
  </w:style>
  <w:style w:type="numbering" w:customStyle="1" w:styleId="WWNum27">
    <w:name w:val="WWNum27"/>
    <w:basedOn w:val="NoList"/>
    <w:rsid w:val="001879BE"/>
    <w:pPr>
      <w:numPr>
        <w:numId w:val="21"/>
      </w:numPr>
    </w:pPr>
  </w:style>
  <w:style w:type="character" w:styleId="Emphasis">
    <w:name w:val="Emphasis"/>
    <w:basedOn w:val="DefaultParagraphFont"/>
    <w:qFormat/>
    <w:rsid w:val="00310468"/>
    <w:rPr>
      <w:i/>
      <w:iCs/>
    </w:rPr>
  </w:style>
  <w:style w:type="paragraph" w:styleId="TOC4">
    <w:name w:val="toc 4"/>
    <w:basedOn w:val="Normal"/>
    <w:next w:val="Normal"/>
    <w:autoRedefine/>
    <w:uiPriority w:val="39"/>
    <w:unhideWhenUsed/>
    <w:rsid w:val="007126F8"/>
    <w:pPr>
      <w:tabs>
        <w:tab w:val="left" w:pos="9090"/>
        <w:tab w:val="right" w:pos="10261"/>
      </w:tabs>
      <w:spacing w:after="100"/>
      <w:ind w:left="2160"/>
    </w:pPr>
  </w:style>
  <w:style w:type="character" w:styleId="FollowedHyperlink">
    <w:name w:val="FollowedHyperlink"/>
    <w:basedOn w:val="DefaultParagraphFont"/>
    <w:semiHidden/>
    <w:unhideWhenUsed/>
    <w:rsid w:val="00DD76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5464">
      <w:bodyDiv w:val="1"/>
      <w:marLeft w:val="0"/>
      <w:marRight w:val="0"/>
      <w:marTop w:val="0"/>
      <w:marBottom w:val="0"/>
      <w:divBdr>
        <w:top w:val="none" w:sz="0" w:space="0" w:color="auto"/>
        <w:left w:val="none" w:sz="0" w:space="0" w:color="auto"/>
        <w:bottom w:val="none" w:sz="0" w:space="0" w:color="auto"/>
        <w:right w:val="none" w:sz="0" w:space="0" w:color="auto"/>
      </w:divBdr>
    </w:div>
    <w:div w:id="123739899">
      <w:bodyDiv w:val="1"/>
      <w:marLeft w:val="0"/>
      <w:marRight w:val="0"/>
      <w:marTop w:val="0"/>
      <w:marBottom w:val="0"/>
      <w:divBdr>
        <w:top w:val="none" w:sz="0" w:space="0" w:color="auto"/>
        <w:left w:val="none" w:sz="0" w:space="0" w:color="auto"/>
        <w:bottom w:val="none" w:sz="0" w:space="0" w:color="auto"/>
        <w:right w:val="none" w:sz="0" w:space="0" w:color="auto"/>
      </w:divBdr>
    </w:div>
    <w:div w:id="142699322">
      <w:bodyDiv w:val="1"/>
      <w:marLeft w:val="0"/>
      <w:marRight w:val="0"/>
      <w:marTop w:val="0"/>
      <w:marBottom w:val="0"/>
      <w:divBdr>
        <w:top w:val="none" w:sz="0" w:space="0" w:color="auto"/>
        <w:left w:val="none" w:sz="0" w:space="0" w:color="auto"/>
        <w:bottom w:val="none" w:sz="0" w:space="0" w:color="auto"/>
        <w:right w:val="none" w:sz="0" w:space="0" w:color="auto"/>
      </w:divBdr>
      <w:divsChild>
        <w:div w:id="1438325996">
          <w:marLeft w:val="0"/>
          <w:marRight w:val="0"/>
          <w:marTop w:val="0"/>
          <w:marBottom w:val="0"/>
          <w:divBdr>
            <w:top w:val="none" w:sz="0" w:space="0" w:color="auto"/>
            <w:left w:val="none" w:sz="0" w:space="0" w:color="auto"/>
            <w:bottom w:val="none" w:sz="0" w:space="0" w:color="auto"/>
            <w:right w:val="none" w:sz="0" w:space="0" w:color="auto"/>
          </w:divBdr>
        </w:div>
        <w:div w:id="436408030">
          <w:marLeft w:val="0"/>
          <w:marRight w:val="0"/>
          <w:marTop w:val="0"/>
          <w:marBottom w:val="0"/>
          <w:divBdr>
            <w:top w:val="none" w:sz="0" w:space="0" w:color="auto"/>
            <w:left w:val="none" w:sz="0" w:space="0" w:color="auto"/>
            <w:bottom w:val="none" w:sz="0" w:space="0" w:color="auto"/>
            <w:right w:val="none" w:sz="0" w:space="0" w:color="auto"/>
          </w:divBdr>
        </w:div>
        <w:div w:id="1730306595">
          <w:marLeft w:val="0"/>
          <w:marRight w:val="0"/>
          <w:marTop w:val="0"/>
          <w:marBottom w:val="0"/>
          <w:divBdr>
            <w:top w:val="none" w:sz="0" w:space="0" w:color="auto"/>
            <w:left w:val="none" w:sz="0" w:space="0" w:color="auto"/>
            <w:bottom w:val="none" w:sz="0" w:space="0" w:color="auto"/>
            <w:right w:val="none" w:sz="0" w:space="0" w:color="auto"/>
          </w:divBdr>
        </w:div>
        <w:div w:id="1895192475">
          <w:marLeft w:val="0"/>
          <w:marRight w:val="0"/>
          <w:marTop w:val="0"/>
          <w:marBottom w:val="0"/>
          <w:divBdr>
            <w:top w:val="none" w:sz="0" w:space="0" w:color="auto"/>
            <w:left w:val="none" w:sz="0" w:space="0" w:color="auto"/>
            <w:bottom w:val="none" w:sz="0" w:space="0" w:color="auto"/>
            <w:right w:val="none" w:sz="0" w:space="0" w:color="auto"/>
          </w:divBdr>
        </w:div>
      </w:divsChild>
    </w:div>
    <w:div w:id="218713621">
      <w:bodyDiv w:val="1"/>
      <w:marLeft w:val="0"/>
      <w:marRight w:val="0"/>
      <w:marTop w:val="0"/>
      <w:marBottom w:val="0"/>
      <w:divBdr>
        <w:top w:val="none" w:sz="0" w:space="0" w:color="auto"/>
        <w:left w:val="none" w:sz="0" w:space="0" w:color="auto"/>
        <w:bottom w:val="none" w:sz="0" w:space="0" w:color="auto"/>
        <w:right w:val="none" w:sz="0" w:space="0" w:color="auto"/>
      </w:divBdr>
    </w:div>
    <w:div w:id="402916557">
      <w:bodyDiv w:val="1"/>
      <w:marLeft w:val="0"/>
      <w:marRight w:val="0"/>
      <w:marTop w:val="0"/>
      <w:marBottom w:val="0"/>
      <w:divBdr>
        <w:top w:val="none" w:sz="0" w:space="0" w:color="auto"/>
        <w:left w:val="none" w:sz="0" w:space="0" w:color="auto"/>
        <w:bottom w:val="none" w:sz="0" w:space="0" w:color="auto"/>
        <w:right w:val="none" w:sz="0" w:space="0" w:color="auto"/>
      </w:divBdr>
    </w:div>
    <w:div w:id="430013685">
      <w:bodyDiv w:val="1"/>
      <w:marLeft w:val="0"/>
      <w:marRight w:val="0"/>
      <w:marTop w:val="0"/>
      <w:marBottom w:val="0"/>
      <w:divBdr>
        <w:top w:val="none" w:sz="0" w:space="0" w:color="auto"/>
        <w:left w:val="none" w:sz="0" w:space="0" w:color="auto"/>
        <w:bottom w:val="none" w:sz="0" w:space="0" w:color="auto"/>
        <w:right w:val="none" w:sz="0" w:space="0" w:color="auto"/>
      </w:divBdr>
    </w:div>
    <w:div w:id="506753119">
      <w:bodyDiv w:val="1"/>
      <w:marLeft w:val="0"/>
      <w:marRight w:val="0"/>
      <w:marTop w:val="0"/>
      <w:marBottom w:val="0"/>
      <w:divBdr>
        <w:top w:val="none" w:sz="0" w:space="0" w:color="auto"/>
        <w:left w:val="none" w:sz="0" w:space="0" w:color="auto"/>
        <w:bottom w:val="none" w:sz="0" w:space="0" w:color="auto"/>
        <w:right w:val="none" w:sz="0" w:space="0" w:color="auto"/>
      </w:divBdr>
    </w:div>
    <w:div w:id="602299187">
      <w:bodyDiv w:val="1"/>
      <w:marLeft w:val="0"/>
      <w:marRight w:val="0"/>
      <w:marTop w:val="0"/>
      <w:marBottom w:val="0"/>
      <w:divBdr>
        <w:top w:val="none" w:sz="0" w:space="0" w:color="auto"/>
        <w:left w:val="none" w:sz="0" w:space="0" w:color="auto"/>
        <w:bottom w:val="none" w:sz="0" w:space="0" w:color="auto"/>
        <w:right w:val="none" w:sz="0" w:space="0" w:color="auto"/>
      </w:divBdr>
    </w:div>
    <w:div w:id="910580576">
      <w:bodyDiv w:val="1"/>
      <w:marLeft w:val="0"/>
      <w:marRight w:val="0"/>
      <w:marTop w:val="0"/>
      <w:marBottom w:val="0"/>
      <w:divBdr>
        <w:top w:val="none" w:sz="0" w:space="0" w:color="auto"/>
        <w:left w:val="none" w:sz="0" w:space="0" w:color="auto"/>
        <w:bottom w:val="none" w:sz="0" w:space="0" w:color="auto"/>
        <w:right w:val="none" w:sz="0" w:space="0" w:color="auto"/>
      </w:divBdr>
    </w:div>
    <w:div w:id="1077633260">
      <w:bodyDiv w:val="1"/>
      <w:marLeft w:val="0"/>
      <w:marRight w:val="0"/>
      <w:marTop w:val="0"/>
      <w:marBottom w:val="0"/>
      <w:divBdr>
        <w:top w:val="none" w:sz="0" w:space="0" w:color="auto"/>
        <w:left w:val="none" w:sz="0" w:space="0" w:color="auto"/>
        <w:bottom w:val="none" w:sz="0" w:space="0" w:color="auto"/>
        <w:right w:val="none" w:sz="0" w:space="0" w:color="auto"/>
      </w:divBdr>
    </w:div>
    <w:div w:id="1225606421">
      <w:bodyDiv w:val="1"/>
      <w:marLeft w:val="0"/>
      <w:marRight w:val="0"/>
      <w:marTop w:val="0"/>
      <w:marBottom w:val="0"/>
      <w:divBdr>
        <w:top w:val="none" w:sz="0" w:space="0" w:color="auto"/>
        <w:left w:val="none" w:sz="0" w:space="0" w:color="auto"/>
        <w:bottom w:val="none" w:sz="0" w:space="0" w:color="auto"/>
        <w:right w:val="none" w:sz="0" w:space="0" w:color="auto"/>
      </w:divBdr>
    </w:div>
    <w:div w:id="1316489483">
      <w:bodyDiv w:val="1"/>
      <w:marLeft w:val="0"/>
      <w:marRight w:val="0"/>
      <w:marTop w:val="0"/>
      <w:marBottom w:val="0"/>
      <w:divBdr>
        <w:top w:val="none" w:sz="0" w:space="0" w:color="auto"/>
        <w:left w:val="none" w:sz="0" w:space="0" w:color="auto"/>
        <w:bottom w:val="none" w:sz="0" w:space="0" w:color="auto"/>
        <w:right w:val="none" w:sz="0" w:space="0" w:color="auto"/>
      </w:divBdr>
    </w:div>
    <w:div w:id="1320036406">
      <w:bodyDiv w:val="1"/>
      <w:marLeft w:val="0"/>
      <w:marRight w:val="0"/>
      <w:marTop w:val="0"/>
      <w:marBottom w:val="0"/>
      <w:divBdr>
        <w:top w:val="none" w:sz="0" w:space="0" w:color="auto"/>
        <w:left w:val="none" w:sz="0" w:space="0" w:color="auto"/>
        <w:bottom w:val="none" w:sz="0" w:space="0" w:color="auto"/>
        <w:right w:val="none" w:sz="0" w:space="0" w:color="auto"/>
      </w:divBdr>
    </w:div>
    <w:div w:id="1339307861">
      <w:bodyDiv w:val="1"/>
      <w:marLeft w:val="0"/>
      <w:marRight w:val="0"/>
      <w:marTop w:val="0"/>
      <w:marBottom w:val="0"/>
      <w:divBdr>
        <w:top w:val="none" w:sz="0" w:space="0" w:color="auto"/>
        <w:left w:val="none" w:sz="0" w:space="0" w:color="auto"/>
        <w:bottom w:val="none" w:sz="0" w:space="0" w:color="auto"/>
        <w:right w:val="none" w:sz="0" w:space="0" w:color="auto"/>
      </w:divBdr>
      <w:divsChild>
        <w:div w:id="106124532">
          <w:marLeft w:val="0"/>
          <w:marRight w:val="0"/>
          <w:marTop w:val="0"/>
          <w:marBottom w:val="120"/>
          <w:divBdr>
            <w:top w:val="none" w:sz="0" w:space="0" w:color="auto"/>
            <w:left w:val="none" w:sz="0" w:space="0" w:color="auto"/>
            <w:bottom w:val="none" w:sz="0" w:space="0" w:color="auto"/>
            <w:right w:val="none" w:sz="0" w:space="0" w:color="auto"/>
          </w:divBdr>
        </w:div>
        <w:div w:id="1051921097">
          <w:marLeft w:val="0"/>
          <w:marRight w:val="0"/>
          <w:marTop w:val="0"/>
          <w:marBottom w:val="120"/>
          <w:divBdr>
            <w:top w:val="none" w:sz="0" w:space="0" w:color="auto"/>
            <w:left w:val="none" w:sz="0" w:space="0" w:color="auto"/>
            <w:bottom w:val="none" w:sz="0" w:space="0" w:color="auto"/>
            <w:right w:val="none" w:sz="0" w:space="0" w:color="auto"/>
          </w:divBdr>
        </w:div>
        <w:div w:id="1266187500">
          <w:marLeft w:val="0"/>
          <w:marRight w:val="0"/>
          <w:marTop w:val="0"/>
          <w:marBottom w:val="120"/>
          <w:divBdr>
            <w:top w:val="none" w:sz="0" w:space="0" w:color="auto"/>
            <w:left w:val="none" w:sz="0" w:space="0" w:color="auto"/>
            <w:bottom w:val="none" w:sz="0" w:space="0" w:color="auto"/>
            <w:right w:val="none" w:sz="0" w:space="0" w:color="auto"/>
          </w:divBdr>
        </w:div>
        <w:div w:id="289943710">
          <w:marLeft w:val="0"/>
          <w:marRight w:val="0"/>
          <w:marTop w:val="0"/>
          <w:marBottom w:val="120"/>
          <w:divBdr>
            <w:top w:val="none" w:sz="0" w:space="0" w:color="auto"/>
            <w:left w:val="none" w:sz="0" w:space="0" w:color="auto"/>
            <w:bottom w:val="none" w:sz="0" w:space="0" w:color="auto"/>
            <w:right w:val="none" w:sz="0" w:space="0" w:color="auto"/>
          </w:divBdr>
        </w:div>
        <w:div w:id="648439722">
          <w:marLeft w:val="0"/>
          <w:marRight w:val="0"/>
          <w:marTop w:val="0"/>
          <w:marBottom w:val="120"/>
          <w:divBdr>
            <w:top w:val="none" w:sz="0" w:space="0" w:color="auto"/>
            <w:left w:val="none" w:sz="0" w:space="0" w:color="auto"/>
            <w:bottom w:val="none" w:sz="0" w:space="0" w:color="auto"/>
            <w:right w:val="none" w:sz="0" w:space="0" w:color="auto"/>
          </w:divBdr>
        </w:div>
        <w:div w:id="308828337">
          <w:marLeft w:val="0"/>
          <w:marRight w:val="0"/>
          <w:marTop w:val="0"/>
          <w:marBottom w:val="120"/>
          <w:divBdr>
            <w:top w:val="none" w:sz="0" w:space="0" w:color="auto"/>
            <w:left w:val="none" w:sz="0" w:space="0" w:color="auto"/>
            <w:bottom w:val="none" w:sz="0" w:space="0" w:color="auto"/>
            <w:right w:val="none" w:sz="0" w:space="0" w:color="auto"/>
          </w:divBdr>
        </w:div>
        <w:div w:id="702485938">
          <w:marLeft w:val="0"/>
          <w:marRight w:val="0"/>
          <w:marTop w:val="0"/>
          <w:marBottom w:val="120"/>
          <w:divBdr>
            <w:top w:val="none" w:sz="0" w:space="0" w:color="auto"/>
            <w:left w:val="none" w:sz="0" w:space="0" w:color="auto"/>
            <w:bottom w:val="none" w:sz="0" w:space="0" w:color="auto"/>
            <w:right w:val="none" w:sz="0" w:space="0" w:color="auto"/>
          </w:divBdr>
        </w:div>
        <w:div w:id="1651010747">
          <w:marLeft w:val="0"/>
          <w:marRight w:val="0"/>
          <w:marTop w:val="0"/>
          <w:marBottom w:val="120"/>
          <w:divBdr>
            <w:top w:val="none" w:sz="0" w:space="0" w:color="auto"/>
            <w:left w:val="none" w:sz="0" w:space="0" w:color="auto"/>
            <w:bottom w:val="none" w:sz="0" w:space="0" w:color="auto"/>
            <w:right w:val="none" w:sz="0" w:space="0" w:color="auto"/>
          </w:divBdr>
        </w:div>
      </w:divsChild>
    </w:div>
    <w:div w:id="1367758692">
      <w:bodyDiv w:val="1"/>
      <w:marLeft w:val="0"/>
      <w:marRight w:val="0"/>
      <w:marTop w:val="0"/>
      <w:marBottom w:val="0"/>
      <w:divBdr>
        <w:top w:val="none" w:sz="0" w:space="0" w:color="auto"/>
        <w:left w:val="none" w:sz="0" w:space="0" w:color="auto"/>
        <w:bottom w:val="none" w:sz="0" w:space="0" w:color="auto"/>
        <w:right w:val="none" w:sz="0" w:space="0" w:color="auto"/>
      </w:divBdr>
    </w:div>
    <w:div w:id="1479222339">
      <w:bodyDiv w:val="1"/>
      <w:marLeft w:val="0"/>
      <w:marRight w:val="0"/>
      <w:marTop w:val="0"/>
      <w:marBottom w:val="0"/>
      <w:divBdr>
        <w:top w:val="none" w:sz="0" w:space="0" w:color="auto"/>
        <w:left w:val="none" w:sz="0" w:space="0" w:color="auto"/>
        <w:bottom w:val="none" w:sz="0" w:space="0" w:color="auto"/>
        <w:right w:val="none" w:sz="0" w:space="0" w:color="auto"/>
      </w:divBdr>
      <w:divsChild>
        <w:div w:id="551577733">
          <w:marLeft w:val="0"/>
          <w:marRight w:val="0"/>
          <w:marTop w:val="0"/>
          <w:marBottom w:val="0"/>
          <w:divBdr>
            <w:top w:val="none" w:sz="0" w:space="0" w:color="auto"/>
            <w:left w:val="none" w:sz="0" w:space="0" w:color="auto"/>
            <w:bottom w:val="none" w:sz="0" w:space="0" w:color="auto"/>
            <w:right w:val="none" w:sz="0" w:space="0" w:color="auto"/>
          </w:divBdr>
          <w:divsChild>
            <w:div w:id="1413310579">
              <w:marLeft w:val="0"/>
              <w:marRight w:val="0"/>
              <w:marTop w:val="0"/>
              <w:marBottom w:val="0"/>
              <w:divBdr>
                <w:top w:val="none" w:sz="0" w:space="0" w:color="auto"/>
                <w:left w:val="none" w:sz="0" w:space="0" w:color="auto"/>
                <w:bottom w:val="none" w:sz="0" w:space="0" w:color="auto"/>
                <w:right w:val="none" w:sz="0" w:space="0" w:color="auto"/>
              </w:divBdr>
              <w:divsChild>
                <w:div w:id="1220290068">
                  <w:marLeft w:val="0"/>
                  <w:marRight w:val="0"/>
                  <w:marTop w:val="0"/>
                  <w:marBottom w:val="0"/>
                  <w:divBdr>
                    <w:top w:val="none" w:sz="0" w:space="0" w:color="auto"/>
                    <w:left w:val="none" w:sz="0" w:space="0" w:color="auto"/>
                    <w:bottom w:val="none" w:sz="0" w:space="0" w:color="auto"/>
                    <w:right w:val="none" w:sz="0" w:space="0" w:color="auto"/>
                  </w:divBdr>
                  <w:divsChild>
                    <w:div w:id="146366639">
                      <w:marLeft w:val="0"/>
                      <w:marRight w:val="0"/>
                      <w:marTop w:val="0"/>
                      <w:marBottom w:val="0"/>
                      <w:divBdr>
                        <w:top w:val="none" w:sz="0" w:space="0" w:color="auto"/>
                        <w:left w:val="none" w:sz="0" w:space="0" w:color="auto"/>
                        <w:bottom w:val="none" w:sz="0" w:space="0" w:color="auto"/>
                        <w:right w:val="none" w:sz="0" w:space="0" w:color="auto"/>
                      </w:divBdr>
                      <w:divsChild>
                        <w:div w:id="195697372">
                          <w:marLeft w:val="0"/>
                          <w:marRight w:val="0"/>
                          <w:marTop w:val="0"/>
                          <w:marBottom w:val="0"/>
                          <w:divBdr>
                            <w:top w:val="none" w:sz="0" w:space="0" w:color="auto"/>
                            <w:left w:val="none" w:sz="0" w:space="0" w:color="auto"/>
                            <w:bottom w:val="none" w:sz="0" w:space="0" w:color="auto"/>
                            <w:right w:val="none" w:sz="0" w:space="0" w:color="auto"/>
                          </w:divBdr>
                        </w:div>
                        <w:div w:id="19501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411359">
      <w:bodyDiv w:val="1"/>
      <w:marLeft w:val="0"/>
      <w:marRight w:val="0"/>
      <w:marTop w:val="0"/>
      <w:marBottom w:val="0"/>
      <w:divBdr>
        <w:top w:val="none" w:sz="0" w:space="0" w:color="auto"/>
        <w:left w:val="none" w:sz="0" w:space="0" w:color="auto"/>
        <w:bottom w:val="none" w:sz="0" w:space="0" w:color="auto"/>
        <w:right w:val="none" w:sz="0" w:space="0" w:color="auto"/>
      </w:divBdr>
      <w:divsChild>
        <w:div w:id="1461878771">
          <w:marLeft w:val="0"/>
          <w:marRight w:val="0"/>
          <w:marTop w:val="40"/>
          <w:marBottom w:val="120"/>
          <w:divBdr>
            <w:top w:val="none" w:sz="0" w:space="0" w:color="auto"/>
            <w:left w:val="none" w:sz="0" w:space="0" w:color="auto"/>
            <w:bottom w:val="none" w:sz="0" w:space="0" w:color="auto"/>
            <w:right w:val="none" w:sz="0" w:space="0" w:color="auto"/>
          </w:divBdr>
        </w:div>
        <w:div w:id="1166288106">
          <w:marLeft w:val="0"/>
          <w:marRight w:val="0"/>
          <w:marTop w:val="0"/>
          <w:marBottom w:val="120"/>
          <w:divBdr>
            <w:top w:val="none" w:sz="0" w:space="0" w:color="auto"/>
            <w:left w:val="none" w:sz="0" w:space="0" w:color="auto"/>
            <w:bottom w:val="none" w:sz="0" w:space="0" w:color="auto"/>
            <w:right w:val="none" w:sz="0" w:space="0" w:color="auto"/>
          </w:divBdr>
        </w:div>
        <w:div w:id="1010983400">
          <w:marLeft w:val="0"/>
          <w:marRight w:val="0"/>
          <w:marTop w:val="0"/>
          <w:marBottom w:val="120"/>
          <w:divBdr>
            <w:top w:val="none" w:sz="0" w:space="0" w:color="auto"/>
            <w:left w:val="none" w:sz="0" w:space="0" w:color="auto"/>
            <w:bottom w:val="none" w:sz="0" w:space="0" w:color="auto"/>
            <w:right w:val="none" w:sz="0" w:space="0" w:color="auto"/>
          </w:divBdr>
        </w:div>
        <w:div w:id="862672841">
          <w:marLeft w:val="0"/>
          <w:marRight w:val="0"/>
          <w:marTop w:val="0"/>
          <w:marBottom w:val="120"/>
          <w:divBdr>
            <w:top w:val="none" w:sz="0" w:space="0" w:color="auto"/>
            <w:left w:val="none" w:sz="0" w:space="0" w:color="auto"/>
            <w:bottom w:val="none" w:sz="0" w:space="0" w:color="auto"/>
            <w:right w:val="none" w:sz="0" w:space="0" w:color="auto"/>
          </w:divBdr>
        </w:div>
        <w:div w:id="1644119877">
          <w:marLeft w:val="0"/>
          <w:marRight w:val="0"/>
          <w:marTop w:val="0"/>
          <w:marBottom w:val="120"/>
          <w:divBdr>
            <w:top w:val="none" w:sz="0" w:space="0" w:color="auto"/>
            <w:left w:val="none" w:sz="0" w:space="0" w:color="auto"/>
            <w:bottom w:val="none" w:sz="0" w:space="0" w:color="auto"/>
            <w:right w:val="none" w:sz="0" w:space="0" w:color="auto"/>
          </w:divBdr>
        </w:div>
        <w:div w:id="944075254">
          <w:marLeft w:val="0"/>
          <w:marRight w:val="0"/>
          <w:marTop w:val="0"/>
          <w:marBottom w:val="120"/>
          <w:divBdr>
            <w:top w:val="none" w:sz="0" w:space="0" w:color="auto"/>
            <w:left w:val="none" w:sz="0" w:space="0" w:color="auto"/>
            <w:bottom w:val="none" w:sz="0" w:space="0" w:color="auto"/>
            <w:right w:val="none" w:sz="0" w:space="0" w:color="auto"/>
          </w:divBdr>
        </w:div>
        <w:div w:id="512719780">
          <w:marLeft w:val="0"/>
          <w:marRight w:val="0"/>
          <w:marTop w:val="0"/>
          <w:marBottom w:val="120"/>
          <w:divBdr>
            <w:top w:val="none" w:sz="0" w:space="0" w:color="auto"/>
            <w:left w:val="none" w:sz="0" w:space="0" w:color="auto"/>
            <w:bottom w:val="none" w:sz="0" w:space="0" w:color="auto"/>
            <w:right w:val="none" w:sz="0" w:space="0" w:color="auto"/>
          </w:divBdr>
        </w:div>
        <w:div w:id="1676228248">
          <w:marLeft w:val="0"/>
          <w:marRight w:val="0"/>
          <w:marTop w:val="0"/>
          <w:marBottom w:val="120"/>
          <w:divBdr>
            <w:top w:val="none" w:sz="0" w:space="0" w:color="auto"/>
            <w:left w:val="none" w:sz="0" w:space="0" w:color="auto"/>
            <w:bottom w:val="none" w:sz="0" w:space="0" w:color="auto"/>
            <w:right w:val="none" w:sz="0" w:space="0" w:color="auto"/>
          </w:divBdr>
        </w:div>
        <w:div w:id="1980185135">
          <w:marLeft w:val="0"/>
          <w:marRight w:val="0"/>
          <w:marTop w:val="0"/>
          <w:marBottom w:val="120"/>
          <w:divBdr>
            <w:top w:val="none" w:sz="0" w:space="0" w:color="auto"/>
            <w:left w:val="none" w:sz="0" w:space="0" w:color="auto"/>
            <w:bottom w:val="none" w:sz="0" w:space="0" w:color="auto"/>
            <w:right w:val="none" w:sz="0" w:space="0" w:color="auto"/>
          </w:divBdr>
        </w:div>
      </w:divsChild>
    </w:div>
    <w:div w:id="1585724655">
      <w:bodyDiv w:val="1"/>
      <w:marLeft w:val="0"/>
      <w:marRight w:val="0"/>
      <w:marTop w:val="0"/>
      <w:marBottom w:val="0"/>
      <w:divBdr>
        <w:top w:val="none" w:sz="0" w:space="0" w:color="auto"/>
        <w:left w:val="none" w:sz="0" w:space="0" w:color="auto"/>
        <w:bottom w:val="none" w:sz="0" w:space="0" w:color="auto"/>
        <w:right w:val="none" w:sz="0" w:space="0" w:color="auto"/>
      </w:divBdr>
    </w:div>
    <w:div w:id="1639064697">
      <w:bodyDiv w:val="1"/>
      <w:marLeft w:val="0"/>
      <w:marRight w:val="0"/>
      <w:marTop w:val="0"/>
      <w:marBottom w:val="0"/>
      <w:divBdr>
        <w:top w:val="none" w:sz="0" w:space="0" w:color="auto"/>
        <w:left w:val="none" w:sz="0" w:space="0" w:color="auto"/>
        <w:bottom w:val="none" w:sz="0" w:space="0" w:color="auto"/>
        <w:right w:val="none" w:sz="0" w:space="0" w:color="auto"/>
      </w:divBdr>
    </w:div>
    <w:div w:id="1691178323">
      <w:bodyDiv w:val="1"/>
      <w:marLeft w:val="0"/>
      <w:marRight w:val="0"/>
      <w:marTop w:val="0"/>
      <w:marBottom w:val="0"/>
      <w:divBdr>
        <w:top w:val="none" w:sz="0" w:space="0" w:color="auto"/>
        <w:left w:val="none" w:sz="0" w:space="0" w:color="auto"/>
        <w:bottom w:val="none" w:sz="0" w:space="0" w:color="auto"/>
        <w:right w:val="none" w:sz="0" w:space="0" w:color="auto"/>
      </w:divBdr>
    </w:div>
    <w:div w:id="1788620960">
      <w:bodyDiv w:val="1"/>
      <w:marLeft w:val="0"/>
      <w:marRight w:val="0"/>
      <w:marTop w:val="0"/>
      <w:marBottom w:val="0"/>
      <w:divBdr>
        <w:top w:val="none" w:sz="0" w:space="0" w:color="auto"/>
        <w:left w:val="none" w:sz="0" w:space="0" w:color="auto"/>
        <w:bottom w:val="none" w:sz="0" w:space="0" w:color="auto"/>
        <w:right w:val="none" w:sz="0" w:space="0" w:color="auto"/>
      </w:divBdr>
    </w:div>
    <w:div w:id="1935433517">
      <w:bodyDiv w:val="1"/>
      <w:marLeft w:val="0"/>
      <w:marRight w:val="0"/>
      <w:marTop w:val="0"/>
      <w:marBottom w:val="0"/>
      <w:divBdr>
        <w:top w:val="none" w:sz="0" w:space="0" w:color="auto"/>
        <w:left w:val="none" w:sz="0" w:space="0" w:color="auto"/>
        <w:bottom w:val="none" w:sz="0" w:space="0" w:color="auto"/>
        <w:right w:val="none" w:sz="0" w:space="0" w:color="auto"/>
      </w:divBdr>
    </w:div>
    <w:div w:id="1936204507">
      <w:bodyDiv w:val="1"/>
      <w:marLeft w:val="0"/>
      <w:marRight w:val="0"/>
      <w:marTop w:val="0"/>
      <w:marBottom w:val="0"/>
      <w:divBdr>
        <w:top w:val="none" w:sz="0" w:space="0" w:color="auto"/>
        <w:left w:val="none" w:sz="0" w:space="0" w:color="auto"/>
        <w:bottom w:val="none" w:sz="0" w:space="0" w:color="auto"/>
        <w:right w:val="none" w:sz="0" w:space="0" w:color="auto"/>
      </w:divBdr>
      <w:divsChild>
        <w:div w:id="177430524">
          <w:marLeft w:val="0"/>
          <w:marRight w:val="0"/>
          <w:marTop w:val="0"/>
          <w:marBottom w:val="0"/>
          <w:divBdr>
            <w:top w:val="none" w:sz="0" w:space="0" w:color="auto"/>
            <w:left w:val="none" w:sz="0" w:space="0" w:color="auto"/>
            <w:bottom w:val="none" w:sz="0" w:space="0" w:color="auto"/>
            <w:right w:val="none" w:sz="0" w:space="0" w:color="auto"/>
          </w:divBdr>
          <w:divsChild>
            <w:div w:id="2028017232">
              <w:marLeft w:val="0"/>
              <w:marRight w:val="0"/>
              <w:marTop w:val="0"/>
              <w:marBottom w:val="0"/>
              <w:divBdr>
                <w:top w:val="none" w:sz="0" w:space="0" w:color="auto"/>
                <w:left w:val="none" w:sz="0" w:space="0" w:color="auto"/>
                <w:bottom w:val="none" w:sz="0" w:space="0" w:color="auto"/>
                <w:right w:val="none" w:sz="0" w:space="0" w:color="auto"/>
              </w:divBdr>
              <w:divsChild>
                <w:div w:id="112529255">
                  <w:marLeft w:val="0"/>
                  <w:marRight w:val="0"/>
                  <w:marTop w:val="0"/>
                  <w:marBottom w:val="0"/>
                  <w:divBdr>
                    <w:top w:val="none" w:sz="0" w:space="0" w:color="auto"/>
                    <w:left w:val="none" w:sz="0" w:space="0" w:color="auto"/>
                    <w:bottom w:val="none" w:sz="0" w:space="0" w:color="auto"/>
                    <w:right w:val="none" w:sz="0" w:space="0" w:color="auto"/>
                  </w:divBdr>
                  <w:divsChild>
                    <w:div w:id="734476619">
                      <w:marLeft w:val="0"/>
                      <w:marRight w:val="0"/>
                      <w:marTop w:val="0"/>
                      <w:marBottom w:val="0"/>
                      <w:divBdr>
                        <w:top w:val="none" w:sz="0" w:space="0" w:color="auto"/>
                        <w:left w:val="none" w:sz="0" w:space="0" w:color="auto"/>
                        <w:bottom w:val="none" w:sz="0" w:space="0" w:color="auto"/>
                        <w:right w:val="none" w:sz="0" w:space="0" w:color="auto"/>
                      </w:divBdr>
                      <w:divsChild>
                        <w:div w:id="41101669">
                          <w:marLeft w:val="0"/>
                          <w:marRight w:val="0"/>
                          <w:marTop w:val="0"/>
                          <w:marBottom w:val="0"/>
                          <w:divBdr>
                            <w:top w:val="none" w:sz="0" w:space="0" w:color="auto"/>
                            <w:left w:val="none" w:sz="0" w:space="0" w:color="auto"/>
                            <w:bottom w:val="none" w:sz="0" w:space="0" w:color="auto"/>
                            <w:right w:val="none" w:sz="0" w:space="0" w:color="auto"/>
                          </w:divBdr>
                        </w:div>
                        <w:div w:id="1271547398">
                          <w:marLeft w:val="0"/>
                          <w:marRight w:val="0"/>
                          <w:marTop w:val="0"/>
                          <w:marBottom w:val="0"/>
                          <w:divBdr>
                            <w:top w:val="none" w:sz="0" w:space="0" w:color="auto"/>
                            <w:left w:val="none" w:sz="0" w:space="0" w:color="auto"/>
                            <w:bottom w:val="none" w:sz="0" w:space="0" w:color="auto"/>
                            <w:right w:val="none" w:sz="0" w:space="0" w:color="auto"/>
                          </w:divBdr>
                        </w:div>
                        <w:div w:id="191885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03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oleObject" Target="embeddings/oleObject1.bin"/><Relationship Id="rId21" Type="http://schemas.microsoft.com/office/2011/relationships/commentsExtended" Target="commentsExtended.xml"/><Relationship Id="rId34" Type="http://schemas.openxmlformats.org/officeDocument/2006/relationships/hyperlink" Target="http://clrs.mas.net/clrs/" TargetMode="External"/><Relationship Id="rId42" Type="http://schemas.openxmlformats.org/officeDocument/2006/relationships/image" Target="media/image8.emf"/><Relationship Id="rId47" Type="http://schemas.openxmlformats.org/officeDocument/2006/relationships/footer" Target="footer14.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footer" Target="footer9.xml"/><Relationship Id="rId32" Type="http://schemas.openxmlformats.org/officeDocument/2006/relationships/hyperlink" Target="mailto:GD_TCSMidrange@malaysiaairlines.com" TargetMode="External"/><Relationship Id="rId37" Type="http://schemas.openxmlformats.org/officeDocument/2006/relationships/footer" Target="footer13.xml"/><Relationship Id="rId40" Type="http://schemas.openxmlformats.org/officeDocument/2006/relationships/image" Target="media/image7.emf"/><Relationship Id="rId45" Type="http://schemas.openxmlformats.org/officeDocument/2006/relationships/package" Target="embeddings/Microsoft_Word_Document.docx"/><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footer" Target="footer12.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6.xml"/><Relationship Id="rId31" Type="http://schemas.openxmlformats.org/officeDocument/2006/relationships/image" Target="media/image5.png"/><Relationship Id="rId44"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7.xml"/><Relationship Id="rId27" Type="http://schemas.openxmlformats.org/officeDocument/2006/relationships/header" Target="header3.xml"/><Relationship Id="rId30" Type="http://schemas.openxmlformats.org/officeDocument/2006/relationships/hyperlink" Target="http://1srasjavaapp1.mas.net:8080/manager/" TargetMode="External"/><Relationship Id="rId35" Type="http://schemas.openxmlformats.org/officeDocument/2006/relationships/header" Target="header4.xml"/><Relationship Id="rId43" Type="http://schemas.openxmlformats.org/officeDocument/2006/relationships/oleObject" Target="embeddings/oleObject3.bin"/><Relationship Id="rId48" Type="http://schemas.openxmlformats.org/officeDocument/2006/relationships/footer" Target="footer15.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footer" Target="footer10.xml"/><Relationship Id="rId33" Type="http://schemas.openxmlformats.org/officeDocument/2006/relationships/hyperlink" Target="mailto:GD_TCSDatabase@malaysiaairlines.com" TargetMode="External"/><Relationship Id="rId38" Type="http://schemas.openxmlformats.org/officeDocument/2006/relationships/image" Target="media/image6.emf"/><Relationship Id="rId46" Type="http://schemas.openxmlformats.org/officeDocument/2006/relationships/header" Target="header5.xml"/><Relationship Id="rId20" Type="http://schemas.openxmlformats.org/officeDocument/2006/relationships/comments" Target="comments.xml"/><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6B84F6F51E64CAD6927D766309AD7" ma:contentTypeVersion="4" ma:contentTypeDescription="Create a new document." ma:contentTypeScope="" ma:versionID="7cbc701cd6c13bb7f5eaeef1b2fec50d">
  <xsd:schema xmlns:xsd="http://www.w3.org/2001/XMLSchema" xmlns:xs="http://www.w3.org/2001/XMLSchema" xmlns:p="http://schemas.microsoft.com/office/2006/metadata/properties" xmlns:ns2="45b7601d-b45b-4b06-86a0-a9628ae8478d" xmlns:ns3="d25bf117-b5a4-445f-b559-c1c627259462" targetNamespace="http://schemas.microsoft.com/office/2006/metadata/properties" ma:root="true" ma:fieldsID="c6c1ba9fcbd2581dc08445e0228d3eba" ns2:_="" ns3:_="">
    <xsd:import namespace="45b7601d-b45b-4b06-86a0-a9628ae8478d"/>
    <xsd:import namespace="d25bf117-b5a4-445f-b559-c1c62725946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7601d-b45b-4b06-86a0-a9628ae847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5bf117-b5a4-445f-b559-c1c62725946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5E3DA-D5A4-4F5D-B014-D72302B767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7601d-b45b-4b06-86a0-a9628ae8478d"/>
    <ds:schemaRef ds:uri="d25bf117-b5a4-445f-b559-c1c6272594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599477-FAE8-4B72-88E4-D97FF0CBB16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51822E-1A20-4257-A790-F4C31E7ECE2F}">
  <ds:schemaRefs>
    <ds:schemaRef ds:uri="http://schemas.microsoft.com/sharepoint/v3/contenttype/forms"/>
  </ds:schemaRefs>
</ds:datastoreItem>
</file>

<file path=customXml/itemProps4.xml><?xml version="1.0" encoding="utf-8"?>
<ds:datastoreItem xmlns:ds="http://schemas.openxmlformats.org/officeDocument/2006/customXml" ds:itemID="{4AAA030D-DFFA-47AD-8F3D-399B67BD9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4243</Words>
  <Characters>24186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Malaysia Airlines System</Company>
  <LinksUpToDate>false</LinksUpToDate>
  <CharactersWithSpaces>28373</CharactersWithSpaces>
  <SharedDoc>false</SharedDoc>
  <HLinks>
    <vt:vector size="114" baseType="variant">
      <vt:variant>
        <vt:i4>1769521</vt:i4>
      </vt:variant>
      <vt:variant>
        <vt:i4>116</vt:i4>
      </vt:variant>
      <vt:variant>
        <vt:i4>0</vt:i4>
      </vt:variant>
      <vt:variant>
        <vt:i4>5</vt:i4>
      </vt:variant>
      <vt:variant>
        <vt:lpwstr/>
      </vt:variant>
      <vt:variant>
        <vt:lpwstr>_Toc393959452</vt:lpwstr>
      </vt:variant>
      <vt:variant>
        <vt:i4>1769521</vt:i4>
      </vt:variant>
      <vt:variant>
        <vt:i4>110</vt:i4>
      </vt:variant>
      <vt:variant>
        <vt:i4>0</vt:i4>
      </vt:variant>
      <vt:variant>
        <vt:i4>5</vt:i4>
      </vt:variant>
      <vt:variant>
        <vt:lpwstr/>
      </vt:variant>
      <vt:variant>
        <vt:lpwstr>_Toc393959451</vt:lpwstr>
      </vt:variant>
      <vt:variant>
        <vt:i4>1769521</vt:i4>
      </vt:variant>
      <vt:variant>
        <vt:i4>104</vt:i4>
      </vt:variant>
      <vt:variant>
        <vt:i4>0</vt:i4>
      </vt:variant>
      <vt:variant>
        <vt:i4>5</vt:i4>
      </vt:variant>
      <vt:variant>
        <vt:lpwstr/>
      </vt:variant>
      <vt:variant>
        <vt:lpwstr>_Toc393959450</vt:lpwstr>
      </vt:variant>
      <vt:variant>
        <vt:i4>1703985</vt:i4>
      </vt:variant>
      <vt:variant>
        <vt:i4>98</vt:i4>
      </vt:variant>
      <vt:variant>
        <vt:i4>0</vt:i4>
      </vt:variant>
      <vt:variant>
        <vt:i4>5</vt:i4>
      </vt:variant>
      <vt:variant>
        <vt:lpwstr/>
      </vt:variant>
      <vt:variant>
        <vt:lpwstr>_Toc393959449</vt:lpwstr>
      </vt:variant>
      <vt:variant>
        <vt:i4>1703985</vt:i4>
      </vt:variant>
      <vt:variant>
        <vt:i4>92</vt:i4>
      </vt:variant>
      <vt:variant>
        <vt:i4>0</vt:i4>
      </vt:variant>
      <vt:variant>
        <vt:i4>5</vt:i4>
      </vt:variant>
      <vt:variant>
        <vt:lpwstr/>
      </vt:variant>
      <vt:variant>
        <vt:lpwstr>_Toc393959448</vt:lpwstr>
      </vt:variant>
      <vt:variant>
        <vt:i4>1703985</vt:i4>
      </vt:variant>
      <vt:variant>
        <vt:i4>86</vt:i4>
      </vt:variant>
      <vt:variant>
        <vt:i4>0</vt:i4>
      </vt:variant>
      <vt:variant>
        <vt:i4>5</vt:i4>
      </vt:variant>
      <vt:variant>
        <vt:lpwstr/>
      </vt:variant>
      <vt:variant>
        <vt:lpwstr>_Toc393959447</vt:lpwstr>
      </vt:variant>
      <vt:variant>
        <vt:i4>1703985</vt:i4>
      </vt:variant>
      <vt:variant>
        <vt:i4>80</vt:i4>
      </vt:variant>
      <vt:variant>
        <vt:i4>0</vt:i4>
      </vt:variant>
      <vt:variant>
        <vt:i4>5</vt:i4>
      </vt:variant>
      <vt:variant>
        <vt:lpwstr/>
      </vt:variant>
      <vt:variant>
        <vt:lpwstr>_Toc393959446</vt:lpwstr>
      </vt:variant>
      <vt:variant>
        <vt:i4>1703985</vt:i4>
      </vt:variant>
      <vt:variant>
        <vt:i4>74</vt:i4>
      </vt:variant>
      <vt:variant>
        <vt:i4>0</vt:i4>
      </vt:variant>
      <vt:variant>
        <vt:i4>5</vt:i4>
      </vt:variant>
      <vt:variant>
        <vt:lpwstr/>
      </vt:variant>
      <vt:variant>
        <vt:lpwstr>_Toc393959445</vt:lpwstr>
      </vt:variant>
      <vt:variant>
        <vt:i4>1703985</vt:i4>
      </vt:variant>
      <vt:variant>
        <vt:i4>68</vt:i4>
      </vt:variant>
      <vt:variant>
        <vt:i4>0</vt:i4>
      </vt:variant>
      <vt:variant>
        <vt:i4>5</vt:i4>
      </vt:variant>
      <vt:variant>
        <vt:lpwstr/>
      </vt:variant>
      <vt:variant>
        <vt:lpwstr>_Toc393959444</vt:lpwstr>
      </vt:variant>
      <vt:variant>
        <vt:i4>1703985</vt:i4>
      </vt:variant>
      <vt:variant>
        <vt:i4>62</vt:i4>
      </vt:variant>
      <vt:variant>
        <vt:i4>0</vt:i4>
      </vt:variant>
      <vt:variant>
        <vt:i4>5</vt:i4>
      </vt:variant>
      <vt:variant>
        <vt:lpwstr/>
      </vt:variant>
      <vt:variant>
        <vt:lpwstr>_Toc393959443</vt:lpwstr>
      </vt:variant>
      <vt:variant>
        <vt:i4>1703985</vt:i4>
      </vt:variant>
      <vt:variant>
        <vt:i4>56</vt:i4>
      </vt:variant>
      <vt:variant>
        <vt:i4>0</vt:i4>
      </vt:variant>
      <vt:variant>
        <vt:i4>5</vt:i4>
      </vt:variant>
      <vt:variant>
        <vt:lpwstr/>
      </vt:variant>
      <vt:variant>
        <vt:lpwstr>_Toc393959442</vt:lpwstr>
      </vt:variant>
      <vt:variant>
        <vt:i4>1703985</vt:i4>
      </vt:variant>
      <vt:variant>
        <vt:i4>50</vt:i4>
      </vt:variant>
      <vt:variant>
        <vt:i4>0</vt:i4>
      </vt:variant>
      <vt:variant>
        <vt:i4>5</vt:i4>
      </vt:variant>
      <vt:variant>
        <vt:lpwstr/>
      </vt:variant>
      <vt:variant>
        <vt:lpwstr>_Toc393959441</vt:lpwstr>
      </vt:variant>
      <vt:variant>
        <vt:i4>1703985</vt:i4>
      </vt:variant>
      <vt:variant>
        <vt:i4>44</vt:i4>
      </vt:variant>
      <vt:variant>
        <vt:i4>0</vt:i4>
      </vt:variant>
      <vt:variant>
        <vt:i4>5</vt:i4>
      </vt:variant>
      <vt:variant>
        <vt:lpwstr/>
      </vt:variant>
      <vt:variant>
        <vt:lpwstr>_Toc393959440</vt:lpwstr>
      </vt:variant>
      <vt:variant>
        <vt:i4>1900593</vt:i4>
      </vt:variant>
      <vt:variant>
        <vt:i4>38</vt:i4>
      </vt:variant>
      <vt:variant>
        <vt:i4>0</vt:i4>
      </vt:variant>
      <vt:variant>
        <vt:i4>5</vt:i4>
      </vt:variant>
      <vt:variant>
        <vt:lpwstr/>
      </vt:variant>
      <vt:variant>
        <vt:lpwstr>_Toc393959439</vt:lpwstr>
      </vt:variant>
      <vt:variant>
        <vt:i4>1900593</vt:i4>
      </vt:variant>
      <vt:variant>
        <vt:i4>32</vt:i4>
      </vt:variant>
      <vt:variant>
        <vt:i4>0</vt:i4>
      </vt:variant>
      <vt:variant>
        <vt:i4>5</vt:i4>
      </vt:variant>
      <vt:variant>
        <vt:lpwstr/>
      </vt:variant>
      <vt:variant>
        <vt:lpwstr>_Toc393959438</vt:lpwstr>
      </vt:variant>
      <vt:variant>
        <vt:i4>1900593</vt:i4>
      </vt:variant>
      <vt:variant>
        <vt:i4>26</vt:i4>
      </vt:variant>
      <vt:variant>
        <vt:i4>0</vt:i4>
      </vt:variant>
      <vt:variant>
        <vt:i4>5</vt:i4>
      </vt:variant>
      <vt:variant>
        <vt:lpwstr/>
      </vt:variant>
      <vt:variant>
        <vt:lpwstr>_Toc393959437</vt:lpwstr>
      </vt:variant>
      <vt:variant>
        <vt:i4>1900593</vt:i4>
      </vt:variant>
      <vt:variant>
        <vt:i4>20</vt:i4>
      </vt:variant>
      <vt:variant>
        <vt:i4>0</vt:i4>
      </vt:variant>
      <vt:variant>
        <vt:i4>5</vt:i4>
      </vt:variant>
      <vt:variant>
        <vt:lpwstr/>
      </vt:variant>
      <vt:variant>
        <vt:lpwstr>_Toc393959436</vt:lpwstr>
      </vt:variant>
      <vt:variant>
        <vt:i4>1900593</vt:i4>
      </vt:variant>
      <vt:variant>
        <vt:i4>14</vt:i4>
      </vt:variant>
      <vt:variant>
        <vt:i4>0</vt:i4>
      </vt:variant>
      <vt:variant>
        <vt:i4>5</vt:i4>
      </vt:variant>
      <vt:variant>
        <vt:lpwstr/>
      </vt:variant>
      <vt:variant>
        <vt:lpwstr>_Toc393959435</vt:lpwstr>
      </vt:variant>
      <vt:variant>
        <vt:i4>1900593</vt:i4>
      </vt:variant>
      <vt:variant>
        <vt:i4>8</vt:i4>
      </vt:variant>
      <vt:variant>
        <vt:i4>0</vt:i4>
      </vt:variant>
      <vt:variant>
        <vt:i4>5</vt:i4>
      </vt:variant>
      <vt:variant>
        <vt:lpwstr/>
      </vt:variant>
      <vt:variant>
        <vt:lpwstr>_Toc393959434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Zureen Eliza Zakria</dc:creator>
  <cp:lastModifiedBy>Prashant Chauhan</cp:lastModifiedBy>
  <cp:revision>177</cp:revision>
  <cp:lastPrinted>2018-02-15T06:51:00Z</cp:lastPrinted>
  <dcterms:created xsi:type="dcterms:W3CDTF">2018-09-04T05:32:00Z</dcterms:created>
  <dcterms:modified xsi:type="dcterms:W3CDTF">2021-01-29T01:56:00Z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er">
    <vt:lpwstr> SHARAN</vt:lpwstr>
  </property>
  <property fmtid="{D5CDD505-2E9C-101B-9397-08002B2CF9AE}" pid="3" name="ReviewStartDate">
    <vt:filetime>2018-03-28T18:30:00Z</vt:filetime>
  </property>
  <property fmtid="{D5CDD505-2E9C-101B-9397-08002B2CF9AE}" pid="4" name="ReviewEndDate">
    <vt:filetime>2018-03-28T18:30:00Z</vt:filetime>
  </property>
  <property fmtid="{D5CDD505-2E9C-101B-9397-08002B2CF9AE}" pid="5" name="ReviewEffort">
    <vt:lpwstr>0</vt:lpwstr>
  </property>
  <property fmtid="{D5CDD505-2E9C-101B-9397-08002B2CF9AE}" pid="6" name="ReviewPageCount">
    <vt:i4>34</vt:i4>
  </property>
  <property fmtid="{D5CDD505-2E9C-101B-9397-08002B2CF9AE}" pid="7" name="CustomerDetails">
    <vt:lpwstr> MAB</vt:lpwstr>
  </property>
  <property fmtid="{D5CDD505-2E9C-101B-9397-08002B2CF9AE}" pid="8" name="ProjectName">
    <vt:lpwstr>Malaysian Airlines AMS Offshore</vt:lpwstr>
  </property>
  <property fmtid="{D5CDD505-2E9C-101B-9397-08002B2CF9AE}" pid="9" name="ReviewSessionOn">
    <vt:lpwstr>Y</vt:lpwstr>
  </property>
  <property fmtid="{D5CDD505-2E9C-101B-9397-08002B2CF9AE}" pid="10" name="BenchmarkWDEF">
    <vt:lpwstr>0.05</vt:lpwstr>
  </property>
  <property fmtid="{D5CDD505-2E9C-101B-9397-08002B2CF9AE}" pid="11" name="BenchmarkEP">
    <vt:lpwstr>0.5</vt:lpwstr>
  </property>
  <property fmtid="{D5CDD505-2E9C-101B-9397-08002B2CF9AE}" pid="12" name="ContentTypeId">
    <vt:lpwstr>0x010100F5C6B84F6F51E64CAD6927D766309AD7</vt:lpwstr>
  </property>
  <property fmtid="{D5CDD505-2E9C-101B-9397-08002B2CF9AE}" pid="13" name="Order">
    <vt:r8>2459300</vt:r8>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ies>
</file>