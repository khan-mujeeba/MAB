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xmlns:a="http://schemas.openxmlformats.org/drawingml/2006/main" xmlns:pic="http://schemas.openxmlformats.org/drawingml/2006/picture" xmlns:a14="http://schemas.microsoft.com/office/drawing/2010/main" mc:Ignorable="w14 w15 wp14">
  <w:body>
    <w:p xmlns:wp14="http://schemas.microsoft.com/office/word/2010/wordml" w14:paraId="672A6659" wp14:textId="77777777">
      <w:pPr>
        <w:pStyle w:val="30"/>
        <w:numPr>
          <w:ilvl w:val="0"/>
          <w:numId w:val="0"/>
        </w:numPr>
        <w:ind w:left="720" w:hanging="360"/>
        <w:jc w:val="left"/>
        <w:rPr>
          <w:b w:val="0"/>
        </w:rPr>
      </w:pPr>
    </w:p>
    <w:p xmlns:wp14="http://schemas.microsoft.com/office/word/2010/wordml" w14:paraId="0A37501D" wp14:textId="77777777">
      <w:pPr>
        <w:pStyle w:val="30"/>
        <w:numPr>
          <w:ilvl w:val="0"/>
          <w:numId w:val="0"/>
        </w:numPr>
        <w:ind w:left="720"/>
        <w:jc w:val="left"/>
        <w:rPr>
          <w:b w:val="0"/>
        </w:rPr>
      </w:pPr>
    </w:p>
    <w:p xmlns:wp14="http://schemas.microsoft.com/office/word/2010/wordml" w14:paraId="5DAB6C7B" wp14:textId="77777777">
      <w:pPr>
        <w:pStyle w:val="30"/>
        <w:numPr>
          <w:ilvl w:val="0"/>
          <w:numId w:val="0"/>
        </w:numPr>
        <w:ind w:left="720"/>
        <w:jc w:val="left"/>
      </w:pPr>
    </w:p>
    <w:p xmlns:wp14="http://schemas.microsoft.com/office/word/2010/wordml" w14:paraId="02EB378F" wp14:textId="77777777">
      <w:pPr>
        <w:pStyle w:val="30"/>
        <w:numPr>
          <w:ilvl w:val="0"/>
          <w:numId w:val="0"/>
        </w:numPr>
        <w:ind w:left="720"/>
        <w:jc w:val="left"/>
      </w:pPr>
    </w:p>
    <w:p xmlns:wp14="http://schemas.microsoft.com/office/word/2010/wordml" w14:paraId="392622B8" wp14:textId="77777777">
      <w:pPr>
        <w:pStyle w:val="30"/>
        <w:numPr>
          <w:numId w:val="0"/>
        </w:numPr>
        <w:ind w:left="720"/>
        <w:jc w:val="left"/>
      </w:pPr>
      <w:r>
        <w:rPr>
          <w:b w:val="0"/>
          <w:lang w:val="en-US"/>
        </w:rPr>
        <w:drawing>
          <wp:anchor xmlns:wp14="http://schemas.microsoft.com/office/word/2010/wordprocessingDrawing" distT="0" distB="0" distL="114300" distR="114300" simplePos="0" relativeHeight="251667456" behindDoc="1" locked="0" layoutInCell="1" allowOverlap="1" wp14:anchorId="5B21B13E" wp14:editId="7777777">
            <wp:simplePos x="0" y="0"/>
            <wp:positionH relativeFrom="column">
              <wp:posOffset>1114425</wp:posOffset>
            </wp:positionH>
            <wp:positionV relativeFrom="paragraph">
              <wp:posOffset>175260</wp:posOffset>
            </wp:positionV>
            <wp:extent cx="3549015" cy="918210"/>
            <wp:effectExtent l="0" t="0" r="0" b="0"/>
            <wp:wrapNone/>
            <wp:docPr id="17" name="Picture 1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3549015" cy="918210"/>
                    </a:xfrm>
                    <a:prstGeom prst="rect">
                      <a:avLst/>
                    </a:prstGeom>
                    <a:noFill/>
                  </pic:spPr>
                </pic:pic>
              </a:graphicData>
            </a:graphic>
          </wp:anchor>
        </w:drawing>
      </w:r>
      <w:r w:rsidR="70D04534">
        <w:rPr/>
        <w:t/>
      </w:r>
    </w:p>
    <w:p xmlns:wp14="http://schemas.microsoft.com/office/word/2010/wordml" w14:paraId="6A05A809" wp14:textId="77777777">
      <w:pPr>
        <w:jc w:val="center"/>
        <w:rPr>
          <w:bCs/>
          <w:sz w:val="28"/>
        </w:rPr>
      </w:pPr>
    </w:p>
    <w:p xmlns:wp14="http://schemas.microsoft.com/office/word/2010/wordml" w14:paraId="5A39BBE3" wp14:textId="77777777">
      <w:pPr>
        <w:jc w:val="center"/>
        <w:rPr>
          <w:bCs/>
          <w:sz w:val="28"/>
        </w:rPr>
      </w:pPr>
    </w:p>
    <w:p xmlns:wp14="http://schemas.microsoft.com/office/word/2010/wordml" w14:paraId="41C8F396" wp14:textId="77777777">
      <w:pPr>
        <w:jc w:val="center"/>
        <w:rPr>
          <w:bCs/>
          <w:sz w:val="28"/>
        </w:rPr>
      </w:pPr>
    </w:p>
    <w:p xmlns:wp14="http://schemas.microsoft.com/office/word/2010/wordml" w14:paraId="72A3D3EC" wp14:textId="77777777">
      <w:pPr>
        <w:jc w:val="center"/>
        <w:rPr>
          <w:b/>
          <w:bCs/>
          <w:sz w:val="28"/>
        </w:rPr>
      </w:pPr>
    </w:p>
    <w:p xmlns:wp14="http://schemas.microsoft.com/office/word/2010/wordml" w14:paraId="0D0B940D" wp14:textId="77777777">
      <w:pPr>
        <w:jc w:val="center"/>
        <w:rPr>
          <w:b/>
          <w:bCs/>
          <w:sz w:val="28"/>
        </w:rPr>
      </w:pPr>
    </w:p>
    <w:p xmlns:wp14="http://schemas.microsoft.com/office/word/2010/wordml" w14:paraId="0E27B00A" wp14:textId="77777777">
      <w:pPr>
        <w:jc w:val="center"/>
        <w:rPr>
          <w:b/>
          <w:bCs/>
          <w:sz w:val="28"/>
        </w:rPr>
      </w:pPr>
    </w:p>
    <w:p xmlns:wp14="http://schemas.microsoft.com/office/word/2010/wordml" w14:paraId="7DE59AA1" wp14:textId="77777777">
      <w:pPr>
        <w:jc w:val="center"/>
        <w:rPr>
          <w:b/>
          <w:bCs/>
          <w:sz w:val="28"/>
        </w:rPr>
      </w:pPr>
      <w:r>
        <w:rPr>
          <w:b/>
          <w:bCs/>
          <w:sz w:val="28"/>
        </w:rPr>
        <w:t>MASTRO – DATA ARCHIVAL</w:t>
      </w:r>
    </w:p>
    <w:p xmlns:wp14="http://schemas.microsoft.com/office/word/2010/wordml" w14:paraId="1A9AD59E" wp14:textId="77777777">
      <w:pPr>
        <w:jc w:val="center"/>
        <w:rPr>
          <w:b/>
          <w:bCs/>
          <w:sz w:val="28"/>
        </w:rPr>
      </w:pPr>
      <w:r>
        <w:rPr>
          <w:b/>
          <w:bCs/>
          <w:sz w:val="28"/>
        </w:rPr>
        <w:t>SYSTEM OPERATION DOCUMENT</w:t>
      </w:r>
    </w:p>
    <w:p xmlns:wp14="http://schemas.microsoft.com/office/word/2010/wordml" w14:paraId="61EF6CBD" wp14:textId="77777777">
      <w:pPr>
        <w:pStyle w:val="30"/>
        <w:numPr>
          <w:ilvl w:val="0"/>
          <w:numId w:val="0"/>
        </w:numPr>
        <w:ind w:left="360"/>
      </w:pPr>
      <w:r>
        <w:t>MAB/GROUP IT/SOD/MASTRO DATA ARCHIVAL/1.3</w:t>
      </w:r>
    </w:p>
    <w:p xmlns:wp14="http://schemas.microsoft.com/office/word/2010/wordml" w14:paraId="60061E4C" wp14:textId="77777777">
      <w:pPr>
        <w:pStyle w:val="30"/>
        <w:numPr>
          <w:ilvl w:val="0"/>
          <w:numId w:val="0"/>
        </w:numPr>
        <w:ind w:left="720"/>
        <w:jc w:val="left"/>
      </w:pPr>
    </w:p>
    <w:p xmlns:wp14="http://schemas.microsoft.com/office/word/2010/wordml" w14:paraId="44EAFD9C" wp14:textId="77777777">
      <w:pPr>
        <w:pStyle w:val="30"/>
        <w:numPr>
          <w:ilvl w:val="0"/>
          <w:numId w:val="0"/>
        </w:numPr>
        <w:ind w:left="720"/>
        <w:jc w:val="left"/>
      </w:pPr>
    </w:p>
    <w:p xmlns:wp14="http://schemas.microsoft.com/office/word/2010/wordml" w14:paraId="4B94D5A5" wp14:textId="77777777">
      <w:pPr>
        <w:pStyle w:val="6"/>
      </w:pPr>
    </w:p>
    <w:p xmlns:wp14="http://schemas.microsoft.com/office/word/2010/wordml" w14:paraId="3DEEC669" wp14:textId="77777777">
      <w:pPr>
        <w:pStyle w:val="6"/>
      </w:pPr>
    </w:p>
    <w:p xmlns:wp14="http://schemas.microsoft.com/office/word/2010/wordml" w14:paraId="3656B9AB" wp14:textId="77777777">
      <w:pPr>
        <w:pStyle w:val="6"/>
      </w:pPr>
    </w:p>
    <w:p xmlns:wp14="http://schemas.microsoft.com/office/word/2010/wordml" w14:paraId="45FB0818" wp14:textId="77777777">
      <w:pPr>
        <w:pStyle w:val="6"/>
      </w:pPr>
    </w:p>
    <w:p xmlns:wp14="http://schemas.microsoft.com/office/word/2010/wordml" w14:paraId="049F31CB" wp14:textId="77777777">
      <w:pPr>
        <w:pStyle w:val="6"/>
      </w:pPr>
    </w:p>
    <w:p xmlns:wp14="http://schemas.microsoft.com/office/word/2010/wordml" w14:paraId="53128261" wp14:textId="77777777">
      <w:pPr>
        <w:pStyle w:val="6"/>
      </w:pPr>
    </w:p>
    <w:p xmlns:wp14="http://schemas.microsoft.com/office/word/2010/wordml" w14:paraId="62486C05" wp14:textId="77777777">
      <w:pPr>
        <w:pStyle w:val="6"/>
      </w:pPr>
    </w:p>
    <w:p xmlns:wp14="http://schemas.microsoft.com/office/word/2010/wordml" w14:paraId="595D8D0F" wp14:textId="77777777">
      <w:pPr>
        <w:pStyle w:val="6"/>
        <w:jc w:val="center"/>
      </w:pPr>
      <w:r>
        <w:t>Prepared by   :</w:t>
      </w:r>
    </w:p>
    <w:p xmlns:wp14="http://schemas.microsoft.com/office/word/2010/wordml" w14:paraId="2936C361" wp14:textId="77777777">
      <w:pPr>
        <w:pStyle w:val="6"/>
        <w:jc w:val="center"/>
      </w:pPr>
      <w:r>
        <w:t>SRAS Support Team</w:t>
      </w:r>
    </w:p>
    <w:p xmlns:wp14="http://schemas.microsoft.com/office/word/2010/wordml" w14:paraId="18F58A74" wp14:textId="77777777">
      <w:pPr>
        <w:pStyle w:val="6"/>
        <w:jc w:val="center"/>
      </w:pPr>
      <w:r>
        <w:t>Application Management Services (AMS)</w:t>
      </w:r>
    </w:p>
    <w:p xmlns:wp14="http://schemas.microsoft.com/office/word/2010/wordml" w14:paraId="7AF20B6B" wp14:textId="77777777">
      <w:pPr>
        <w:pStyle w:val="6"/>
        <w:jc w:val="center"/>
      </w:pPr>
      <w:r>
        <w:t>Group IT</w:t>
      </w:r>
    </w:p>
    <w:p xmlns:wp14="http://schemas.microsoft.com/office/word/2010/wordml" w14:paraId="4101652C" wp14:textId="77777777">
      <w:pPr>
        <w:ind w:left="0" w:right="-36"/>
        <w:jc w:val="both"/>
        <w:rPr>
          <w:rFonts w:cs="Arial"/>
          <w:sz w:val="18"/>
          <w:szCs w:val="18"/>
          <w:lang w:val="en-GB"/>
        </w:rPr>
      </w:pPr>
    </w:p>
    <w:p xmlns:wp14="http://schemas.microsoft.com/office/word/2010/wordml" w14:paraId="4B99056E" wp14:textId="77777777">
      <w:pPr>
        <w:ind w:left="0" w:right="-36"/>
        <w:jc w:val="both"/>
        <w:rPr>
          <w:rFonts w:cs="Arial"/>
          <w:sz w:val="18"/>
          <w:szCs w:val="18"/>
          <w:lang w:val="en-GB"/>
        </w:rPr>
      </w:pPr>
    </w:p>
    <w:p xmlns:wp14="http://schemas.microsoft.com/office/word/2010/wordml" w14:paraId="1299C43A" wp14:textId="77777777">
      <w:pPr>
        <w:ind w:left="0" w:right="-36"/>
        <w:jc w:val="both"/>
        <w:rPr>
          <w:rFonts w:cs="Arial"/>
          <w:sz w:val="18"/>
          <w:szCs w:val="18"/>
          <w:lang w:val="en-GB"/>
        </w:rPr>
      </w:pPr>
    </w:p>
    <w:p xmlns:wp14="http://schemas.microsoft.com/office/word/2010/wordml" w14:paraId="4DDBEF00" wp14:textId="77777777">
      <w:pPr>
        <w:ind w:left="0" w:right="-36"/>
        <w:jc w:val="both"/>
        <w:rPr>
          <w:rFonts w:cs="Arial"/>
          <w:sz w:val="18"/>
          <w:szCs w:val="18"/>
          <w:lang w:val="en-GB"/>
        </w:rPr>
      </w:pPr>
    </w:p>
    <w:p xmlns:wp14="http://schemas.microsoft.com/office/word/2010/wordml" w14:paraId="3B75608C" wp14:textId="77777777">
      <w:pPr>
        <w:ind w:left="0" w:right="-36"/>
        <w:jc w:val="both"/>
        <w:rPr>
          <w:rFonts w:cs="Arial"/>
          <w:sz w:val="18"/>
          <w:szCs w:val="18"/>
          <w:lang w:val="en-GB"/>
        </w:rPr>
      </w:pPr>
      <w:r>
        <w:rPr>
          <w:rFonts w:cs="Arial"/>
          <w:b/>
          <w:sz w:val="18"/>
          <w:szCs w:val="18"/>
          <w:lang w:val="en-GB"/>
        </w:rPr>
        <w:t>ALL INFORMATION CONTAINED HEREIN IS RESTRICTED AND SHALL BE KEPT FOR INTERNAL USE ONLY</w:t>
      </w:r>
      <w:r>
        <w:rPr>
          <w:rFonts w:cs="Arial"/>
          <w:sz w:val="18"/>
          <w:szCs w:val="18"/>
          <w:lang w:val="en-GB"/>
        </w:rPr>
        <w:t>. None of this information shall be divulged to persons other than Malaysia Airlines Berhad employees and contractors authorized by the nature of their duties to receive such information, or individuals or organisations authorised by Malaysia Airlines Berhad in accordance with existing policy regarding release of company information.</w:t>
      </w:r>
    </w:p>
    <w:p xmlns:wp14="http://schemas.microsoft.com/office/word/2010/wordml" w14:paraId="3461D779" wp14:textId="77777777">
      <w:pPr>
        <w:ind w:left="0" w:right="-36"/>
        <w:jc w:val="center"/>
        <w:rPr>
          <w:rFonts w:cs="Arial"/>
          <w:sz w:val="18"/>
          <w:szCs w:val="18"/>
          <w:lang w:val="en-GB"/>
        </w:rPr>
      </w:pPr>
    </w:p>
    <w:p xmlns:wp14="http://schemas.microsoft.com/office/word/2010/wordml" w14:paraId="3CF2D8B6" wp14:textId="77777777">
      <w:pPr>
        <w:rPr>
          <w:rFonts w:cs="Arial"/>
        </w:rPr>
      </w:pPr>
    </w:p>
    <w:p xmlns:wp14="http://schemas.microsoft.com/office/word/2010/wordml" w14:paraId="0FB78278" wp14:textId="77777777">
      <w:pPr>
        <w:rPr>
          <w:rFonts w:cs="Arial"/>
        </w:rPr>
      </w:pPr>
    </w:p>
    <w:p xmlns:wp14="http://schemas.microsoft.com/office/word/2010/wordml" w14:paraId="1FC39945" wp14:textId="77777777">
      <w:pPr>
        <w:rPr>
          <w:rFonts w:cs="Arial"/>
        </w:rPr>
      </w:pPr>
    </w:p>
    <w:p xmlns:wp14="http://schemas.microsoft.com/office/word/2010/wordml" w14:paraId="0562CB0E" wp14:textId="77777777">
      <w:pPr>
        <w:rPr>
          <w:rFonts w:cs="Arial"/>
        </w:rPr>
      </w:pPr>
    </w:p>
    <w:p xmlns:wp14="http://schemas.microsoft.com/office/word/2010/wordml" w14:paraId="34CE0A41" wp14:textId="77777777">
      <w:pPr>
        <w:rPr>
          <w:rFonts w:cs="Arial"/>
        </w:rPr>
      </w:pPr>
    </w:p>
    <w:p xmlns:wp14="http://schemas.microsoft.com/office/word/2010/wordml" w14:paraId="62EBF3C5" wp14:textId="77777777">
      <w:pPr>
        <w:rPr>
          <w:rFonts w:cs="Arial"/>
        </w:rPr>
      </w:pPr>
    </w:p>
    <w:p xmlns:wp14="http://schemas.microsoft.com/office/word/2010/wordml" w14:paraId="6D98A12B" wp14:textId="77777777">
      <w:pPr>
        <w:rPr>
          <w:rFonts w:cs="Arial"/>
        </w:rPr>
      </w:pPr>
    </w:p>
    <w:p xmlns:wp14="http://schemas.microsoft.com/office/word/2010/wordml" w14:paraId="2946DB82" wp14:textId="77777777">
      <w:pPr>
        <w:rPr>
          <w:rFonts w:cs="Arial"/>
        </w:rPr>
      </w:pPr>
    </w:p>
    <w:p xmlns:wp14="http://schemas.microsoft.com/office/word/2010/wordml" w14:paraId="5997CC1D" wp14:textId="77777777">
      <w:pPr>
        <w:rPr>
          <w:rFonts w:cs="Arial"/>
        </w:rPr>
      </w:pPr>
    </w:p>
    <w:p xmlns:wp14="http://schemas.microsoft.com/office/word/2010/wordml" w14:paraId="110FFD37" wp14:textId="77777777">
      <w:pPr>
        <w:rPr>
          <w:rFonts w:cs="Arial"/>
        </w:rPr>
      </w:pPr>
    </w:p>
    <w:p xmlns:wp14="http://schemas.microsoft.com/office/word/2010/wordml" w14:paraId="6B699379" wp14:textId="77777777">
      <w:pPr>
        <w:rPr>
          <w:rFonts w:cs="Arial"/>
        </w:rPr>
      </w:pPr>
    </w:p>
    <w:p xmlns:wp14="http://schemas.microsoft.com/office/word/2010/wordml" w14:paraId="3FE9F23F" wp14:textId="77777777">
      <w:pPr>
        <w:rPr>
          <w:rFonts w:cs="Arial"/>
        </w:rPr>
      </w:pPr>
    </w:p>
    <w:p xmlns:wp14="http://schemas.microsoft.com/office/word/2010/wordml" w14:paraId="1F72F646" wp14:textId="77777777">
      <w:pPr>
        <w:rPr>
          <w:rFonts w:cs="Arial"/>
        </w:rPr>
      </w:pPr>
    </w:p>
    <w:p xmlns:wp14="http://schemas.microsoft.com/office/word/2010/wordml" w14:paraId="08CE6F91" wp14:textId="77777777">
      <w:pPr>
        <w:rPr>
          <w:rFonts w:cs="Arial"/>
        </w:rPr>
      </w:pPr>
    </w:p>
    <w:p xmlns:wp14="http://schemas.microsoft.com/office/word/2010/wordml" w14:paraId="61CDCEAD" wp14:textId="77777777">
      <w:pPr>
        <w:rPr>
          <w:rFonts w:cs="Arial"/>
        </w:rPr>
      </w:pPr>
    </w:p>
    <w:p xmlns:wp14="http://schemas.microsoft.com/office/word/2010/wordml" w14:paraId="6BB9E253" wp14:textId="77777777">
      <w:pPr>
        <w:rPr>
          <w:rFonts w:cs="Arial"/>
        </w:rPr>
      </w:pPr>
    </w:p>
    <w:p xmlns:wp14="http://schemas.microsoft.com/office/word/2010/wordml" w14:paraId="23DE523C" wp14:textId="77777777">
      <w:pPr>
        <w:rPr>
          <w:rFonts w:cs="Arial"/>
          <w:b/>
        </w:rPr>
      </w:pPr>
    </w:p>
    <w:p xmlns:wp14="http://schemas.microsoft.com/office/word/2010/wordml" w14:paraId="52E56223" wp14:textId="77777777">
      <w:pPr>
        <w:rPr>
          <w:rFonts w:cs="Arial"/>
        </w:rPr>
      </w:pPr>
    </w:p>
    <w:p xmlns:wp14="http://schemas.microsoft.com/office/word/2010/wordml" w14:paraId="6B4D1BFE" wp14:textId="77777777">
      <w:pPr>
        <w:jc w:val="center"/>
        <w:rPr>
          <w:rFonts w:cs="Arial"/>
          <w:b/>
          <w:bCs/>
          <w:sz w:val="28"/>
          <w:szCs w:val="28"/>
        </w:rPr>
      </w:pPr>
      <w:r>
        <w:rPr>
          <w:rFonts w:cs="Arial"/>
          <w:b/>
          <w:bCs/>
          <w:sz w:val="28"/>
          <w:szCs w:val="28"/>
        </w:rPr>
        <w:t>INTENTIONALLY LEFT BLANK</w:t>
      </w:r>
    </w:p>
    <w:p xmlns:wp14="http://schemas.microsoft.com/office/word/2010/wordml" w14:paraId="07547A01" wp14:textId="77777777">
      <w:pPr>
        <w:rPr>
          <w:rFonts w:cs="Arial"/>
        </w:rPr>
      </w:pPr>
    </w:p>
    <w:p xmlns:wp14="http://schemas.microsoft.com/office/word/2010/wordml" w14:paraId="5043CB0F" wp14:textId="77777777">
      <w:pPr>
        <w:rPr>
          <w:rFonts w:cs="Arial"/>
        </w:rPr>
      </w:pPr>
    </w:p>
    <w:p xmlns:wp14="http://schemas.microsoft.com/office/word/2010/wordml" w14:paraId="07459315" wp14:textId="77777777">
      <w:pPr>
        <w:rPr>
          <w:rFonts w:cs="Arial"/>
        </w:rPr>
      </w:pPr>
    </w:p>
    <w:p xmlns:wp14="http://schemas.microsoft.com/office/word/2010/wordml" w14:paraId="6537F28F" wp14:textId="77777777">
      <w:pPr>
        <w:rPr>
          <w:rFonts w:cs="Arial"/>
        </w:rPr>
      </w:pPr>
    </w:p>
    <w:p xmlns:wp14="http://schemas.microsoft.com/office/word/2010/wordml" w14:paraId="6DFB9E20" wp14:textId="77777777">
      <w:pPr>
        <w:rPr>
          <w:rFonts w:cs="Arial"/>
        </w:rPr>
      </w:pPr>
    </w:p>
    <w:p xmlns:wp14="http://schemas.microsoft.com/office/word/2010/wordml" w14:paraId="70DF9E56" wp14:textId="77777777">
      <w:pPr>
        <w:rPr>
          <w:rFonts w:cs="Arial"/>
        </w:rPr>
      </w:pPr>
    </w:p>
    <w:p xmlns:wp14="http://schemas.microsoft.com/office/word/2010/wordml" w14:paraId="44E871BC" wp14:textId="77777777">
      <w:pPr>
        <w:rPr>
          <w:rFonts w:cs="Arial"/>
        </w:rPr>
      </w:pPr>
    </w:p>
    <w:p xmlns:wp14="http://schemas.microsoft.com/office/word/2010/wordml" w14:paraId="144A5D23" wp14:textId="77777777">
      <w:pPr>
        <w:rPr>
          <w:rFonts w:cs="Arial"/>
        </w:rPr>
      </w:pPr>
    </w:p>
    <w:p xmlns:wp14="http://schemas.microsoft.com/office/word/2010/wordml" w14:paraId="738610EB" wp14:textId="77777777">
      <w:pPr>
        <w:rPr>
          <w:rFonts w:cs="Arial"/>
        </w:rPr>
      </w:pPr>
    </w:p>
    <w:p xmlns:wp14="http://schemas.microsoft.com/office/word/2010/wordml" w14:paraId="637805D2" wp14:textId="77777777">
      <w:pPr>
        <w:rPr>
          <w:rFonts w:cs="Arial"/>
        </w:rPr>
      </w:pPr>
    </w:p>
    <w:p xmlns:wp14="http://schemas.microsoft.com/office/word/2010/wordml" w14:paraId="463F29E8" wp14:textId="77777777">
      <w:pPr>
        <w:rPr>
          <w:rFonts w:cs="Arial"/>
        </w:rPr>
      </w:pPr>
    </w:p>
    <w:p xmlns:wp14="http://schemas.microsoft.com/office/word/2010/wordml" w14:paraId="3B7B4B86" wp14:textId="77777777">
      <w:pPr>
        <w:rPr>
          <w:rFonts w:cs="Arial"/>
        </w:rPr>
      </w:pPr>
    </w:p>
    <w:p xmlns:wp14="http://schemas.microsoft.com/office/word/2010/wordml" w14:paraId="3A0FF5F2" wp14:textId="77777777">
      <w:pPr>
        <w:rPr>
          <w:rFonts w:cs="Arial"/>
        </w:rPr>
      </w:pPr>
    </w:p>
    <w:p xmlns:wp14="http://schemas.microsoft.com/office/word/2010/wordml" w14:paraId="5630AD66" wp14:textId="77777777">
      <w:pPr>
        <w:rPr>
          <w:rFonts w:cs="Arial"/>
        </w:rPr>
      </w:pPr>
    </w:p>
    <w:p xmlns:wp14="http://schemas.microsoft.com/office/word/2010/wordml" w14:paraId="61829076" wp14:textId="77777777">
      <w:pPr>
        <w:rPr>
          <w:rFonts w:cs="Arial"/>
        </w:rPr>
      </w:pPr>
    </w:p>
    <w:p xmlns:wp14="http://schemas.microsoft.com/office/word/2010/wordml" w14:paraId="2BA226A1" wp14:textId="77777777">
      <w:pPr>
        <w:rPr>
          <w:rFonts w:cs="Arial"/>
        </w:rPr>
      </w:pPr>
    </w:p>
    <w:p xmlns:wp14="http://schemas.microsoft.com/office/word/2010/wordml" w14:paraId="17AD93B2" wp14:textId="77777777">
      <w:pPr>
        <w:rPr>
          <w:rFonts w:cs="Arial"/>
        </w:rPr>
      </w:pPr>
    </w:p>
    <w:p xmlns:wp14="http://schemas.microsoft.com/office/word/2010/wordml" w14:paraId="0DE4B5B7" wp14:textId="77777777">
      <w:pPr>
        <w:ind w:left="0" w:right="-36"/>
        <w:jc w:val="center"/>
        <w:rPr>
          <w:lang w:val="en-GB"/>
        </w:rPr>
        <w:sectPr>
          <w:headerReference w:type="default" r:id="rId3"/>
          <w:footerReference w:type="default" r:id="rId5"/>
          <w:headerReference w:type="even" r:id="rId4"/>
          <w:footerReference w:type="even" r:id="rId6"/>
          <w:pgSz w:w="11909" w:h="16834" w:orient="portrait"/>
          <w:pgMar w:top="360" w:right="648" w:bottom="360" w:left="1296" w:header="216" w:footer="367" w:gutter="0"/>
          <w:pgNumType w:start="1"/>
          <w:cols w:space="720" w:num="1"/>
        </w:sectPr>
      </w:pPr>
    </w:p>
    <w:tbl>
      <w:tblPr>
        <w:tblStyle w:val="42"/>
        <w:tblW w:w="8504" w:type="dxa"/>
        <w:tblInd w:w="108" w:type="dxa"/>
        <w:tblLayout w:type="fixed"/>
        <w:tblCellMar>
          <w:top w:w="0" w:type="dxa"/>
          <w:left w:w="108" w:type="dxa"/>
          <w:bottom w:w="0" w:type="dxa"/>
          <w:right w:w="108" w:type="dxa"/>
        </w:tblCellMar>
      </w:tblPr>
      <w:tblGrid>
        <w:gridCol w:w="2104"/>
        <w:gridCol w:w="1471"/>
        <w:gridCol w:w="4685"/>
        <w:gridCol w:w="244"/>
      </w:tblGrid>
      <w:tr xmlns:wp14="http://schemas.microsoft.com/office/word/2010/wordml" w:rsidTr="70D04534" w14:paraId="66204FF1" wp14:textId="77777777">
        <w:tblPrEx>
          <w:tblCellMar>
            <w:top w:w="0" w:type="dxa"/>
            <w:left w:w="108" w:type="dxa"/>
            <w:bottom w:w="0" w:type="dxa"/>
            <w:right w:w="108" w:type="dxa"/>
          </w:tblCellMar>
        </w:tblPrEx>
        <w:trPr>
          <w:trHeight w:val="812" w:hRule="atLeast"/>
        </w:trPr>
        <w:tc>
          <w:tcPr>
            <w:tcW w:w="2104" w:type="dxa"/>
            <w:shd w:val="clear" w:color="auto" w:fill="auto"/>
            <w:tcMar/>
          </w:tcPr>
          <w:p w14:paraId="2DBF0D7D" wp14:textId="77777777">
            <w:pPr>
              <w:snapToGrid w:val="0"/>
              <w:jc w:val="center"/>
            </w:pPr>
          </w:p>
        </w:tc>
        <w:tc>
          <w:tcPr>
            <w:tcW w:w="1471" w:type="dxa"/>
            <w:shd w:val="clear" w:color="auto" w:fill="auto"/>
            <w:tcMar/>
          </w:tcPr>
          <w:p w14:paraId="6B62F1B3" wp14:textId="77777777">
            <w:pPr>
              <w:snapToGrid w:val="0"/>
              <w:jc w:val="center"/>
              <w:rPr>
                <w:rFonts w:ascii="Arial Narrow" w:hAnsi="Arial Narrow" w:cs="Arial Narrow"/>
                <w:sz w:val="24"/>
                <w:szCs w:val="24"/>
              </w:rPr>
            </w:pPr>
          </w:p>
        </w:tc>
        <w:tc>
          <w:tcPr>
            <w:tcW w:w="4685" w:type="dxa"/>
            <w:shd w:val="clear" w:color="auto" w:fill="auto"/>
            <w:tcMar/>
          </w:tcPr>
          <w:p w14:paraId="02F2C34E" wp14:textId="77777777">
            <w:pPr>
              <w:snapToGrid w:val="0"/>
              <w:jc w:val="center"/>
              <w:rPr>
                <w:rFonts w:ascii="Arial Narrow" w:hAnsi="Arial Narrow" w:cs="Arial Narrow"/>
                <w:sz w:val="24"/>
                <w:szCs w:val="24"/>
              </w:rPr>
            </w:pPr>
          </w:p>
          <w:p w14:paraId="680A4E5D" wp14:textId="77777777">
            <w:pPr>
              <w:snapToGrid w:val="0"/>
              <w:jc w:val="center"/>
              <w:rPr>
                <w:rFonts w:ascii="Arial Narrow" w:hAnsi="Arial Narrow" w:cs="Arial Narrow"/>
                <w:sz w:val="24"/>
                <w:szCs w:val="24"/>
              </w:rPr>
            </w:pPr>
          </w:p>
          <w:p w14:paraId="19219836" wp14:textId="77777777">
            <w:pPr>
              <w:jc w:val="center"/>
              <w:rPr>
                <w:rFonts w:ascii="Arial Narrow" w:hAnsi="Arial Narrow" w:cs="Arial Narrow"/>
                <w:sz w:val="24"/>
                <w:szCs w:val="24"/>
              </w:rPr>
            </w:pPr>
          </w:p>
        </w:tc>
        <w:tc>
          <w:tcPr>
            <w:tcW w:w="244" w:type="dxa"/>
            <w:shd w:val="clear" w:color="auto" w:fill="auto"/>
            <w:tcMar/>
          </w:tcPr>
          <w:p w14:paraId="296FEF7D" wp14:textId="77777777">
            <w:pPr>
              <w:snapToGrid w:val="0"/>
              <w:jc w:val="center"/>
              <w:rPr>
                <w:rFonts w:ascii="Arial Narrow" w:hAnsi="Arial Narrow" w:cs="Arial Narrow"/>
              </w:rPr>
            </w:pPr>
          </w:p>
        </w:tc>
      </w:tr>
      <w:tr xmlns:wp14="http://schemas.microsoft.com/office/word/2010/wordml" w:rsidTr="70D04534" w14:paraId="16C8E936" wp14:textId="77777777">
        <w:tblPrEx>
          <w:tblCellMar>
            <w:top w:w="0" w:type="dxa"/>
            <w:left w:w="108" w:type="dxa"/>
            <w:bottom w:w="0" w:type="dxa"/>
            <w:right w:w="108" w:type="dxa"/>
          </w:tblCellMar>
        </w:tblPrEx>
        <w:trPr>
          <w:trHeight w:val="375" w:hRule="atLeast"/>
        </w:trPr>
        <w:tc>
          <w:tcPr>
            <w:tcW w:w="2104" w:type="dxa"/>
            <w:shd w:val="clear" w:color="auto" w:fill="auto"/>
            <w:tcMar/>
          </w:tcPr>
          <w:p w14:paraId="0174B1C3" wp14:textId="77777777">
            <w:pPr>
              <w:ind w:left="20" w:right="9"/>
              <w:jc w:val="center"/>
            </w:pPr>
            <w:r>
              <w:t>Prepared By</w:t>
            </w:r>
          </w:p>
        </w:tc>
        <w:tc>
          <w:tcPr>
            <w:tcW w:w="1471" w:type="dxa"/>
            <w:shd w:val="clear" w:color="auto" w:fill="auto"/>
            <w:tcMar/>
          </w:tcPr>
          <w:p w14:paraId="2127E81B" wp14:textId="77777777">
            <w:pPr>
              <w:jc w:val="center"/>
            </w:pPr>
            <w:r>
              <w:t>:</w:t>
            </w:r>
          </w:p>
        </w:tc>
        <w:tc>
          <w:tcPr>
            <w:tcW w:w="4685" w:type="dxa"/>
            <w:tcBorders>
              <w:bottom w:val="single" w:color="000000" w:themeColor="text1" w:sz="4" w:space="0"/>
            </w:tcBorders>
            <w:shd w:val="clear" w:color="auto" w:fill="auto"/>
            <w:tcMar/>
          </w:tcPr>
          <w:p w14:paraId="7194DBDC" wp14:textId="77777777">
            <w:pPr>
              <w:snapToGrid w:val="0"/>
              <w:jc w:val="center"/>
            </w:pPr>
          </w:p>
        </w:tc>
        <w:tc>
          <w:tcPr>
            <w:tcW w:w="244" w:type="dxa"/>
            <w:shd w:val="clear" w:color="auto" w:fill="auto"/>
            <w:tcMar/>
          </w:tcPr>
          <w:p w14:paraId="769D0D3C" wp14:textId="77777777">
            <w:pPr>
              <w:snapToGrid w:val="0"/>
              <w:jc w:val="center"/>
              <w:rPr>
                <w:rFonts w:ascii="Arial Narrow" w:hAnsi="Arial Narrow" w:cs="Arial Narrow"/>
              </w:rPr>
            </w:pPr>
          </w:p>
        </w:tc>
      </w:tr>
      <w:tr xmlns:wp14="http://schemas.microsoft.com/office/word/2010/wordml" w:rsidTr="70D04534" w14:paraId="51284A44" wp14:textId="77777777">
        <w:tblPrEx>
          <w:tblCellMar>
            <w:top w:w="0" w:type="dxa"/>
            <w:left w:w="108" w:type="dxa"/>
            <w:bottom w:w="0" w:type="dxa"/>
            <w:right w:w="108" w:type="dxa"/>
          </w:tblCellMar>
        </w:tblPrEx>
        <w:trPr>
          <w:trHeight w:val="359" w:hRule="atLeast"/>
        </w:trPr>
        <w:tc>
          <w:tcPr>
            <w:tcW w:w="2104" w:type="dxa"/>
            <w:shd w:val="clear" w:color="auto" w:fill="auto"/>
            <w:tcMar/>
          </w:tcPr>
          <w:p w14:paraId="54CD245A" wp14:textId="77777777">
            <w:pPr>
              <w:snapToGrid w:val="0"/>
              <w:jc w:val="center"/>
            </w:pPr>
          </w:p>
        </w:tc>
        <w:tc>
          <w:tcPr>
            <w:tcW w:w="1471" w:type="dxa"/>
            <w:shd w:val="clear" w:color="auto" w:fill="auto"/>
            <w:tcMar/>
          </w:tcPr>
          <w:p w14:paraId="1231BE67" wp14:textId="77777777">
            <w:pPr>
              <w:snapToGrid w:val="0"/>
              <w:jc w:val="center"/>
            </w:pPr>
          </w:p>
        </w:tc>
        <w:tc>
          <w:tcPr>
            <w:tcW w:w="4685" w:type="dxa"/>
            <w:tcBorders>
              <w:top w:val="single" w:color="000000" w:themeColor="text1" w:sz="4" w:space="0"/>
            </w:tcBorders>
            <w:shd w:val="clear" w:color="auto" w:fill="auto"/>
            <w:tcMar/>
          </w:tcPr>
          <w:p w14:paraId="7FFE468A" wp14:textId="77777777">
            <w:pPr>
              <w:jc w:val="center"/>
              <w:rPr>
                <w:rFonts w:ascii="Arial Narrow" w:hAnsi="Arial Narrow" w:cs="Arial Narrow"/>
              </w:rPr>
            </w:pPr>
            <w:r>
              <w:rPr>
                <w:rFonts w:cs="Arial"/>
              </w:rPr>
              <w:t>RajashekarReddy Kasireddy</w:t>
            </w:r>
          </w:p>
        </w:tc>
        <w:tc>
          <w:tcPr>
            <w:tcW w:w="244" w:type="dxa"/>
            <w:shd w:val="clear" w:color="auto" w:fill="auto"/>
            <w:tcMar/>
          </w:tcPr>
          <w:p w14:paraId="36FEB5B0" wp14:textId="77777777">
            <w:pPr>
              <w:snapToGrid w:val="0"/>
              <w:jc w:val="center"/>
              <w:rPr>
                <w:rFonts w:ascii="Arial Narrow" w:hAnsi="Arial Narrow" w:cs="Arial Narrow"/>
              </w:rPr>
            </w:pPr>
          </w:p>
        </w:tc>
      </w:tr>
      <w:tr xmlns:wp14="http://schemas.microsoft.com/office/word/2010/wordml" w:rsidTr="70D04534" w14:paraId="5EC4B4E9" wp14:textId="77777777">
        <w:tblPrEx>
          <w:tblCellMar>
            <w:top w:w="0" w:type="dxa"/>
            <w:left w:w="108" w:type="dxa"/>
            <w:bottom w:w="0" w:type="dxa"/>
            <w:right w:w="108" w:type="dxa"/>
          </w:tblCellMar>
        </w:tblPrEx>
        <w:trPr>
          <w:trHeight w:val="359" w:hRule="atLeast"/>
        </w:trPr>
        <w:tc>
          <w:tcPr>
            <w:tcW w:w="2104" w:type="dxa"/>
            <w:shd w:val="clear" w:color="auto" w:fill="auto"/>
            <w:tcMar/>
          </w:tcPr>
          <w:p w14:paraId="30D7AA69" wp14:textId="77777777">
            <w:pPr>
              <w:snapToGrid w:val="0"/>
              <w:jc w:val="center"/>
            </w:pPr>
          </w:p>
        </w:tc>
        <w:tc>
          <w:tcPr>
            <w:tcW w:w="1471" w:type="dxa"/>
            <w:shd w:val="clear" w:color="auto" w:fill="auto"/>
            <w:tcMar/>
          </w:tcPr>
          <w:p w14:paraId="7196D064" wp14:textId="77777777">
            <w:pPr>
              <w:snapToGrid w:val="0"/>
              <w:jc w:val="center"/>
            </w:pPr>
          </w:p>
        </w:tc>
        <w:tc>
          <w:tcPr>
            <w:tcW w:w="4685" w:type="dxa"/>
            <w:shd w:val="clear" w:color="auto" w:fill="auto"/>
            <w:tcMar/>
          </w:tcPr>
          <w:p w14:paraId="44D5B646" wp14:textId="77777777">
            <w:pPr>
              <w:jc w:val="center"/>
              <w:rPr>
                <w:rFonts w:ascii="Arial Narrow" w:hAnsi="Arial Narrow" w:cs="Arial Narrow"/>
              </w:rPr>
            </w:pPr>
            <w:r>
              <w:t>SRAS  Support Team</w:t>
            </w:r>
          </w:p>
        </w:tc>
        <w:tc>
          <w:tcPr>
            <w:tcW w:w="244" w:type="dxa"/>
            <w:shd w:val="clear" w:color="auto" w:fill="auto"/>
            <w:tcMar/>
          </w:tcPr>
          <w:p w14:paraId="34FF1C98" wp14:textId="77777777">
            <w:pPr>
              <w:snapToGrid w:val="0"/>
              <w:jc w:val="center"/>
              <w:rPr>
                <w:rFonts w:ascii="Arial Narrow" w:hAnsi="Arial Narrow" w:cs="Arial Narrow"/>
              </w:rPr>
            </w:pPr>
          </w:p>
        </w:tc>
      </w:tr>
      <w:tr xmlns:wp14="http://schemas.microsoft.com/office/word/2010/wordml" w:rsidTr="70D04534" w14:paraId="6F389C4A" wp14:textId="77777777">
        <w:tblPrEx>
          <w:tblCellMar>
            <w:top w:w="0" w:type="dxa"/>
            <w:left w:w="108" w:type="dxa"/>
            <w:bottom w:w="0" w:type="dxa"/>
            <w:right w:w="108" w:type="dxa"/>
          </w:tblCellMar>
        </w:tblPrEx>
        <w:trPr>
          <w:trHeight w:val="359" w:hRule="atLeast"/>
        </w:trPr>
        <w:tc>
          <w:tcPr>
            <w:tcW w:w="2104" w:type="dxa"/>
            <w:shd w:val="clear" w:color="auto" w:fill="auto"/>
            <w:tcMar/>
          </w:tcPr>
          <w:p w14:paraId="6D072C0D" wp14:textId="77777777">
            <w:pPr>
              <w:snapToGrid w:val="0"/>
              <w:jc w:val="center"/>
            </w:pPr>
          </w:p>
        </w:tc>
        <w:tc>
          <w:tcPr>
            <w:tcW w:w="1471" w:type="dxa"/>
            <w:shd w:val="clear" w:color="auto" w:fill="auto"/>
            <w:tcMar/>
          </w:tcPr>
          <w:p w14:paraId="48A21919" wp14:textId="77777777">
            <w:pPr>
              <w:snapToGrid w:val="0"/>
              <w:jc w:val="center"/>
            </w:pPr>
          </w:p>
        </w:tc>
        <w:tc>
          <w:tcPr>
            <w:tcW w:w="4685" w:type="dxa"/>
            <w:shd w:val="clear" w:color="auto" w:fill="auto"/>
            <w:tcMar/>
          </w:tcPr>
          <w:p w14:paraId="153E0100" wp14:textId="77777777">
            <w:pPr>
              <w:jc w:val="center"/>
              <w:rPr>
                <w:rFonts w:ascii="Arial Narrow" w:hAnsi="Arial Narrow" w:cs="Arial Narrow"/>
              </w:rPr>
            </w:pPr>
            <w:r>
              <w:t>Application Management Services</w:t>
            </w:r>
          </w:p>
        </w:tc>
        <w:tc>
          <w:tcPr>
            <w:tcW w:w="244" w:type="dxa"/>
            <w:shd w:val="clear" w:color="auto" w:fill="auto"/>
            <w:tcMar/>
          </w:tcPr>
          <w:p w14:paraId="6BD18F9B" wp14:textId="77777777">
            <w:pPr>
              <w:snapToGrid w:val="0"/>
              <w:jc w:val="center"/>
              <w:rPr>
                <w:rFonts w:ascii="Arial Narrow" w:hAnsi="Arial Narrow" w:cs="Arial Narrow"/>
              </w:rPr>
            </w:pPr>
          </w:p>
        </w:tc>
      </w:tr>
      <w:tr xmlns:wp14="http://schemas.microsoft.com/office/word/2010/wordml" w:rsidTr="70D04534" w14:paraId="238601FE" wp14:textId="77777777">
        <w:tblPrEx>
          <w:tblCellMar>
            <w:top w:w="0" w:type="dxa"/>
            <w:left w:w="108" w:type="dxa"/>
            <w:bottom w:w="0" w:type="dxa"/>
            <w:right w:w="108" w:type="dxa"/>
          </w:tblCellMar>
        </w:tblPrEx>
        <w:trPr>
          <w:trHeight w:val="375" w:hRule="atLeast"/>
        </w:trPr>
        <w:tc>
          <w:tcPr>
            <w:tcW w:w="2104" w:type="dxa"/>
            <w:shd w:val="clear" w:color="auto" w:fill="auto"/>
            <w:tcMar/>
          </w:tcPr>
          <w:p w14:paraId="0F3CABC7" wp14:textId="77777777">
            <w:pPr>
              <w:snapToGrid w:val="0"/>
              <w:jc w:val="center"/>
            </w:pPr>
          </w:p>
        </w:tc>
        <w:tc>
          <w:tcPr>
            <w:tcW w:w="1471" w:type="dxa"/>
            <w:shd w:val="clear" w:color="auto" w:fill="auto"/>
            <w:tcMar/>
          </w:tcPr>
          <w:p w14:paraId="5B08B5D1" wp14:textId="77777777">
            <w:pPr>
              <w:snapToGrid w:val="0"/>
              <w:jc w:val="center"/>
            </w:pPr>
          </w:p>
        </w:tc>
        <w:tc>
          <w:tcPr>
            <w:tcW w:w="4685" w:type="dxa"/>
            <w:shd w:val="clear" w:color="auto" w:fill="auto"/>
            <w:tcMar/>
          </w:tcPr>
          <w:p w14:paraId="16DEB4AB" wp14:textId="77777777">
            <w:pPr>
              <w:snapToGrid w:val="0"/>
              <w:jc w:val="center"/>
            </w:pPr>
          </w:p>
        </w:tc>
        <w:tc>
          <w:tcPr>
            <w:tcW w:w="244" w:type="dxa"/>
            <w:shd w:val="clear" w:color="auto" w:fill="auto"/>
            <w:tcMar/>
          </w:tcPr>
          <w:p w14:paraId="0AD9C6F4" wp14:textId="77777777">
            <w:pPr>
              <w:snapToGrid w:val="0"/>
              <w:jc w:val="center"/>
              <w:rPr>
                <w:rFonts w:ascii="Arial Narrow" w:hAnsi="Arial Narrow" w:cs="Arial Narrow"/>
              </w:rPr>
            </w:pPr>
          </w:p>
        </w:tc>
      </w:tr>
      <w:tr xmlns:wp14="http://schemas.microsoft.com/office/word/2010/wordml" w:rsidTr="70D04534" w14:paraId="07F8C29A" wp14:textId="77777777">
        <w:trPr>
          <w:trHeight w:val="593" w:hRule="atLeast"/>
        </w:trPr>
        <w:tc>
          <w:tcPr>
            <w:tcW w:w="2104" w:type="dxa"/>
            <w:shd w:val="clear" w:color="auto" w:fill="auto"/>
            <w:tcMar/>
          </w:tcPr>
          <w:p w14:paraId="3C5909D9" wp14:textId="77777777">
            <w:pPr>
              <w:ind w:left="31" w:right="0"/>
              <w:jc w:val="center"/>
            </w:pPr>
            <w:r>
              <w:t>Reviewed By</w:t>
            </w:r>
          </w:p>
        </w:tc>
        <w:tc>
          <w:tcPr>
            <w:tcW w:w="1471" w:type="dxa"/>
            <w:shd w:val="clear" w:color="auto" w:fill="auto"/>
            <w:tcMar/>
          </w:tcPr>
          <w:p w14:paraId="67A8245E" wp14:textId="77777777">
            <w:pPr>
              <w:jc w:val="center"/>
            </w:pPr>
            <w:r>
              <w:t>:</w:t>
            </w:r>
          </w:p>
          <w:p w14:paraId="4B1F511A" wp14:textId="77777777">
            <w:pPr>
              <w:jc w:val="center"/>
            </w:pPr>
          </w:p>
          <w:p w14:paraId="65F9C3DC" wp14:textId="77777777">
            <w:pPr>
              <w:jc w:val="center"/>
            </w:pPr>
          </w:p>
          <w:p w14:paraId="5023141B" wp14:textId="77777777">
            <w:pPr>
              <w:jc w:val="center"/>
            </w:pPr>
          </w:p>
          <w:p w14:paraId="1F3B1409" wp14:textId="77777777">
            <w:pPr>
              <w:jc w:val="center"/>
            </w:pPr>
          </w:p>
          <w:p w14:paraId="56A8759A" wp14:textId="77777777">
            <w:pPr>
              <w:jc w:val="center"/>
            </w:pPr>
            <w:r>
              <w:t>:</w:t>
            </w:r>
          </w:p>
        </w:tc>
        <w:tc>
          <w:tcPr>
            <w:tcW w:w="4685" w:type="dxa"/>
            <w:tcBorders>
              <w:bottom w:val="single" w:color="000000" w:themeColor="text1" w:sz="4" w:space="0"/>
            </w:tcBorders>
            <w:shd w:val="clear" w:color="auto" w:fill="auto"/>
            <w:tcMar/>
          </w:tcPr>
          <w:tbl>
            <w:tblPr>
              <w:tblStyle w:val="42"/>
              <w:tblW w:w="4685" w:type="dxa"/>
              <w:tblInd w:w="0" w:type="dxa"/>
              <w:tblLayout w:type="fixed"/>
              <w:tblCellMar>
                <w:top w:w="0" w:type="dxa"/>
                <w:left w:w="108" w:type="dxa"/>
                <w:bottom w:w="0" w:type="dxa"/>
                <w:right w:w="108" w:type="dxa"/>
              </w:tblCellMar>
            </w:tblPr>
            <w:tblGrid>
              <w:gridCol w:w="4685"/>
            </w:tblGrid>
            <w:tr w:rsidTr="70D04534" w14:paraId="562C75D1" wp14:textId="77777777">
              <w:tblPrEx>
                <w:tblCellMar>
                  <w:top w:w="0" w:type="dxa"/>
                  <w:left w:w="108" w:type="dxa"/>
                  <w:bottom w:w="0" w:type="dxa"/>
                  <w:right w:w="108" w:type="dxa"/>
                </w:tblCellMar>
              </w:tblPrEx>
              <w:trPr>
                <w:trHeight w:val="593" w:hRule="atLeast"/>
              </w:trPr>
              <w:tc>
                <w:tcPr>
                  <w:tcW w:w="4685" w:type="dxa"/>
                  <w:tcBorders>
                    <w:bottom w:val="single" w:color="000000" w:themeColor="text1" w:sz="4" w:space="0"/>
                  </w:tcBorders>
                  <w:shd w:val="clear" w:color="auto" w:fill="auto"/>
                  <w:tcMar/>
                </w:tcPr>
                <w:p w14:paraId="664355AD" wp14:textId="77777777">
                  <w:pPr>
                    <w:snapToGrid w:val="0"/>
                    <w:jc w:val="center"/>
                  </w:pPr>
                </w:p>
              </w:tc>
            </w:tr>
            <w:tr w:rsidTr="70D04534" w14:paraId="763A1784" wp14:textId="77777777">
              <w:tblPrEx>
                <w:tblCellMar>
                  <w:top w:w="0" w:type="dxa"/>
                  <w:left w:w="108" w:type="dxa"/>
                  <w:bottom w:w="0" w:type="dxa"/>
                  <w:right w:w="108" w:type="dxa"/>
                </w:tblCellMar>
              </w:tblPrEx>
              <w:trPr>
                <w:trHeight w:val="359" w:hRule="atLeast"/>
              </w:trPr>
              <w:tc>
                <w:tcPr>
                  <w:tcW w:w="4685" w:type="dxa"/>
                  <w:tcBorders>
                    <w:top w:val="single" w:color="000000" w:themeColor="text1" w:sz="4" w:space="0"/>
                  </w:tcBorders>
                  <w:shd w:val="clear" w:color="auto" w:fill="auto"/>
                  <w:tcMar/>
                </w:tcPr>
                <w:tbl>
                  <w:tblPr>
                    <w:tblStyle w:val="42"/>
                    <w:tblW w:w="4535" w:type="dxa"/>
                    <w:tblInd w:w="0" w:type="dxa"/>
                    <w:tblLayout w:type="fixed"/>
                    <w:tblCellMar>
                      <w:top w:w="0" w:type="dxa"/>
                      <w:left w:w="108" w:type="dxa"/>
                      <w:bottom w:w="0" w:type="dxa"/>
                      <w:right w:w="108" w:type="dxa"/>
                    </w:tblCellMar>
                  </w:tblPr>
                  <w:tblGrid>
                    <w:gridCol w:w="4535"/>
                  </w:tblGrid>
                  <w:tr w:rsidTr="70D04534" w14:paraId="6634E1A7" wp14:textId="77777777">
                    <w:tblPrEx>
                      <w:tblCellMar>
                        <w:top w:w="0" w:type="dxa"/>
                        <w:left w:w="108" w:type="dxa"/>
                        <w:bottom w:w="0" w:type="dxa"/>
                        <w:right w:w="108" w:type="dxa"/>
                      </w:tblCellMar>
                    </w:tblPrEx>
                    <w:tc>
                      <w:tcPr>
                        <w:tcW w:w="4535" w:type="dxa"/>
                        <w:tcMar/>
                      </w:tcPr>
                      <w:p w:rsidP="70D04534" w14:paraId="5079179E" wp14:textId="26A94544">
                        <w:pPr>
                          <w:pStyle w:val="1"/>
                          <w:jc w:val="center"/>
                          <w:rPr>
                            <w:rFonts w:eastAsia="Arial" w:cs="Arial"/>
                            <w:sz w:val="22"/>
                            <w:szCs w:val="22"/>
                          </w:rPr>
                        </w:pPr>
                        <w:del w:author="Muhammad Fazrin Safri" w:date="2020-08-05T08:07:49.894Z" w:id="1198576059">
                          <w:r w:rsidRPr="70D04534" w:rsidDel="70D04534">
                            <w:rPr>
                              <w:rFonts w:eastAsia="Arial" w:cs="Arial"/>
                              <w:sz w:val="22"/>
                              <w:szCs w:val="22"/>
                            </w:rPr>
                            <w:delText>Suman Guduru</w:delText>
                          </w:r>
                        </w:del>
                        <w:ins w:author="Muhammad Fazrin Safri" w:date="2020-08-05T08:07:50.115Z" w:id="421738510">
                          <w:r w:rsidRPr="70D04534" w:rsidR="70D04534">
                            <w:rPr>
                              <w:rFonts w:eastAsia="Arial" w:cs="Arial"/>
                              <w:sz w:val="22"/>
                              <w:szCs w:val="22"/>
                            </w:rPr>
                            <w:t xml:space="preserve"> Wan Mohd Husni Wan Hussein</w:t>
                          </w:r>
                        </w:ins>
                      </w:p>
                    </w:tc>
                  </w:tr>
                  <w:tr w:rsidTr="70D04534" w14:paraId="004803B1" wp14:textId="77777777">
                    <w:tblPrEx>
                      <w:tblCellMar>
                        <w:top w:w="0" w:type="dxa"/>
                        <w:left w:w="108" w:type="dxa"/>
                        <w:bottom w:w="0" w:type="dxa"/>
                        <w:right w:w="108" w:type="dxa"/>
                      </w:tblCellMar>
                    </w:tblPrEx>
                    <w:tc>
                      <w:tcPr>
                        <w:tcW w:w="4535" w:type="dxa"/>
                        <w:tcMar/>
                      </w:tcPr>
                      <w:p w:rsidP="70D04534" w14:paraId="72342B2D" wp14:textId="2B7288B7">
                        <w:pPr>
                          <w:pStyle w:val="1"/>
                          <w:jc w:val="center"/>
                          <w:rPr>
                            <w:rFonts w:eastAsia="Arial" w:cs="Arial"/>
                            <w:sz w:val="22"/>
                            <w:szCs w:val="22"/>
                          </w:rPr>
                        </w:pPr>
                        <w:del w:author="Muhammad Fazrin Safri" w:date="2020-08-05T08:07:58.111Z" w:id="1634329102">
                          <w:r w:rsidRPr="70D04534" w:rsidDel="70D04534">
                            <w:rPr>
                              <w:rFonts w:eastAsia="Arial" w:cs="Arial"/>
                              <w:sz w:val="22"/>
                              <w:szCs w:val="22"/>
                            </w:rPr>
                            <w:delText>OST Tower Manager</w:delText>
                          </w:r>
                        </w:del>
                        <w:ins w:author="Muhammad Fazrin Safri" w:date="2020-08-05T08:07:58.141Z" w:id="2117565984">
                          <w:r w:rsidRPr="70D04534" w:rsidR="70D04534">
                            <w:rPr>
                              <w:rFonts w:eastAsia="Arial" w:cs="Arial"/>
                              <w:sz w:val="22"/>
                              <w:szCs w:val="22"/>
                            </w:rPr>
                            <w:t xml:space="preserve"> Service Delivery Manager</w:t>
                          </w:r>
                        </w:ins>
                      </w:p>
                    </w:tc>
                  </w:tr>
                </w:tbl>
                <w:p w14:paraId="1DEB2E0A" wp14:textId="77777777">
                  <w:pPr>
                    <w:jc w:val="center"/>
                    <w:rPr>
                      <w:rFonts w:eastAsia="Arial" w:cs="Arial"/>
                      <w:sz w:val="22"/>
                      <w:szCs w:val="22"/>
                    </w:rPr>
                  </w:pPr>
                  <w:r>
                    <w:rPr>
                      <w:rFonts w:eastAsia="Arial" w:cs="Arial"/>
                      <w:sz w:val="22"/>
                      <w:szCs w:val="22"/>
                    </w:rPr>
                    <w:t>Application Management Services</w:t>
                  </w:r>
                </w:p>
                <w:p w14:paraId="1A965116" wp14:textId="77777777">
                  <w:pPr>
                    <w:ind w:left="0"/>
                    <w:jc w:val="center"/>
                    <w:rPr>
                      <w:rFonts w:ascii="Arial Narrow" w:hAnsi="Arial Narrow" w:cs="Arial Narrow"/>
                    </w:rPr>
                  </w:pPr>
                </w:p>
              </w:tc>
            </w:tr>
          </w:tbl>
          <w:p w14:paraId="7DF4E37C" wp14:textId="77777777">
            <w:pPr>
              <w:snapToGrid w:val="0"/>
              <w:jc w:val="center"/>
            </w:pPr>
          </w:p>
        </w:tc>
        <w:tc>
          <w:tcPr>
            <w:tcW w:w="244" w:type="dxa"/>
            <w:shd w:val="clear" w:color="auto" w:fill="auto"/>
            <w:tcMar/>
          </w:tcPr>
          <w:p w14:paraId="44FB30F8" wp14:textId="77777777">
            <w:pPr>
              <w:snapToGrid w:val="0"/>
              <w:jc w:val="center"/>
              <w:rPr>
                <w:rFonts w:ascii="Arial Narrow" w:hAnsi="Arial Narrow" w:cs="Arial Narrow"/>
              </w:rPr>
            </w:pPr>
          </w:p>
        </w:tc>
      </w:tr>
      <w:tr xmlns:wp14="http://schemas.microsoft.com/office/word/2010/wordml" w:rsidTr="70D04534" w14:paraId="3DACDB4A" wp14:textId="77777777">
        <w:tblPrEx>
          <w:tblCellMar>
            <w:top w:w="0" w:type="dxa"/>
            <w:left w:w="108" w:type="dxa"/>
            <w:bottom w:w="0" w:type="dxa"/>
            <w:right w:w="108" w:type="dxa"/>
          </w:tblCellMar>
        </w:tblPrEx>
        <w:trPr>
          <w:trHeight w:val="359" w:hRule="atLeast"/>
        </w:trPr>
        <w:tc>
          <w:tcPr>
            <w:tcW w:w="2104" w:type="dxa"/>
            <w:shd w:val="clear" w:color="auto" w:fill="auto"/>
            <w:tcMar/>
          </w:tcPr>
          <w:p w14:paraId="1DA6542E" wp14:textId="77777777">
            <w:pPr>
              <w:snapToGrid w:val="0"/>
              <w:jc w:val="center"/>
            </w:pPr>
          </w:p>
        </w:tc>
        <w:tc>
          <w:tcPr>
            <w:tcW w:w="1471" w:type="dxa"/>
            <w:shd w:val="clear" w:color="auto" w:fill="auto"/>
            <w:tcMar/>
          </w:tcPr>
          <w:p w14:paraId="3041E394" wp14:textId="77777777">
            <w:pPr>
              <w:snapToGrid w:val="0"/>
              <w:jc w:val="center"/>
            </w:pPr>
          </w:p>
        </w:tc>
        <w:tc>
          <w:tcPr>
            <w:tcW w:w="4685" w:type="dxa"/>
            <w:tcBorders>
              <w:top w:val="single" w:color="000000" w:themeColor="text1" w:sz="4" w:space="0"/>
            </w:tcBorders>
            <w:shd w:val="clear" w:color="auto" w:fill="auto"/>
            <w:tcMar/>
          </w:tcPr>
          <w:p w14:paraId="04E2790A" wp14:textId="77777777">
            <w:pPr>
              <w:jc w:val="center"/>
              <w:rPr>
                <w:rFonts w:ascii="Arial Narrow" w:hAnsi="Arial Narrow" w:cs="Arial Narrow"/>
              </w:rPr>
            </w:pPr>
            <w:r>
              <w:t xml:space="preserve">Noor Hafiza Bahruddin </w:t>
            </w:r>
          </w:p>
        </w:tc>
        <w:tc>
          <w:tcPr>
            <w:tcW w:w="244" w:type="dxa"/>
            <w:shd w:val="clear" w:color="auto" w:fill="auto"/>
            <w:tcMar/>
          </w:tcPr>
          <w:p w14:paraId="722B00AE" wp14:textId="77777777">
            <w:pPr>
              <w:snapToGrid w:val="0"/>
              <w:jc w:val="center"/>
              <w:rPr>
                <w:rFonts w:ascii="Arial Narrow" w:hAnsi="Arial Narrow" w:cs="Arial Narrow"/>
              </w:rPr>
            </w:pPr>
          </w:p>
        </w:tc>
      </w:tr>
      <w:tr xmlns:wp14="http://schemas.microsoft.com/office/word/2010/wordml" w:rsidTr="70D04534" w14:paraId="2B911F2A" wp14:textId="77777777">
        <w:tblPrEx>
          <w:tblCellMar>
            <w:top w:w="0" w:type="dxa"/>
            <w:left w:w="108" w:type="dxa"/>
            <w:bottom w:w="0" w:type="dxa"/>
            <w:right w:w="108" w:type="dxa"/>
          </w:tblCellMar>
        </w:tblPrEx>
        <w:trPr>
          <w:trHeight w:val="375" w:hRule="atLeast"/>
        </w:trPr>
        <w:tc>
          <w:tcPr>
            <w:tcW w:w="2104" w:type="dxa"/>
            <w:shd w:val="clear" w:color="auto" w:fill="auto"/>
            <w:tcMar/>
          </w:tcPr>
          <w:p w14:paraId="42C6D796" wp14:textId="77777777">
            <w:pPr>
              <w:snapToGrid w:val="0"/>
              <w:jc w:val="center"/>
            </w:pPr>
          </w:p>
        </w:tc>
        <w:tc>
          <w:tcPr>
            <w:tcW w:w="1471" w:type="dxa"/>
            <w:shd w:val="clear" w:color="auto" w:fill="auto"/>
            <w:tcMar/>
          </w:tcPr>
          <w:p w14:paraId="6E1831B3" wp14:textId="77777777">
            <w:pPr>
              <w:snapToGrid w:val="0"/>
              <w:jc w:val="center"/>
            </w:pPr>
          </w:p>
        </w:tc>
        <w:tc>
          <w:tcPr>
            <w:tcW w:w="4685" w:type="dxa"/>
            <w:shd w:val="clear" w:color="auto" w:fill="auto"/>
            <w:tcMar/>
          </w:tcPr>
          <w:p w14:paraId="2938F9B2" wp14:textId="77777777">
            <w:pPr>
              <w:jc w:val="center"/>
              <w:rPr>
                <w:rFonts w:ascii="Arial Narrow" w:hAnsi="Arial Narrow" w:cs="Arial Narrow"/>
              </w:rPr>
            </w:pPr>
            <w:r>
              <w:t>IT - Service Delivery Management</w:t>
            </w:r>
          </w:p>
        </w:tc>
        <w:tc>
          <w:tcPr>
            <w:tcW w:w="244" w:type="dxa"/>
            <w:shd w:val="clear" w:color="auto" w:fill="auto"/>
            <w:tcMar/>
          </w:tcPr>
          <w:p w14:paraId="54E11D2A" wp14:textId="77777777">
            <w:pPr>
              <w:snapToGrid w:val="0"/>
              <w:jc w:val="center"/>
              <w:rPr>
                <w:rFonts w:ascii="Arial Narrow" w:hAnsi="Arial Narrow" w:cs="Arial Narrow"/>
              </w:rPr>
            </w:pPr>
          </w:p>
        </w:tc>
      </w:tr>
      <w:tr xmlns:wp14="http://schemas.microsoft.com/office/word/2010/wordml" w:rsidTr="70D04534" w14:paraId="0DF0B3C6" wp14:textId="77777777">
        <w:tblPrEx>
          <w:tblCellMar>
            <w:top w:w="0" w:type="dxa"/>
            <w:left w:w="108" w:type="dxa"/>
            <w:bottom w:w="0" w:type="dxa"/>
            <w:right w:w="108" w:type="dxa"/>
          </w:tblCellMar>
        </w:tblPrEx>
        <w:trPr>
          <w:trHeight w:val="718" w:hRule="atLeast"/>
        </w:trPr>
        <w:tc>
          <w:tcPr>
            <w:tcW w:w="2104" w:type="dxa"/>
            <w:shd w:val="clear" w:color="auto" w:fill="auto"/>
            <w:tcMar/>
          </w:tcPr>
          <w:p w14:paraId="31126E5D" wp14:textId="77777777">
            <w:pPr>
              <w:snapToGrid w:val="0"/>
              <w:jc w:val="center"/>
            </w:pPr>
          </w:p>
        </w:tc>
        <w:tc>
          <w:tcPr>
            <w:tcW w:w="1471" w:type="dxa"/>
            <w:shd w:val="clear" w:color="auto" w:fill="auto"/>
            <w:tcMar/>
          </w:tcPr>
          <w:p w14:paraId="2DE403A5" wp14:textId="77777777">
            <w:pPr>
              <w:snapToGrid w:val="0"/>
              <w:jc w:val="center"/>
            </w:pPr>
          </w:p>
        </w:tc>
        <w:tc>
          <w:tcPr>
            <w:tcW w:w="4685" w:type="dxa"/>
            <w:shd w:val="clear" w:color="auto" w:fill="auto"/>
            <w:tcMar/>
          </w:tcPr>
          <w:p w14:paraId="215CED96" wp14:textId="77777777">
            <w:pPr>
              <w:jc w:val="center"/>
            </w:pPr>
            <w:r>
              <w:t>Group IT</w:t>
            </w:r>
          </w:p>
          <w:p w14:paraId="62431CDC" wp14:textId="77777777">
            <w:pPr>
              <w:jc w:val="center"/>
            </w:pPr>
          </w:p>
        </w:tc>
        <w:tc>
          <w:tcPr>
            <w:tcW w:w="244" w:type="dxa"/>
            <w:shd w:val="clear" w:color="auto" w:fill="auto"/>
            <w:tcMar/>
          </w:tcPr>
          <w:p w14:paraId="49E398E2" wp14:textId="77777777">
            <w:pPr>
              <w:snapToGrid w:val="0"/>
              <w:jc w:val="center"/>
              <w:rPr>
                <w:rFonts w:ascii="Arial Narrow" w:hAnsi="Arial Narrow" w:cs="Arial Narrow"/>
              </w:rPr>
            </w:pPr>
          </w:p>
        </w:tc>
      </w:tr>
      <w:tr xmlns:wp14="http://schemas.microsoft.com/office/word/2010/wordml" w:rsidTr="70D04534" w14:paraId="18329EB3" wp14:textId="77777777">
        <w:tblPrEx>
          <w:tblCellMar>
            <w:top w:w="0" w:type="dxa"/>
            <w:left w:w="108" w:type="dxa"/>
            <w:bottom w:w="0" w:type="dxa"/>
            <w:right w:w="108" w:type="dxa"/>
          </w:tblCellMar>
        </w:tblPrEx>
        <w:trPr>
          <w:trHeight w:val="375" w:hRule="atLeast"/>
        </w:trPr>
        <w:tc>
          <w:tcPr>
            <w:tcW w:w="2104" w:type="dxa"/>
            <w:shd w:val="clear" w:color="auto" w:fill="auto"/>
            <w:tcMar/>
          </w:tcPr>
          <w:p w14:paraId="16287F21" wp14:textId="77777777">
            <w:pPr>
              <w:snapToGrid w:val="0"/>
              <w:ind w:left="31" w:right="0"/>
              <w:jc w:val="center"/>
            </w:pPr>
          </w:p>
        </w:tc>
        <w:tc>
          <w:tcPr>
            <w:tcW w:w="1471" w:type="dxa"/>
            <w:shd w:val="clear" w:color="auto" w:fill="auto"/>
            <w:tcMar/>
          </w:tcPr>
          <w:p w14:paraId="370CD116" wp14:textId="77777777">
            <w:pPr>
              <w:jc w:val="center"/>
            </w:pPr>
            <w:r>
              <w:t>:</w:t>
            </w:r>
          </w:p>
        </w:tc>
        <w:tc>
          <w:tcPr>
            <w:tcW w:w="4685" w:type="dxa"/>
            <w:tcBorders>
              <w:bottom w:val="single" w:color="000000" w:themeColor="text1" w:sz="4" w:space="0"/>
            </w:tcBorders>
            <w:shd w:val="clear" w:color="auto" w:fill="auto"/>
            <w:tcMar/>
          </w:tcPr>
          <w:p w14:paraId="5BE93A62" wp14:textId="77777777">
            <w:pPr>
              <w:snapToGrid w:val="0"/>
              <w:jc w:val="center"/>
            </w:pPr>
          </w:p>
        </w:tc>
        <w:tc>
          <w:tcPr>
            <w:tcW w:w="244" w:type="dxa"/>
            <w:shd w:val="clear" w:color="auto" w:fill="auto"/>
            <w:tcMar/>
          </w:tcPr>
          <w:p w14:paraId="384BA73E" wp14:textId="77777777">
            <w:pPr>
              <w:snapToGrid w:val="0"/>
              <w:jc w:val="center"/>
              <w:rPr>
                <w:rFonts w:ascii="Arial Narrow" w:hAnsi="Arial Narrow" w:cs="Arial Narrow"/>
              </w:rPr>
            </w:pPr>
          </w:p>
        </w:tc>
      </w:tr>
      <w:tr xmlns:wp14="http://schemas.microsoft.com/office/word/2010/wordml" w:rsidTr="70D04534" w14:paraId="70C99B9A" wp14:textId="77777777">
        <w:tblPrEx>
          <w:tblCellMar>
            <w:top w:w="0" w:type="dxa"/>
            <w:left w:w="108" w:type="dxa"/>
            <w:bottom w:w="0" w:type="dxa"/>
            <w:right w:w="108" w:type="dxa"/>
          </w:tblCellMar>
        </w:tblPrEx>
        <w:trPr>
          <w:trHeight w:val="359" w:hRule="atLeast"/>
        </w:trPr>
        <w:tc>
          <w:tcPr>
            <w:tcW w:w="2104" w:type="dxa"/>
            <w:shd w:val="clear" w:color="auto" w:fill="auto"/>
            <w:tcMar/>
          </w:tcPr>
          <w:p w14:paraId="34B3F2EB" wp14:textId="77777777">
            <w:pPr>
              <w:snapToGrid w:val="0"/>
              <w:jc w:val="center"/>
            </w:pPr>
          </w:p>
        </w:tc>
        <w:tc>
          <w:tcPr>
            <w:tcW w:w="1471" w:type="dxa"/>
            <w:shd w:val="clear" w:color="auto" w:fill="auto"/>
            <w:tcMar/>
          </w:tcPr>
          <w:p w14:paraId="7D34F5C7" wp14:textId="77777777">
            <w:pPr>
              <w:snapToGrid w:val="0"/>
              <w:jc w:val="center"/>
            </w:pPr>
          </w:p>
        </w:tc>
        <w:tc>
          <w:tcPr>
            <w:tcW w:w="4685" w:type="dxa"/>
            <w:tcBorders>
              <w:top w:val="single" w:color="000000" w:themeColor="text1" w:sz="4" w:space="0"/>
            </w:tcBorders>
            <w:shd w:val="clear" w:color="auto" w:fill="auto"/>
            <w:tcMar/>
          </w:tcPr>
          <w:p w14:paraId="1166A9FF" wp14:textId="77777777">
            <w:pPr>
              <w:jc w:val="center"/>
              <w:rPr>
                <w:rFonts w:ascii="Arial Narrow" w:hAnsi="Arial Narrow" w:cs="Arial Narrow"/>
              </w:rPr>
            </w:pPr>
            <w:r>
              <w:rPr>
                <w:rFonts w:cs="Arial"/>
              </w:rPr>
              <w:t>Fathul Azmi Ahmad</w:t>
            </w:r>
          </w:p>
        </w:tc>
        <w:tc>
          <w:tcPr>
            <w:tcW w:w="244" w:type="dxa"/>
            <w:shd w:val="clear" w:color="auto" w:fill="auto"/>
            <w:tcMar/>
          </w:tcPr>
          <w:p w14:paraId="0B4020A7" wp14:textId="77777777">
            <w:pPr>
              <w:snapToGrid w:val="0"/>
              <w:jc w:val="center"/>
              <w:rPr>
                <w:rFonts w:ascii="Arial Narrow" w:hAnsi="Arial Narrow" w:cs="Arial Narrow"/>
              </w:rPr>
            </w:pPr>
          </w:p>
        </w:tc>
      </w:tr>
      <w:tr xmlns:wp14="http://schemas.microsoft.com/office/word/2010/wordml" w:rsidTr="70D04534" w14:paraId="40B1A2D3" wp14:textId="77777777">
        <w:tblPrEx>
          <w:tblCellMar>
            <w:top w:w="0" w:type="dxa"/>
            <w:left w:w="108" w:type="dxa"/>
            <w:bottom w:w="0" w:type="dxa"/>
            <w:right w:w="108" w:type="dxa"/>
          </w:tblCellMar>
        </w:tblPrEx>
        <w:trPr>
          <w:trHeight w:val="733" w:hRule="atLeast"/>
        </w:trPr>
        <w:tc>
          <w:tcPr>
            <w:tcW w:w="2104" w:type="dxa"/>
            <w:shd w:val="clear" w:color="auto" w:fill="auto"/>
            <w:tcMar/>
          </w:tcPr>
          <w:p w14:paraId="1D7B270A" wp14:textId="77777777">
            <w:pPr>
              <w:snapToGrid w:val="0"/>
              <w:jc w:val="center"/>
            </w:pPr>
          </w:p>
        </w:tc>
        <w:tc>
          <w:tcPr>
            <w:tcW w:w="1471" w:type="dxa"/>
            <w:shd w:val="clear" w:color="auto" w:fill="auto"/>
            <w:tcMar/>
          </w:tcPr>
          <w:p w14:paraId="4F904CB7" wp14:textId="77777777">
            <w:pPr>
              <w:snapToGrid w:val="0"/>
              <w:jc w:val="center"/>
            </w:pPr>
          </w:p>
        </w:tc>
        <w:tc>
          <w:tcPr>
            <w:tcW w:w="4685" w:type="dxa"/>
            <w:shd w:val="clear" w:color="auto" w:fill="auto"/>
            <w:tcMar/>
          </w:tcPr>
          <w:p w14:paraId="381D65FA" wp14:textId="77777777">
            <w:pPr>
              <w:jc w:val="center"/>
            </w:pPr>
            <w:r>
              <w:t>System Owner</w:t>
            </w:r>
          </w:p>
          <w:p w14:paraId="5F69C9F2" wp14:textId="77777777">
            <w:pPr>
              <w:jc w:val="center"/>
            </w:pPr>
            <w:r>
              <w:rPr>
                <w:rFonts w:cs="Arial"/>
              </w:rPr>
              <w:t>OPS - Tech Ops MOC/MCC</w:t>
            </w:r>
            <w:r>
              <w:t xml:space="preserve"> </w:t>
            </w:r>
          </w:p>
        </w:tc>
        <w:tc>
          <w:tcPr>
            <w:tcW w:w="244" w:type="dxa"/>
            <w:shd w:val="clear" w:color="auto" w:fill="auto"/>
            <w:tcMar/>
          </w:tcPr>
          <w:p w14:paraId="06971CD3" wp14:textId="77777777">
            <w:pPr>
              <w:snapToGrid w:val="0"/>
              <w:jc w:val="center"/>
              <w:rPr>
                <w:rFonts w:ascii="Arial Narrow" w:hAnsi="Arial Narrow" w:cs="Arial Narrow"/>
              </w:rPr>
            </w:pPr>
          </w:p>
        </w:tc>
      </w:tr>
      <w:tr xmlns:wp14="http://schemas.microsoft.com/office/word/2010/wordml" w:rsidTr="70D04534" w14:paraId="2A1F701D" wp14:textId="77777777">
        <w:tblPrEx>
          <w:tblCellMar>
            <w:top w:w="0" w:type="dxa"/>
            <w:left w:w="108" w:type="dxa"/>
            <w:bottom w:w="0" w:type="dxa"/>
            <w:right w:w="108" w:type="dxa"/>
          </w:tblCellMar>
        </w:tblPrEx>
        <w:trPr>
          <w:trHeight w:val="359" w:hRule="atLeast"/>
        </w:trPr>
        <w:tc>
          <w:tcPr>
            <w:tcW w:w="2104" w:type="dxa"/>
            <w:shd w:val="clear" w:color="auto" w:fill="auto"/>
            <w:tcMar/>
          </w:tcPr>
          <w:p w14:paraId="03EFCA41" wp14:textId="77777777">
            <w:pPr>
              <w:snapToGrid w:val="0"/>
              <w:jc w:val="center"/>
            </w:pPr>
          </w:p>
        </w:tc>
        <w:tc>
          <w:tcPr>
            <w:tcW w:w="1471" w:type="dxa"/>
            <w:shd w:val="clear" w:color="auto" w:fill="auto"/>
            <w:tcMar/>
          </w:tcPr>
          <w:p w14:paraId="5F96A722" wp14:textId="77777777">
            <w:pPr>
              <w:snapToGrid w:val="0"/>
              <w:jc w:val="center"/>
            </w:pPr>
          </w:p>
          <w:p w14:paraId="5B95CD12" wp14:textId="77777777">
            <w:pPr>
              <w:jc w:val="center"/>
            </w:pPr>
          </w:p>
        </w:tc>
        <w:tc>
          <w:tcPr>
            <w:tcW w:w="4685" w:type="dxa"/>
            <w:shd w:val="clear" w:color="auto" w:fill="auto"/>
            <w:tcMar/>
          </w:tcPr>
          <w:p w14:paraId="5220BBB2" wp14:textId="77777777">
            <w:pPr>
              <w:snapToGrid w:val="0"/>
              <w:jc w:val="center"/>
            </w:pPr>
          </w:p>
        </w:tc>
        <w:tc>
          <w:tcPr>
            <w:tcW w:w="244" w:type="dxa"/>
            <w:shd w:val="clear" w:color="auto" w:fill="auto"/>
            <w:tcMar/>
          </w:tcPr>
          <w:p w14:paraId="13CB595B" wp14:textId="77777777">
            <w:pPr>
              <w:snapToGrid w:val="0"/>
              <w:jc w:val="center"/>
              <w:rPr>
                <w:rFonts w:ascii="Arial Narrow" w:hAnsi="Arial Narrow" w:cs="Arial Narrow"/>
              </w:rPr>
            </w:pPr>
          </w:p>
        </w:tc>
      </w:tr>
      <w:tr xmlns:wp14="http://schemas.microsoft.com/office/word/2010/wordml" w:rsidTr="70D04534" w14:paraId="5343F3E5" wp14:textId="77777777">
        <w:tblPrEx>
          <w:tblCellMar>
            <w:top w:w="0" w:type="dxa"/>
            <w:left w:w="108" w:type="dxa"/>
            <w:bottom w:w="0" w:type="dxa"/>
            <w:right w:w="108" w:type="dxa"/>
          </w:tblCellMar>
        </w:tblPrEx>
        <w:trPr>
          <w:trHeight w:val="359" w:hRule="atLeast"/>
        </w:trPr>
        <w:tc>
          <w:tcPr>
            <w:tcW w:w="2104" w:type="dxa"/>
            <w:shd w:val="clear" w:color="auto" w:fill="auto"/>
            <w:tcMar/>
          </w:tcPr>
          <w:p w14:paraId="702BC7DD" wp14:textId="77777777">
            <w:pPr>
              <w:ind w:left="31" w:right="1"/>
              <w:jc w:val="center"/>
            </w:pPr>
            <w:r>
              <w:t>Approved By</w:t>
            </w:r>
          </w:p>
        </w:tc>
        <w:tc>
          <w:tcPr>
            <w:tcW w:w="1471" w:type="dxa"/>
            <w:shd w:val="clear" w:color="auto" w:fill="auto"/>
            <w:tcMar/>
          </w:tcPr>
          <w:p w14:paraId="69B263F4" wp14:textId="77777777">
            <w:pPr>
              <w:jc w:val="center"/>
            </w:pPr>
            <w:r>
              <w:t>:</w:t>
            </w:r>
          </w:p>
        </w:tc>
        <w:tc>
          <w:tcPr>
            <w:tcW w:w="4685" w:type="dxa"/>
            <w:tcBorders>
              <w:bottom w:val="single" w:color="000000" w:themeColor="text1" w:sz="4" w:space="0"/>
            </w:tcBorders>
            <w:shd w:val="clear" w:color="auto" w:fill="auto"/>
            <w:tcMar/>
          </w:tcPr>
          <w:p w14:paraId="6D9C8D39" wp14:textId="77777777">
            <w:pPr>
              <w:snapToGrid w:val="0"/>
              <w:jc w:val="center"/>
            </w:pPr>
          </w:p>
        </w:tc>
        <w:tc>
          <w:tcPr>
            <w:tcW w:w="244" w:type="dxa"/>
            <w:shd w:val="clear" w:color="auto" w:fill="auto"/>
            <w:tcMar/>
          </w:tcPr>
          <w:p w14:paraId="675E05EE" wp14:textId="77777777">
            <w:pPr>
              <w:snapToGrid w:val="0"/>
              <w:jc w:val="center"/>
              <w:rPr>
                <w:rFonts w:ascii="Arial Narrow" w:hAnsi="Arial Narrow" w:cs="Arial Narrow"/>
              </w:rPr>
            </w:pPr>
          </w:p>
        </w:tc>
      </w:tr>
      <w:tr xmlns:wp14="http://schemas.microsoft.com/office/word/2010/wordml" w:rsidTr="70D04534" w14:paraId="18906B49" wp14:textId="77777777">
        <w:tblPrEx>
          <w:tblCellMar>
            <w:top w:w="0" w:type="dxa"/>
            <w:left w:w="108" w:type="dxa"/>
            <w:bottom w:w="0" w:type="dxa"/>
            <w:right w:w="108" w:type="dxa"/>
          </w:tblCellMar>
        </w:tblPrEx>
        <w:trPr>
          <w:trHeight w:val="359" w:hRule="atLeast"/>
        </w:trPr>
        <w:tc>
          <w:tcPr>
            <w:tcW w:w="2104" w:type="dxa"/>
            <w:shd w:val="clear" w:color="auto" w:fill="auto"/>
            <w:tcMar/>
          </w:tcPr>
          <w:p w14:paraId="2FC17F8B" wp14:textId="77777777">
            <w:pPr>
              <w:snapToGrid w:val="0"/>
              <w:jc w:val="center"/>
            </w:pPr>
          </w:p>
        </w:tc>
        <w:tc>
          <w:tcPr>
            <w:tcW w:w="1471" w:type="dxa"/>
            <w:shd w:val="clear" w:color="auto" w:fill="auto"/>
            <w:tcMar/>
          </w:tcPr>
          <w:p w14:paraId="0A4F7224" wp14:textId="77777777">
            <w:pPr>
              <w:snapToGrid w:val="0"/>
              <w:jc w:val="center"/>
            </w:pPr>
          </w:p>
        </w:tc>
        <w:tc>
          <w:tcPr>
            <w:tcW w:w="4685" w:type="dxa"/>
            <w:tcBorders>
              <w:top w:val="single" w:color="000000" w:themeColor="text1" w:sz="4" w:space="0"/>
            </w:tcBorders>
            <w:shd w:val="clear" w:color="auto" w:fill="auto"/>
            <w:tcMar/>
          </w:tcPr>
          <w:p w14:paraId="377F93F3" wp14:textId="77777777">
            <w:pPr>
              <w:jc w:val="center"/>
              <w:rPr>
                <w:rFonts w:eastAsia="Arial" w:cs="Arial"/>
                <w:sz w:val="22"/>
                <w:szCs w:val="22"/>
              </w:rPr>
            </w:pPr>
            <w:r>
              <w:rPr>
                <w:rFonts w:eastAsia="Arial" w:cs="Arial"/>
                <w:sz w:val="22"/>
                <w:szCs w:val="22"/>
              </w:rPr>
              <w:t>Siti Hafsah Mohd Desa</w:t>
            </w:r>
          </w:p>
        </w:tc>
        <w:tc>
          <w:tcPr>
            <w:tcW w:w="244" w:type="dxa"/>
            <w:shd w:val="clear" w:color="auto" w:fill="auto"/>
            <w:tcMar/>
          </w:tcPr>
          <w:p w14:paraId="5AE48A43" wp14:textId="77777777">
            <w:pPr>
              <w:snapToGrid w:val="0"/>
              <w:jc w:val="center"/>
              <w:rPr>
                <w:rFonts w:ascii="Arial Narrow" w:hAnsi="Arial Narrow" w:cs="Arial Narrow"/>
              </w:rPr>
            </w:pPr>
          </w:p>
        </w:tc>
      </w:tr>
      <w:tr xmlns:wp14="http://schemas.microsoft.com/office/word/2010/wordml" w:rsidTr="70D04534" w14:paraId="01FF3EE0" wp14:textId="77777777">
        <w:tblPrEx>
          <w:tblCellMar>
            <w:top w:w="0" w:type="dxa"/>
            <w:left w:w="108" w:type="dxa"/>
            <w:bottom w:w="0" w:type="dxa"/>
            <w:right w:w="108" w:type="dxa"/>
          </w:tblCellMar>
        </w:tblPrEx>
        <w:trPr>
          <w:trHeight w:val="375" w:hRule="atLeast"/>
        </w:trPr>
        <w:tc>
          <w:tcPr>
            <w:tcW w:w="2104" w:type="dxa"/>
            <w:shd w:val="clear" w:color="auto" w:fill="auto"/>
            <w:tcMar/>
          </w:tcPr>
          <w:p w14:paraId="50F40DEB" wp14:textId="77777777">
            <w:pPr>
              <w:snapToGrid w:val="0"/>
              <w:jc w:val="center"/>
            </w:pPr>
          </w:p>
        </w:tc>
        <w:tc>
          <w:tcPr>
            <w:tcW w:w="1471" w:type="dxa"/>
            <w:shd w:val="clear" w:color="auto" w:fill="auto"/>
            <w:tcMar/>
          </w:tcPr>
          <w:p w14:paraId="77A52294" wp14:textId="77777777">
            <w:pPr>
              <w:snapToGrid w:val="0"/>
              <w:jc w:val="center"/>
            </w:pPr>
          </w:p>
        </w:tc>
        <w:tc>
          <w:tcPr>
            <w:tcW w:w="4685" w:type="dxa"/>
            <w:shd w:val="clear" w:color="auto" w:fill="auto"/>
            <w:tcMar/>
          </w:tcPr>
          <w:p w14:paraId="6E733EE0" wp14:textId="77777777">
            <w:pPr>
              <w:jc w:val="center"/>
              <w:rPr>
                <w:rFonts w:ascii="Arial Narrow" w:hAnsi="Arial Narrow" w:cs="Arial Narrow"/>
              </w:rPr>
            </w:pPr>
            <w:r>
              <w:t>Head IT Service Delivery Manager</w:t>
            </w:r>
          </w:p>
        </w:tc>
        <w:tc>
          <w:tcPr>
            <w:tcW w:w="244" w:type="dxa"/>
            <w:shd w:val="clear" w:color="auto" w:fill="auto"/>
            <w:tcMar/>
          </w:tcPr>
          <w:p w14:paraId="007DCDA8" wp14:textId="77777777">
            <w:pPr>
              <w:snapToGrid w:val="0"/>
              <w:jc w:val="center"/>
              <w:rPr>
                <w:rFonts w:ascii="Arial Narrow" w:hAnsi="Arial Narrow" w:cs="Arial Narrow"/>
              </w:rPr>
            </w:pPr>
          </w:p>
        </w:tc>
      </w:tr>
      <w:tr xmlns:wp14="http://schemas.microsoft.com/office/word/2010/wordml" w:rsidTr="70D04534" w14:paraId="221C3DC7" wp14:textId="77777777">
        <w:tblPrEx>
          <w:tblCellMar>
            <w:top w:w="0" w:type="dxa"/>
            <w:left w:w="108" w:type="dxa"/>
            <w:bottom w:w="0" w:type="dxa"/>
            <w:right w:w="108" w:type="dxa"/>
          </w:tblCellMar>
        </w:tblPrEx>
        <w:trPr>
          <w:trHeight w:val="359" w:hRule="atLeast"/>
        </w:trPr>
        <w:tc>
          <w:tcPr>
            <w:tcW w:w="2104" w:type="dxa"/>
            <w:shd w:val="clear" w:color="auto" w:fill="auto"/>
            <w:tcMar/>
          </w:tcPr>
          <w:p w14:paraId="450EA2D7" wp14:textId="77777777">
            <w:pPr>
              <w:snapToGrid w:val="0"/>
              <w:jc w:val="center"/>
            </w:pPr>
          </w:p>
        </w:tc>
        <w:tc>
          <w:tcPr>
            <w:tcW w:w="1471" w:type="dxa"/>
            <w:shd w:val="clear" w:color="auto" w:fill="auto"/>
            <w:tcMar/>
          </w:tcPr>
          <w:p w14:paraId="3DD355C9" wp14:textId="77777777">
            <w:pPr>
              <w:snapToGrid w:val="0"/>
              <w:jc w:val="center"/>
            </w:pPr>
          </w:p>
        </w:tc>
        <w:tc>
          <w:tcPr>
            <w:tcW w:w="4685" w:type="dxa"/>
            <w:shd w:val="clear" w:color="auto" w:fill="auto"/>
            <w:tcMar/>
          </w:tcPr>
          <w:p w14:paraId="2728FA2F" wp14:textId="77777777">
            <w:pPr>
              <w:jc w:val="center"/>
              <w:rPr>
                <w:rFonts w:ascii="Arial Narrow" w:hAnsi="Arial Narrow" w:cs="Arial Narrow"/>
              </w:rPr>
            </w:pPr>
            <w:r>
              <w:t>Group IT</w:t>
            </w:r>
          </w:p>
        </w:tc>
        <w:tc>
          <w:tcPr>
            <w:tcW w:w="244" w:type="dxa"/>
            <w:shd w:val="clear" w:color="auto" w:fill="auto"/>
            <w:tcMar/>
          </w:tcPr>
          <w:p w14:paraId="1A81F0B1" wp14:textId="77777777">
            <w:pPr>
              <w:snapToGrid w:val="0"/>
              <w:jc w:val="center"/>
              <w:rPr>
                <w:rFonts w:ascii="Arial Narrow" w:hAnsi="Arial Narrow" w:cs="Arial Narrow"/>
              </w:rPr>
            </w:pPr>
          </w:p>
        </w:tc>
      </w:tr>
    </w:tbl>
    <w:p xmlns:wp14="http://schemas.microsoft.com/office/word/2010/wordml" w14:paraId="717AAFBA" wp14:textId="77777777"/>
    <w:p xmlns:wp14="http://schemas.microsoft.com/office/word/2010/wordml" w14:paraId="56EE48EE" wp14:textId="77777777">
      <w:pPr>
        <w:rPr>
          <w:rFonts w:cs="Arial"/>
        </w:rPr>
      </w:pPr>
    </w:p>
    <w:p xmlns:wp14="http://schemas.microsoft.com/office/word/2010/wordml" w14:paraId="2908EB2C" wp14:textId="77777777">
      <w:pPr>
        <w:rPr>
          <w:rFonts w:cs="Arial"/>
        </w:rPr>
      </w:pPr>
    </w:p>
    <w:p xmlns:wp14="http://schemas.microsoft.com/office/word/2010/wordml" w14:paraId="121FD38A" wp14:textId="77777777">
      <w:pPr>
        <w:rPr>
          <w:rFonts w:cs="Arial"/>
        </w:rPr>
      </w:pPr>
    </w:p>
    <w:p xmlns:wp14="http://schemas.microsoft.com/office/word/2010/wordml" w14:paraId="1FE2DD96" wp14:textId="77777777">
      <w:pPr>
        <w:rPr>
          <w:rFonts w:cs="Arial"/>
        </w:rPr>
      </w:pPr>
    </w:p>
    <w:p xmlns:wp14="http://schemas.microsoft.com/office/word/2010/wordml" w14:paraId="27357532" wp14:textId="77777777">
      <w:pPr>
        <w:rPr>
          <w:rFonts w:cs="Arial"/>
        </w:rPr>
      </w:pPr>
    </w:p>
    <w:p xmlns:wp14="http://schemas.microsoft.com/office/word/2010/wordml" w14:paraId="07F023C8" wp14:textId="77777777">
      <w:pPr>
        <w:rPr>
          <w:rFonts w:cs="Arial"/>
        </w:rPr>
      </w:pPr>
    </w:p>
    <w:p xmlns:wp14="http://schemas.microsoft.com/office/word/2010/wordml" w14:paraId="4BDB5498" wp14:textId="77777777">
      <w:pPr>
        <w:rPr>
          <w:rFonts w:cs="Arial"/>
        </w:rPr>
      </w:pPr>
    </w:p>
    <w:p xmlns:wp14="http://schemas.microsoft.com/office/word/2010/wordml" w14:paraId="2916C19D" wp14:textId="77777777">
      <w:pPr>
        <w:rPr>
          <w:rFonts w:cs="Arial"/>
        </w:rPr>
      </w:pPr>
    </w:p>
    <w:p xmlns:wp14="http://schemas.microsoft.com/office/word/2010/wordml" w14:paraId="74869460" wp14:textId="77777777">
      <w:pPr>
        <w:rPr>
          <w:rFonts w:cs="Arial"/>
        </w:rPr>
      </w:pPr>
    </w:p>
    <w:p xmlns:wp14="http://schemas.microsoft.com/office/word/2010/wordml" w14:paraId="187F57B8" wp14:textId="77777777">
      <w:pPr>
        <w:rPr>
          <w:rFonts w:cs="Arial"/>
        </w:rPr>
      </w:pPr>
    </w:p>
    <w:p xmlns:wp14="http://schemas.microsoft.com/office/word/2010/wordml" w14:paraId="54738AF4" wp14:textId="77777777">
      <w:pPr>
        <w:rPr>
          <w:rFonts w:cs="Arial"/>
        </w:rPr>
      </w:pPr>
    </w:p>
    <w:p xmlns:wp14="http://schemas.microsoft.com/office/word/2010/wordml" w14:paraId="46ABBD8F" wp14:textId="77777777">
      <w:pPr>
        <w:rPr>
          <w:rFonts w:cs="Arial"/>
        </w:rPr>
      </w:pPr>
    </w:p>
    <w:p xmlns:wp14="http://schemas.microsoft.com/office/word/2010/wordml" w14:paraId="06BBA33E" wp14:textId="77777777">
      <w:pPr>
        <w:rPr>
          <w:rFonts w:cs="Arial"/>
        </w:rPr>
      </w:pPr>
    </w:p>
    <w:p xmlns:wp14="http://schemas.microsoft.com/office/word/2010/wordml" w14:paraId="464FCBC1" wp14:textId="77777777">
      <w:pPr>
        <w:rPr>
          <w:rFonts w:cs="Arial"/>
        </w:rPr>
      </w:pPr>
    </w:p>
    <w:p xmlns:wp14="http://schemas.microsoft.com/office/word/2010/wordml" w14:paraId="5C8C6B09" wp14:textId="77777777">
      <w:pPr>
        <w:rPr>
          <w:rFonts w:cs="Arial"/>
        </w:rPr>
      </w:pPr>
    </w:p>
    <w:p xmlns:wp14="http://schemas.microsoft.com/office/word/2010/wordml" w14:paraId="3382A365" wp14:textId="77777777">
      <w:pPr>
        <w:rPr>
          <w:rFonts w:cs="Arial"/>
        </w:rPr>
      </w:pPr>
    </w:p>
    <w:p xmlns:wp14="http://schemas.microsoft.com/office/word/2010/wordml" w14:paraId="5C71F136" wp14:textId="77777777">
      <w:pPr>
        <w:rPr>
          <w:rFonts w:cs="Arial"/>
        </w:rPr>
      </w:pPr>
    </w:p>
    <w:p xmlns:wp14="http://schemas.microsoft.com/office/word/2010/wordml" w14:paraId="62199465" wp14:textId="77777777">
      <w:pPr>
        <w:rPr>
          <w:rFonts w:cs="Arial"/>
        </w:rPr>
      </w:pPr>
    </w:p>
    <w:p xmlns:wp14="http://schemas.microsoft.com/office/word/2010/wordml" w14:paraId="0DA123B1" wp14:textId="77777777">
      <w:pPr>
        <w:rPr>
          <w:rFonts w:cs="Arial"/>
        </w:rPr>
      </w:pPr>
    </w:p>
    <w:p xmlns:wp14="http://schemas.microsoft.com/office/word/2010/wordml" w14:paraId="4C4CEA3D" wp14:textId="77777777">
      <w:pPr>
        <w:rPr>
          <w:rFonts w:cs="Arial"/>
        </w:rPr>
      </w:pPr>
    </w:p>
    <w:p xmlns:wp14="http://schemas.microsoft.com/office/word/2010/wordml" w14:paraId="50895670" wp14:textId="77777777">
      <w:pPr>
        <w:rPr>
          <w:rFonts w:cs="Arial"/>
        </w:rPr>
      </w:pPr>
    </w:p>
    <w:p xmlns:wp14="http://schemas.microsoft.com/office/word/2010/wordml" w14:paraId="38C1F859" wp14:textId="77777777">
      <w:pPr>
        <w:rPr>
          <w:rFonts w:cs="Arial"/>
        </w:rPr>
      </w:pPr>
    </w:p>
    <w:p xmlns:wp14="http://schemas.microsoft.com/office/word/2010/wordml" w14:paraId="0C8FE7CE" wp14:textId="77777777">
      <w:pPr>
        <w:rPr>
          <w:rFonts w:cs="Arial"/>
        </w:rPr>
      </w:pPr>
    </w:p>
    <w:p xmlns:wp14="http://schemas.microsoft.com/office/word/2010/wordml" w14:paraId="41004F19" wp14:textId="77777777">
      <w:pPr>
        <w:rPr>
          <w:rFonts w:cs="Arial"/>
        </w:rPr>
      </w:pPr>
    </w:p>
    <w:p xmlns:wp14="http://schemas.microsoft.com/office/word/2010/wordml" w14:paraId="67C0C651" wp14:textId="77777777">
      <w:pPr>
        <w:rPr>
          <w:rFonts w:cs="Arial"/>
        </w:rPr>
      </w:pPr>
    </w:p>
    <w:p xmlns:wp14="http://schemas.microsoft.com/office/word/2010/wordml" w14:paraId="308D56CC" wp14:textId="77777777">
      <w:pPr>
        <w:rPr>
          <w:rFonts w:cs="Arial"/>
        </w:rPr>
      </w:pPr>
    </w:p>
    <w:p xmlns:wp14="http://schemas.microsoft.com/office/word/2010/wordml" w14:paraId="797E50C6" wp14:textId="77777777">
      <w:pPr>
        <w:rPr>
          <w:rFonts w:cs="Arial"/>
        </w:rPr>
      </w:pPr>
    </w:p>
    <w:p xmlns:wp14="http://schemas.microsoft.com/office/word/2010/wordml" w14:paraId="7B04FA47" wp14:textId="77777777">
      <w:pPr>
        <w:rPr>
          <w:rFonts w:cs="Arial"/>
        </w:rPr>
      </w:pPr>
    </w:p>
    <w:p xmlns:wp14="http://schemas.microsoft.com/office/word/2010/wordml" w14:paraId="56D4468A" wp14:textId="77777777">
      <w:pPr>
        <w:jc w:val="center"/>
        <w:rPr>
          <w:rFonts w:cs="Arial"/>
          <w:b/>
          <w:bCs/>
          <w:sz w:val="28"/>
          <w:szCs w:val="28"/>
        </w:rPr>
      </w:pPr>
      <w:r>
        <w:rPr>
          <w:rFonts w:cs="Arial"/>
          <w:b/>
          <w:bCs/>
          <w:sz w:val="28"/>
          <w:szCs w:val="28"/>
        </w:rPr>
        <w:t>INTENTIONALLY LEFT BLANK</w:t>
      </w:r>
    </w:p>
    <w:p xmlns:wp14="http://schemas.microsoft.com/office/word/2010/wordml" w14:paraId="568C698B" wp14:textId="77777777">
      <w:pPr>
        <w:rPr>
          <w:rFonts w:cs="Arial"/>
        </w:rPr>
      </w:pPr>
    </w:p>
    <w:p xmlns:wp14="http://schemas.microsoft.com/office/word/2010/wordml" w14:paraId="1A939487" wp14:textId="77777777">
      <w:pPr>
        <w:rPr>
          <w:rFonts w:cs="Arial"/>
        </w:rPr>
        <w:sectPr>
          <w:headerReference w:type="default" r:id="rId7"/>
          <w:footerReference w:type="default" r:id="rId9"/>
          <w:headerReference w:type="even" r:id="rId8"/>
          <w:footerReference w:type="even" r:id="rId10"/>
          <w:type w:val="oddPage"/>
          <w:pgSz w:w="11909" w:h="16834" w:orient="portrait"/>
          <w:pgMar w:top="360" w:right="648" w:bottom="360" w:left="1296" w:header="216" w:footer="367" w:gutter="0"/>
          <w:pgNumType w:start="1"/>
          <w:cols w:space="720" w:num="1"/>
        </w:sectPr>
      </w:pPr>
    </w:p>
    <w:p xmlns:wp14="http://schemas.microsoft.com/office/word/2010/wordml" w14:paraId="78356A93" wp14:textId="77777777">
      <w:pPr>
        <w:spacing w:line="360" w:lineRule="auto"/>
        <w:ind w:left="0"/>
        <w:rPr>
          <w:rFonts w:cs="Arial"/>
          <w:b/>
        </w:rPr>
      </w:pPr>
      <w:r>
        <w:rPr>
          <w:rFonts w:cs="Arial"/>
          <w:b/>
        </w:rPr>
        <w:t>TABLE OF CONTENTS</w:t>
      </w:r>
    </w:p>
    <w:p xmlns:wp14="http://schemas.microsoft.com/office/word/2010/wordml" w14:paraId="3E84E3D8" wp14:textId="77777777">
      <w:pPr>
        <w:tabs>
          <w:tab w:val="left" w:pos="6095"/>
          <w:tab w:val="left" w:pos="6313"/>
          <w:tab w:val="right" w:pos="9360"/>
        </w:tabs>
        <w:spacing w:line="360" w:lineRule="auto"/>
        <w:ind w:left="0"/>
        <w:rPr>
          <w:rFonts w:cs="Arial"/>
          <w:b/>
        </w:rPr>
      </w:pPr>
      <w:r>
        <w:rPr>
          <w:rFonts w:cs="Arial"/>
          <w:b/>
        </w:rPr>
        <w:t>Contents</w:t>
      </w:r>
      <w:r>
        <w:rPr>
          <w:rFonts w:cs="Arial"/>
          <w:b/>
        </w:rPr>
        <w:tab/>
      </w:r>
      <w:r>
        <w:rPr>
          <w:rFonts w:cs="Arial"/>
          <w:b/>
        </w:rPr>
        <w:tab/>
      </w:r>
      <w:r>
        <w:rPr>
          <w:rFonts w:cs="Arial"/>
          <w:b/>
        </w:rPr>
        <w:t xml:space="preserve">             Page</w:t>
      </w:r>
    </w:p>
    <w:p xmlns:wp14="http://schemas.microsoft.com/office/word/2010/wordml" w14:paraId="6742DBFE" wp14:textId="77777777">
      <w:pPr>
        <w:pStyle w:val="36"/>
        <w:rPr>
          <w:rFonts w:asciiTheme="minorHAnsi" w:hAnsiTheme="minorHAnsi" w:eastAsiaTheme="minorEastAsia" w:cstheme="minorBidi"/>
          <w:b w:val="0"/>
          <w:sz w:val="22"/>
          <w:szCs w:val="22"/>
        </w:rPr>
      </w:pPr>
      <w:r>
        <w:fldChar w:fldCharType="begin"/>
      </w:r>
      <w:r>
        <w:instrText xml:space="preserve"> TOC \o "1-3" \h \z \u \t "Heading 8,8,Heading 9,9" </w:instrText>
      </w:r>
      <w:r>
        <w:fldChar w:fldCharType="separate"/>
      </w:r>
      <w:r>
        <w:fldChar w:fldCharType="begin"/>
      </w:r>
      <w:r>
        <w:instrText xml:space="preserve"> HYPERLINK \l "_Toc503346522" </w:instrText>
      </w:r>
      <w:r>
        <w:fldChar w:fldCharType="separate"/>
      </w:r>
      <w:r>
        <w:rPr>
          <w:rStyle w:val="40"/>
        </w:rPr>
        <w:t>PART 1</w:t>
      </w:r>
      <w:r>
        <w:rPr>
          <w:rFonts w:asciiTheme="minorHAnsi" w:hAnsiTheme="minorHAnsi" w:eastAsiaTheme="minorEastAsia" w:cstheme="minorBidi"/>
          <w:b w:val="0"/>
          <w:sz w:val="22"/>
          <w:szCs w:val="22"/>
        </w:rPr>
        <w:tab/>
      </w:r>
      <w:r>
        <w:rPr>
          <w:rStyle w:val="40"/>
        </w:rPr>
        <w:t>- MANUAL ADMINISTRATION</w:t>
      </w:r>
      <w:r>
        <w:tab/>
      </w:r>
      <w:r>
        <w:t xml:space="preserve">   </w:t>
      </w:r>
      <w:r>
        <w:fldChar w:fldCharType="begin"/>
      </w:r>
      <w:r>
        <w:instrText xml:space="preserve"> PAGEREF _Toc503346522 \h </w:instrText>
      </w:r>
      <w:r>
        <w:fldChar w:fldCharType="separate"/>
      </w:r>
      <w:r>
        <w:t>1-1</w:t>
      </w:r>
      <w:r>
        <w:fldChar w:fldCharType="end"/>
      </w:r>
      <w:r>
        <w:fldChar w:fldCharType="end"/>
      </w:r>
    </w:p>
    <w:p xmlns:wp14="http://schemas.microsoft.com/office/word/2010/wordml" w14:paraId="253441BD" wp14:textId="77777777">
      <w:pPr>
        <w:pStyle w:val="31"/>
        <w:rPr>
          <w:rFonts w:asciiTheme="minorHAnsi" w:hAnsiTheme="minorHAnsi" w:eastAsiaTheme="minorEastAsia" w:cstheme="minorBidi"/>
          <w:b w:val="0"/>
          <w:bCs w:val="0"/>
          <w:sz w:val="22"/>
          <w:szCs w:val="22"/>
          <w:lang w:val="en-US"/>
        </w:rPr>
      </w:pPr>
      <w:r>
        <w:fldChar w:fldCharType="begin"/>
      </w:r>
      <w:r>
        <w:instrText xml:space="preserve"> HYPERLINK \l "_Toc503346523" </w:instrText>
      </w:r>
      <w:r>
        <w:fldChar w:fldCharType="separate"/>
      </w:r>
      <w:r>
        <w:rPr>
          <w:rStyle w:val="40"/>
        </w:rPr>
        <w:t>1.1</w:t>
      </w:r>
      <w:r>
        <w:rPr>
          <w:rFonts w:asciiTheme="minorHAnsi" w:hAnsiTheme="minorHAnsi" w:eastAsiaTheme="minorEastAsia" w:cstheme="minorBidi"/>
          <w:b w:val="0"/>
          <w:bCs w:val="0"/>
          <w:sz w:val="22"/>
          <w:szCs w:val="22"/>
          <w:lang w:val="en-US"/>
        </w:rPr>
        <w:tab/>
      </w:r>
      <w:r>
        <w:rPr>
          <w:rStyle w:val="40"/>
        </w:rPr>
        <w:t>RECORD OF REVISION</w:t>
      </w:r>
      <w:r>
        <w:tab/>
      </w:r>
      <w:r>
        <w:fldChar w:fldCharType="begin"/>
      </w:r>
      <w:r>
        <w:instrText xml:space="preserve"> PAGEREF _Toc503346523 \h </w:instrText>
      </w:r>
      <w:r>
        <w:fldChar w:fldCharType="separate"/>
      </w:r>
      <w:r>
        <w:t>1-2</w:t>
      </w:r>
      <w:r>
        <w:fldChar w:fldCharType="end"/>
      </w:r>
      <w:r>
        <w:fldChar w:fldCharType="end"/>
      </w:r>
    </w:p>
    <w:p xmlns:wp14="http://schemas.microsoft.com/office/word/2010/wordml" w14:paraId="00EB0036" wp14:textId="77777777">
      <w:pPr>
        <w:pStyle w:val="31"/>
        <w:rPr>
          <w:rFonts w:asciiTheme="minorHAnsi" w:hAnsiTheme="minorHAnsi" w:eastAsiaTheme="minorEastAsia" w:cstheme="minorBidi"/>
          <w:b w:val="0"/>
          <w:bCs w:val="0"/>
          <w:sz w:val="22"/>
          <w:szCs w:val="22"/>
          <w:lang w:val="en-US"/>
        </w:rPr>
      </w:pPr>
      <w:r>
        <w:fldChar w:fldCharType="begin"/>
      </w:r>
      <w:r>
        <w:instrText xml:space="preserve"> HYPERLINK \l "_Toc503346524" </w:instrText>
      </w:r>
      <w:r>
        <w:fldChar w:fldCharType="separate"/>
      </w:r>
      <w:r>
        <w:rPr>
          <w:rStyle w:val="40"/>
        </w:rPr>
        <w:t>1.2</w:t>
      </w:r>
      <w:r>
        <w:rPr>
          <w:rFonts w:asciiTheme="minorHAnsi" w:hAnsiTheme="minorHAnsi" w:eastAsiaTheme="minorEastAsia" w:cstheme="minorBidi"/>
          <w:b w:val="0"/>
          <w:bCs w:val="0"/>
          <w:sz w:val="22"/>
          <w:szCs w:val="22"/>
          <w:lang w:val="en-US"/>
        </w:rPr>
        <w:tab/>
      </w:r>
      <w:r>
        <w:rPr>
          <w:rStyle w:val="40"/>
        </w:rPr>
        <w:t>LIST OF EFFECTIVE PAGES</w:t>
      </w:r>
      <w:r>
        <w:tab/>
      </w:r>
      <w:r>
        <w:fldChar w:fldCharType="begin"/>
      </w:r>
      <w:r>
        <w:instrText xml:space="preserve"> PAGEREF _Toc503346524 \h </w:instrText>
      </w:r>
      <w:r>
        <w:fldChar w:fldCharType="separate"/>
      </w:r>
      <w:r>
        <w:t>1-3</w:t>
      </w:r>
      <w:r>
        <w:fldChar w:fldCharType="end"/>
      </w:r>
      <w:r>
        <w:fldChar w:fldCharType="end"/>
      </w:r>
    </w:p>
    <w:p xmlns:wp14="http://schemas.microsoft.com/office/word/2010/wordml" w14:paraId="6654AC8D" wp14:textId="77777777">
      <w:pPr>
        <w:pStyle w:val="31"/>
        <w:rPr>
          <w:rFonts w:asciiTheme="minorHAnsi" w:hAnsiTheme="minorHAnsi" w:eastAsiaTheme="minorEastAsia" w:cstheme="minorBidi"/>
          <w:b w:val="0"/>
          <w:bCs w:val="0"/>
          <w:sz w:val="22"/>
          <w:szCs w:val="22"/>
          <w:lang w:val="en-US"/>
        </w:rPr>
      </w:pPr>
      <w:r>
        <w:fldChar w:fldCharType="begin"/>
      </w:r>
      <w:r>
        <w:instrText xml:space="preserve"> HYPERLINK \l "_Toc503346525" </w:instrText>
      </w:r>
      <w:r>
        <w:fldChar w:fldCharType="separate"/>
      </w:r>
      <w:r>
        <w:rPr>
          <w:rStyle w:val="40"/>
        </w:rPr>
        <w:t>1.3</w:t>
      </w:r>
      <w:r>
        <w:rPr>
          <w:rFonts w:asciiTheme="minorHAnsi" w:hAnsiTheme="minorHAnsi" w:eastAsiaTheme="minorEastAsia" w:cstheme="minorBidi"/>
          <w:b w:val="0"/>
          <w:bCs w:val="0"/>
          <w:sz w:val="22"/>
          <w:szCs w:val="22"/>
          <w:lang w:val="en-US"/>
        </w:rPr>
        <w:tab/>
      </w:r>
      <w:r>
        <w:rPr>
          <w:rStyle w:val="40"/>
        </w:rPr>
        <w:t>DISTRIBUTION LIST</w:t>
      </w:r>
      <w:r>
        <w:tab/>
      </w:r>
      <w:r>
        <w:fldChar w:fldCharType="begin"/>
      </w:r>
      <w:r>
        <w:instrText xml:space="preserve"> PAGEREF _Toc503346525 \h </w:instrText>
      </w:r>
      <w:r>
        <w:fldChar w:fldCharType="separate"/>
      </w:r>
      <w:r>
        <w:t>1-4</w:t>
      </w:r>
      <w:r>
        <w:fldChar w:fldCharType="end"/>
      </w:r>
      <w:r>
        <w:fldChar w:fldCharType="end"/>
      </w:r>
    </w:p>
    <w:p xmlns:wp14="http://schemas.microsoft.com/office/word/2010/wordml" w14:paraId="31A43AB4" wp14:textId="77777777">
      <w:pPr>
        <w:pStyle w:val="31"/>
        <w:rPr>
          <w:rFonts w:asciiTheme="minorHAnsi" w:hAnsiTheme="minorHAnsi" w:eastAsiaTheme="minorEastAsia" w:cstheme="minorBidi"/>
          <w:b w:val="0"/>
          <w:bCs w:val="0"/>
          <w:sz w:val="22"/>
          <w:szCs w:val="22"/>
          <w:lang w:val="en-US"/>
        </w:rPr>
      </w:pPr>
      <w:r>
        <w:fldChar w:fldCharType="begin"/>
      </w:r>
      <w:r>
        <w:instrText xml:space="preserve"> HYPERLINK \l "_Toc503346526" </w:instrText>
      </w:r>
      <w:r>
        <w:fldChar w:fldCharType="separate"/>
      </w:r>
      <w:r>
        <w:rPr>
          <w:rStyle w:val="40"/>
        </w:rPr>
        <w:t>1.4</w:t>
      </w:r>
      <w:r>
        <w:rPr>
          <w:rFonts w:asciiTheme="minorHAnsi" w:hAnsiTheme="minorHAnsi" w:eastAsiaTheme="minorEastAsia" w:cstheme="minorBidi"/>
          <w:b w:val="0"/>
          <w:bCs w:val="0"/>
          <w:sz w:val="22"/>
          <w:szCs w:val="22"/>
          <w:lang w:val="en-US"/>
        </w:rPr>
        <w:tab/>
      </w:r>
      <w:r>
        <w:rPr>
          <w:rStyle w:val="40"/>
        </w:rPr>
        <w:t>LIST OF ABBREVIATIONS</w:t>
      </w:r>
      <w:r>
        <w:tab/>
      </w:r>
      <w:r>
        <w:fldChar w:fldCharType="begin"/>
      </w:r>
      <w:r>
        <w:instrText xml:space="preserve"> PAGEREF _Toc503346526 \h </w:instrText>
      </w:r>
      <w:r>
        <w:fldChar w:fldCharType="separate"/>
      </w:r>
      <w:r>
        <w:t>1-4</w:t>
      </w:r>
      <w:r>
        <w:fldChar w:fldCharType="end"/>
      </w:r>
      <w:r>
        <w:fldChar w:fldCharType="end"/>
      </w:r>
    </w:p>
    <w:p xmlns:wp14="http://schemas.microsoft.com/office/word/2010/wordml" w14:paraId="26695DDD" wp14:textId="77777777">
      <w:pPr>
        <w:pStyle w:val="31"/>
        <w:rPr>
          <w:rFonts w:asciiTheme="minorHAnsi" w:hAnsiTheme="minorHAnsi" w:eastAsiaTheme="minorEastAsia" w:cstheme="minorBidi"/>
          <w:b w:val="0"/>
          <w:bCs w:val="0"/>
          <w:sz w:val="22"/>
          <w:szCs w:val="22"/>
          <w:lang w:val="en-US"/>
        </w:rPr>
      </w:pPr>
      <w:r>
        <w:fldChar w:fldCharType="begin"/>
      </w:r>
      <w:r>
        <w:instrText xml:space="preserve"> HYPERLINK \l "_Toc503346527" </w:instrText>
      </w:r>
      <w:r>
        <w:fldChar w:fldCharType="separate"/>
      </w:r>
      <w:r>
        <w:rPr>
          <w:rStyle w:val="40"/>
        </w:rPr>
        <w:t>1.5</w:t>
      </w:r>
      <w:r>
        <w:rPr>
          <w:rFonts w:asciiTheme="minorHAnsi" w:hAnsiTheme="minorHAnsi" w:eastAsiaTheme="minorEastAsia" w:cstheme="minorBidi"/>
          <w:b w:val="0"/>
          <w:bCs w:val="0"/>
          <w:sz w:val="22"/>
          <w:szCs w:val="22"/>
          <w:lang w:val="en-US"/>
        </w:rPr>
        <w:tab/>
      </w:r>
      <w:r>
        <w:rPr>
          <w:rStyle w:val="40"/>
        </w:rPr>
        <w:t>CONDITION OF USE</w:t>
      </w:r>
      <w:r>
        <w:tab/>
      </w:r>
      <w:r>
        <w:fldChar w:fldCharType="begin"/>
      </w:r>
      <w:r>
        <w:instrText xml:space="preserve"> PAGEREF _Toc503346527 \h </w:instrText>
      </w:r>
      <w:r>
        <w:fldChar w:fldCharType="separate"/>
      </w:r>
      <w:r>
        <w:t>1-5</w:t>
      </w:r>
      <w:r>
        <w:fldChar w:fldCharType="end"/>
      </w:r>
      <w:r>
        <w:fldChar w:fldCharType="end"/>
      </w:r>
    </w:p>
    <w:p xmlns:wp14="http://schemas.microsoft.com/office/word/2010/wordml" w14:paraId="4FC80FFA" wp14:textId="77777777">
      <w:pPr>
        <w:pStyle w:val="31"/>
        <w:rPr>
          <w:rFonts w:asciiTheme="minorHAnsi" w:hAnsiTheme="minorHAnsi" w:eastAsiaTheme="minorEastAsia" w:cstheme="minorBidi"/>
          <w:b w:val="0"/>
          <w:bCs w:val="0"/>
          <w:sz w:val="22"/>
          <w:szCs w:val="22"/>
          <w:lang w:val="en-US"/>
        </w:rPr>
      </w:pPr>
      <w:r>
        <w:fldChar w:fldCharType="begin"/>
      </w:r>
      <w:r>
        <w:instrText xml:space="preserve"> HYPERLINK \l "_Toc503346528" </w:instrText>
      </w:r>
      <w:r>
        <w:fldChar w:fldCharType="separate"/>
      </w:r>
      <w:r>
        <w:rPr>
          <w:rStyle w:val="40"/>
        </w:rPr>
        <w:t>1.6</w:t>
      </w:r>
      <w:r>
        <w:rPr>
          <w:rFonts w:asciiTheme="minorHAnsi" w:hAnsiTheme="minorHAnsi" w:eastAsiaTheme="minorEastAsia" w:cstheme="minorBidi"/>
          <w:b w:val="0"/>
          <w:bCs w:val="0"/>
          <w:sz w:val="22"/>
          <w:szCs w:val="22"/>
          <w:lang w:val="en-US"/>
        </w:rPr>
        <w:tab/>
      </w:r>
      <w:r>
        <w:rPr>
          <w:rStyle w:val="40"/>
        </w:rPr>
        <w:t>CONTROL OF MANUAL</w:t>
      </w:r>
      <w:r>
        <w:tab/>
      </w:r>
      <w:r>
        <w:fldChar w:fldCharType="begin"/>
      </w:r>
      <w:r>
        <w:instrText xml:space="preserve"> PAGEREF _Toc503346528 \h </w:instrText>
      </w:r>
      <w:r>
        <w:fldChar w:fldCharType="separate"/>
      </w:r>
      <w:r>
        <w:t>1-5</w:t>
      </w:r>
      <w:r>
        <w:fldChar w:fldCharType="end"/>
      </w:r>
      <w:r>
        <w:fldChar w:fldCharType="end"/>
      </w:r>
    </w:p>
    <w:p xmlns:wp14="http://schemas.microsoft.com/office/word/2010/wordml" w14:paraId="309464B5" wp14:textId="77777777">
      <w:pPr>
        <w:pStyle w:val="36"/>
        <w:rPr>
          <w:rFonts w:asciiTheme="minorHAnsi" w:hAnsiTheme="minorHAnsi" w:eastAsiaTheme="minorEastAsia" w:cstheme="minorBidi"/>
          <w:b w:val="0"/>
          <w:sz w:val="22"/>
          <w:szCs w:val="22"/>
        </w:rPr>
      </w:pPr>
      <w:r>
        <w:fldChar w:fldCharType="begin"/>
      </w:r>
      <w:r>
        <w:instrText xml:space="preserve"> HYPERLINK \l "_Toc503346529" </w:instrText>
      </w:r>
      <w:r>
        <w:fldChar w:fldCharType="separate"/>
      </w:r>
      <w:r>
        <w:rPr>
          <w:rStyle w:val="40"/>
        </w:rPr>
        <w:t>PART 2</w:t>
      </w:r>
      <w:r>
        <w:rPr>
          <w:rFonts w:asciiTheme="minorHAnsi" w:hAnsiTheme="minorHAnsi" w:eastAsiaTheme="minorEastAsia" w:cstheme="minorBidi"/>
          <w:b w:val="0"/>
          <w:sz w:val="22"/>
          <w:szCs w:val="22"/>
        </w:rPr>
        <w:tab/>
      </w:r>
      <w:r>
        <w:rPr>
          <w:rStyle w:val="40"/>
        </w:rPr>
        <w:t>- MANUAL BACKGROUND</w:t>
      </w:r>
      <w:r>
        <w:tab/>
      </w:r>
      <w:r>
        <w:t xml:space="preserve">    </w:t>
      </w:r>
      <w:r>
        <w:fldChar w:fldCharType="begin"/>
      </w:r>
      <w:r>
        <w:instrText xml:space="preserve"> PAGEREF _Toc503346529 \h </w:instrText>
      </w:r>
      <w:r>
        <w:fldChar w:fldCharType="separate"/>
      </w:r>
      <w:r>
        <w:t>2-1</w:t>
      </w:r>
      <w:r>
        <w:fldChar w:fldCharType="end"/>
      </w:r>
      <w:r>
        <w:fldChar w:fldCharType="end"/>
      </w:r>
    </w:p>
    <w:p xmlns:wp14="http://schemas.microsoft.com/office/word/2010/wordml" w14:paraId="60F7E4BF" wp14:textId="77777777">
      <w:pPr>
        <w:pStyle w:val="31"/>
        <w:rPr>
          <w:rFonts w:asciiTheme="minorHAnsi" w:hAnsiTheme="minorHAnsi" w:eastAsiaTheme="minorEastAsia" w:cstheme="minorBidi"/>
          <w:b w:val="0"/>
          <w:bCs w:val="0"/>
          <w:sz w:val="22"/>
          <w:szCs w:val="22"/>
          <w:lang w:val="en-US"/>
        </w:rPr>
      </w:pPr>
      <w:r>
        <w:fldChar w:fldCharType="begin"/>
      </w:r>
      <w:r>
        <w:instrText xml:space="preserve"> HYPERLINK \l "_Toc503346530" </w:instrText>
      </w:r>
      <w:r>
        <w:fldChar w:fldCharType="separate"/>
      </w:r>
      <w:r>
        <w:rPr>
          <w:rStyle w:val="40"/>
        </w:rPr>
        <w:t>2.1</w:t>
      </w:r>
      <w:r>
        <w:rPr>
          <w:rFonts w:asciiTheme="minorHAnsi" w:hAnsiTheme="minorHAnsi" w:eastAsiaTheme="minorEastAsia" w:cstheme="minorBidi"/>
          <w:b w:val="0"/>
          <w:bCs w:val="0"/>
          <w:sz w:val="22"/>
          <w:szCs w:val="22"/>
          <w:lang w:val="en-US"/>
        </w:rPr>
        <w:tab/>
      </w:r>
      <w:r>
        <w:rPr>
          <w:rStyle w:val="40"/>
        </w:rPr>
        <w:t>INTRODUCTION</w:t>
      </w:r>
      <w:r>
        <w:tab/>
      </w:r>
      <w:r>
        <w:fldChar w:fldCharType="begin"/>
      </w:r>
      <w:r>
        <w:instrText xml:space="preserve"> PAGEREF _Toc503346530 \h </w:instrText>
      </w:r>
      <w:r>
        <w:fldChar w:fldCharType="separate"/>
      </w:r>
      <w:r>
        <w:t>2-2</w:t>
      </w:r>
      <w:r>
        <w:fldChar w:fldCharType="end"/>
      </w:r>
      <w:r>
        <w:fldChar w:fldCharType="end"/>
      </w:r>
    </w:p>
    <w:p xmlns:wp14="http://schemas.microsoft.com/office/word/2010/wordml" w14:paraId="4ACCE70F" wp14:textId="77777777">
      <w:pPr>
        <w:pStyle w:val="31"/>
        <w:rPr>
          <w:rFonts w:asciiTheme="minorHAnsi" w:hAnsiTheme="minorHAnsi" w:eastAsiaTheme="minorEastAsia" w:cstheme="minorBidi"/>
          <w:b w:val="0"/>
          <w:bCs w:val="0"/>
          <w:sz w:val="22"/>
          <w:szCs w:val="22"/>
          <w:lang w:val="en-US"/>
        </w:rPr>
      </w:pPr>
      <w:r>
        <w:fldChar w:fldCharType="begin"/>
      </w:r>
      <w:r>
        <w:instrText xml:space="preserve"> HYPERLINK \l "_Toc503346531" </w:instrText>
      </w:r>
      <w:r>
        <w:fldChar w:fldCharType="separate"/>
      </w:r>
      <w:r>
        <w:rPr>
          <w:rStyle w:val="40"/>
        </w:rPr>
        <w:t>2.2</w:t>
      </w:r>
      <w:r>
        <w:rPr>
          <w:rFonts w:asciiTheme="minorHAnsi" w:hAnsiTheme="minorHAnsi" w:eastAsiaTheme="minorEastAsia" w:cstheme="minorBidi"/>
          <w:b w:val="0"/>
          <w:bCs w:val="0"/>
          <w:sz w:val="22"/>
          <w:szCs w:val="22"/>
          <w:lang w:val="en-US"/>
        </w:rPr>
        <w:tab/>
      </w:r>
      <w:r>
        <w:rPr>
          <w:rStyle w:val="40"/>
        </w:rPr>
        <w:t>PURPOSE</w:t>
      </w:r>
      <w:r>
        <w:tab/>
      </w:r>
      <w:r>
        <w:fldChar w:fldCharType="begin"/>
      </w:r>
      <w:r>
        <w:instrText xml:space="preserve"> PAGEREF _Toc503346531 \h </w:instrText>
      </w:r>
      <w:r>
        <w:fldChar w:fldCharType="separate"/>
      </w:r>
      <w:r>
        <w:t>2-2</w:t>
      </w:r>
      <w:r>
        <w:fldChar w:fldCharType="end"/>
      </w:r>
      <w:r>
        <w:fldChar w:fldCharType="end"/>
      </w:r>
    </w:p>
    <w:p xmlns:wp14="http://schemas.microsoft.com/office/word/2010/wordml" w14:paraId="46610957" wp14:textId="77777777">
      <w:pPr>
        <w:pStyle w:val="31"/>
        <w:rPr>
          <w:rFonts w:asciiTheme="minorHAnsi" w:hAnsiTheme="minorHAnsi" w:eastAsiaTheme="minorEastAsia" w:cstheme="minorBidi"/>
          <w:b w:val="0"/>
          <w:bCs w:val="0"/>
          <w:sz w:val="22"/>
          <w:szCs w:val="22"/>
          <w:lang w:val="en-US"/>
        </w:rPr>
      </w:pPr>
      <w:r>
        <w:fldChar w:fldCharType="begin"/>
      </w:r>
      <w:r>
        <w:instrText xml:space="preserve"> HYPERLINK \l "_Toc503346532" </w:instrText>
      </w:r>
      <w:r>
        <w:fldChar w:fldCharType="separate"/>
      </w:r>
      <w:r>
        <w:rPr>
          <w:rStyle w:val="40"/>
        </w:rPr>
        <w:t>2.3</w:t>
      </w:r>
      <w:r>
        <w:rPr>
          <w:rFonts w:asciiTheme="minorHAnsi" w:hAnsiTheme="minorHAnsi" w:eastAsiaTheme="minorEastAsia" w:cstheme="minorBidi"/>
          <w:b w:val="0"/>
          <w:bCs w:val="0"/>
          <w:sz w:val="22"/>
          <w:szCs w:val="22"/>
          <w:lang w:val="en-US"/>
        </w:rPr>
        <w:tab/>
      </w:r>
      <w:r>
        <w:rPr>
          <w:rStyle w:val="40"/>
        </w:rPr>
        <w:t>SCOPE AND APPLICATION</w:t>
      </w:r>
      <w:r>
        <w:tab/>
      </w:r>
      <w:r>
        <w:fldChar w:fldCharType="begin"/>
      </w:r>
      <w:r>
        <w:instrText xml:space="preserve"> PAGEREF _Toc503346532 \h </w:instrText>
      </w:r>
      <w:r>
        <w:fldChar w:fldCharType="separate"/>
      </w:r>
      <w:r>
        <w:t>2-2</w:t>
      </w:r>
      <w:r>
        <w:fldChar w:fldCharType="end"/>
      </w:r>
      <w:r>
        <w:fldChar w:fldCharType="end"/>
      </w:r>
    </w:p>
    <w:p xmlns:wp14="http://schemas.microsoft.com/office/word/2010/wordml" w14:paraId="761F3651" wp14:textId="77777777">
      <w:pPr>
        <w:pStyle w:val="31"/>
        <w:rPr>
          <w:rFonts w:asciiTheme="minorHAnsi" w:hAnsiTheme="minorHAnsi" w:eastAsiaTheme="minorEastAsia" w:cstheme="minorBidi"/>
          <w:b w:val="0"/>
          <w:bCs w:val="0"/>
          <w:sz w:val="22"/>
          <w:szCs w:val="22"/>
          <w:lang w:val="en-US"/>
        </w:rPr>
      </w:pPr>
      <w:r>
        <w:fldChar w:fldCharType="begin"/>
      </w:r>
      <w:r>
        <w:instrText xml:space="preserve"> HYPERLINK \l "_Toc503346533" </w:instrText>
      </w:r>
      <w:r>
        <w:fldChar w:fldCharType="separate"/>
      </w:r>
      <w:r>
        <w:rPr>
          <w:rStyle w:val="40"/>
        </w:rPr>
        <w:t>2.4</w:t>
      </w:r>
      <w:r>
        <w:rPr>
          <w:rFonts w:asciiTheme="minorHAnsi" w:hAnsiTheme="minorHAnsi" w:eastAsiaTheme="minorEastAsia" w:cstheme="minorBidi"/>
          <w:b w:val="0"/>
          <w:bCs w:val="0"/>
          <w:sz w:val="22"/>
          <w:szCs w:val="22"/>
          <w:lang w:val="en-US"/>
        </w:rPr>
        <w:tab/>
      </w:r>
      <w:r>
        <w:rPr>
          <w:rStyle w:val="40"/>
        </w:rPr>
        <w:t>TERMINOLOGY</w:t>
      </w:r>
      <w:r>
        <w:tab/>
      </w:r>
      <w:r>
        <w:fldChar w:fldCharType="begin"/>
      </w:r>
      <w:r>
        <w:instrText xml:space="preserve"> PAGEREF _Toc503346533 \h </w:instrText>
      </w:r>
      <w:r>
        <w:fldChar w:fldCharType="separate"/>
      </w:r>
      <w:r>
        <w:t>2-2</w:t>
      </w:r>
      <w:r>
        <w:fldChar w:fldCharType="end"/>
      </w:r>
      <w:r>
        <w:fldChar w:fldCharType="end"/>
      </w:r>
    </w:p>
    <w:p xmlns:wp14="http://schemas.microsoft.com/office/word/2010/wordml" w14:paraId="5C11D0E0" wp14:textId="77777777">
      <w:pPr>
        <w:pStyle w:val="31"/>
        <w:rPr>
          <w:rFonts w:asciiTheme="minorHAnsi" w:hAnsiTheme="minorHAnsi" w:eastAsiaTheme="minorEastAsia" w:cstheme="minorBidi"/>
          <w:b w:val="0"/>
          <w:bCs w:val="0"/>
          <w:sz w:val="22"/>
          <w:szCs w:val="22"/>
          <w:lang w:val="en-US"/>
        </w:rPr>
      </w:pPr>
      <w:r>
        <w:fldChar w:fldCharType="begin"/>
      </w:r>
      <w:r>
        <w:instrText xml:space="preserve"> HYPERLINK \l "_Toc503346534" </w:instrText>
      </w:r>
      <w:r>
        <w:fldChar w:fldCharType="separate"/>
      </w:r>
      <w:r>
        <w:rPr>
          <w:rStyle w:val="40"/>
        </w:rPr>
        <w:t>2.5</w:t>
      </w:r>
      <w:r>
        <w:rPr>
          <w:rFonts w:asciiTheme="minorHAnsi" w:hAnsiTheme="minorHAnsi" w:eastAsiaTheme="minorEastAsia" w:cstheme="minorBidi"/>
          <w:b w:val="0"/>
          <w:bCs w:val="0"/>
          <w:sz w:val="22"/>
          <w:szCs w:val="22"/>
          <w:lang w:val="en-US"/>
        </w:rPr>
        <w:tab/>
      </w:r>
      <w:r>
        <w:rPr>
          <w:rStyle w:val="40"/>
        </w:rPr>
        <w:t>REFERENCES</w:t>
      </w:r>
      <w:r>
        <w:tab/>
      </w:r>
      <w:r>
        <w:fldChar w:fldCharType="begin"/>
      </w:r>
      <w:r>
        <w:instrText xml:space="preserve"> PAGEREF _Toc503346534 \h </w:instrText>
      </w:r>
      <w:r>
        <w:fldChar w:fldCharType="separate"/>
      </w:r>
      <w:r>
        <w:t>2-2</w:t>
      </w:r>
      <w:r>
        <w:fldChar w:fldCharType="end"/>
      </w:r>
      <w:r>
        <w:fldChar w:fldCharType="end"/>
      </w:r>
    </w:p>
    <w:p xmlns:wp14="http://schemas.microsoft.com/office/word/2010/wordml" w14:paraId="5C312CC2" wp14:textId="77777777">
      <w:pPr>
        <w:pStyle w:val="36"/>
        <w:rPr>
          <w:rFonts w:asciiTheme="minorHAnsi" w:hAnsiTheme="minorHAnsi" w:eastAsiaTheme="minorEastAsia" w:cstheme="minorBidi"/>
          <w:b w:val="0"/>
          <w:sz w:val="22"/>
          <w:szCs w:val="22"/>
        </w:rPr>
      </w:pPr>
      <w:r>
        <w:fldChar w:fldCharType="begin"/>
      </w:r>
      <w:r>
        <w:instrText xml:space="preserve"> HYPERLINK \l "_Toc503346535" </w:instrText>
      </w:r>
      <w:r>
        <w:fldChar w:fldCharType="separate"/>
      </w:r>
      <w:r>
        <w:rPr>
          <w:rStyle w:val="40"/>
        </w:rPr>
        <w:t>PART 3</w:t>
      </w:r>
      <w:r>
        <w:rPr>
          <w:rFonts w:asciiTheme="minorHAnsi" w:hAnsiTheme="minorHAnsi" w:eastAsiaTheme="minorEastAsia" w:cstheme="minorBidi"/>
          <w:b w:val="0"/>
          <w:sz w:val="22"/>
          <w:szCs w:val="22"/>
        </w:rPr>
        <w:tab/>
      </w:r>
      <w:r>
        <w:rPr>
          <w:rStyle w:val="40"/>
        </w:rPr>
        <w:t>–OVERVIEW OF BUSINESS PROCESS</w:t>
      </w:r>
      <w:r>
        <w:tab/>
      </w:r>
      <w:r>
        <w:t xml:space="preserve">   </w:t>
      </w:r>
      <w:r>
        <w:fldChar w:fldCharType="begin"/>
      </w:r>
      <w:r>
        <w:instrText xml:space="preserve"> PAGEREF _Toc503346535 \h </w:instrText>
      </w:r>
      <w:r>
        <w:fldChar w:fldCharType="separate"/>
      </w:r>
      <w:r>
        <w:t>3-1</w:t>
      </w:r>
      <w:r>
        <w:fldChar w:fldCharType="end"/>
      </w:r>
      <w:r>
        <w:fldChar w:fldCharType="end"/>
      </w:r>
    </w:p>
    <w:p xmlns:wp14="http://schemas.microsoft.com/office/word/2010/wordml" w14:paraId="07EE3846" wp14:textId="77777777">
      <w:pPr>
        <w:pStyle w:val="31"/>
        <w:rPr>
          <w:rFonts w:asciiTheme="minorHAnsi" w:hAnsiTheme="minorHAnsi" w:eastAsiaTheme="minorEastAsia" w:cstheme="minorBidi"/>
          <w:b w:val="0"/>
          <w:bCs w:val="0"/>
          <w:sz w:val="22"/>
          <w:szCs w:val="22"/>
          <w:lang w:val="en-US"/>
        </w:rPr>
      </w:pPr>
      <w:r>
        <w:fldChar w:fldCharType="begin"/>
      </w:r>
      <w:r>
        <w:instrText xml:space="preserve"> HYPERLINK \l "_Toc503346536" </w:instrText>
      </w:r>
      <w:r>
        <w:fldChar w:fldCharType="separate"/>
      </w:r>
      <w:r>
        <w:rPr>
          <w:rStyle w:val="40"/>
        </w:rPr>
        <w:t>3.1</w:t>
      </w:r>
      <w:r>
        <w:rPr>
          <w:rFonts w:asciiTheme="minorHAnsi" w:hAnsiTheme="minorHAnsi" w:eastAsiaTheme="minorEastAsia" w:cstheme="minorBidi"/>
          <w:b w:val="0"/>
          <w:bCs w:val="0"/>
          <w:sz w:val="22"/>
          <w:szCs w:val="22"/>
          <w:lang w:val="en-US"/>
        </w:rPr>
        <w:tab/>
      </w:r>
      <w:r>
        <w:rPr>
          <w:rStyle w:val="40"/>
        </w:rPr>
        <w:t>OVERVIEW OF BUSINESS PROCESS</w:t>
      </w:r>
      <w:r>
        <w:tab/>
      </w:r>
      <w:r>
        <w:fldChar w:fldCharType="begin"/>
      </w:r>
      <w:r>
        <w:instrText xml:space="preserve"> PAGEREF _Toc503346536 \h </w:instrText>
      </w:r>
      <w:r>
        <w:fldChar w:fldCharType="separate"/>
      </w:r>
      <w:r>
        <w:t>3-2</w:t>
      </w:r>
      <w:r>
        <w:fldChar w:fldCharType="end"/>
      </w:r>
      <w:r>
        <w:fldChar w:fldCharType="end"/>
      </w:r>
    </w:p>
    <w:p xmlns:wp14="http://schemas.microsoft.com/office/word/2010/wordml" w14:paraId="12C1ABF6" wp14:textId="77777777">
      <w:pPr>
        <w:pStyle w:val="36"/>
        <w:rPr>
          <w:rFonts w:asciiTheme="minorHAnsi" w:hAnsiTheme="minorHAnsi" w:eastAsiaTheme="minorEastAsia" w:cstheme="minorBidi"/>
          <w:b w:val="0"/>
          <w:sz w:val="22"/>
          <w:szCs w:val="22"/>
        </w:rPr>
      </w:pPr>
      <w:r>
        <w:fldChar w:fldCharType="begin"/>
      </w:r>
      <w:r>
        <w:instrText xml:space="preserve"> HYPERLINK \l "_Toc503346537" </w:instrText>
      </w:r>
      <w:r>
        <w:fldChar w:fldCharType="separate"/>
      </w:r>
      <w:r>
        <w:rPr>
          <w:rStyle w:val="40"/>
          <w:lang w:val="en-GB"/>
        </w:rPr>
        <w:t>PART 4</w:t>
      </w:r>
      <w:r>
        <w:rPr>
          <w:rFonts w:asciiTheme="minorHAnsi" w:hAnsiTheme="minorHAnsi" w:eastAsiaTheme="minorEastAsia" w:cstheme="minorBidi"/>
          <w:b w:val="0"/>
          <w:sz w:val="22"/>
          <w:szCs w:val="22"/>
        </w:rPr>
        <w:tab/>
      </w:r>
      <w:r>
        <w:rPr>
          <w:rStyle w:val="40"/>
        </w:rPr>
        <w:t>- MANUAL CONTENT TITLE</w:t>
      </w:r>
      <w:r>
        <w:tab/>
      </w:r>
      <w:r>
        <w:t xml:space="preserve">   </w:t>
      </w:r>
      <w:r>
        <w:fldChar w:fldCharType="begin"/>
      </w:r>
      <w:r>
        <w:instrText xml:space="preserve"> PAGEREF _Toc503346537 \h </w:instrText>
      </w:r>
      <w:r>
        <w:fldChar w:fldCharType="separate"/>
      </w:r>
      <w:r>
        <w:t>4-1</w:t>
      </w:r>
      <w:r>
        <w:fldChar w:fldCharType="end"/>
      </w:r>
      <w:r>
        <w:fldChar w:fldCharType="end"/>
      </w:r>
    </w:p>
    <w:p xmlns:wp14="http://schemas.microsoft.com/office/word/2010/wordml" w14:paraId="1965C106" wp14:textId="77777777">
      <w:pPr>
        <w:pStyle w:val="31"/>
        <w:rPr>
          <w:rFonts w:asciiTheme="minorHAnsi" w:hAnsiTheme="minorHAnsi" w:eastAsiaTheme="minorEastAsia" w:cstheme="minorBidi"/>
          <w:b w:val="0"/>
          <w:bCs w:val="0"/>
          <w:sz w:val="22"/>
          <w:szCs w:val="22"/>
          <w:lang w:val="en-US"/>
        </w:rPr>
      </w:pPr>
      <w:r>
        <w:fldChar w:fldCharType="begin"/>
      </w:r>
      <w:r>
        <w:instrText xml:space="preserve"> HYPERLINK \l "_Toc503346538" </w:instrText>
      </w:r>
      <w:r>
        <w:fldChar w:fldCharType="separate"/>
      </w:r>
      <w:r>
        <w:rPr>
          <w:rStyle w:val="40"/>
          <w:caps/>
        </w:rPr>
        <w:t>4.1</w:t>
      </w:r>
      <w:r>
        <w:rPr>
          <w:rFonts w:asciiTheme="minorHAnsi" w:hAnsiTheme="minorHAnsi" w:eastAsiaTheme="minorEastAsia" w:cstheme="minorBidi"/>
          <w:b w:val="0"/>
          <w:bCs w:val="0"/>
          <w:sz w:val="22"/>
          <w:szCs w:val="22"/>
          <w:lang w:val="en-US"/>
        </w:rPr>
        <w:tab/>
      </w:r>
      <w:r>
        <w:rPr>
          <w:rStyle w:val="40"/>
          <w:caps/>
        </w:rPr>
        <w:t>Systems overview</w:t>
      </w:r>
      <w:r>
        <w:tab/>
      </w:r>
      <w:r>
        <w:fldChar w:fldCharType="begin"/>
      </w:r>
      <w:r>
        <w:instrText xml:space="preserve"> PAGEREF _Toc503346538 \h </w:instrText>
      </w:r>
      <w:r>
        <w:fldChar w:fldCharType="separate"/>
      </w:r>
      <w:r>
        <w:t>4-2</w:t>
      </w:r>
      <w:r>
        <w:fldChar w:fldCharType="end"/>
      </w:r>
      <w:r>
        <w:fldChar w:fldCharType="end"/>
      </w:r>
    </w:p>
    <w:p xmlns:wp14="http://schemas.microsoft.com/office/word/2010/wordml" w14:paraId="393C5FD1" wp14:textId="77777777">
      <w:pPr>
        <w:pStyle w:val="31"/>
        <w:rPr>
          <w:rFonts w:asciiTheme="minorHAnsi" w:hAnsiTheme="minorHAnsi" w:eastAsiaTheme="minorEastAsia" w:cstheme="minorBidi"/>
          <w:b w:val="0"/>
          <w:bCs w:val="0"/>
          <w:sz w:val="22"/>
          <w:szCs w:val="22"/>
          <w:lang w:val="en-US"/>
        </w:rPr>
      </w:pPr>
      <w:r>
        <w:fldChar w:fldCharType="begin"/>
      </w:r>
      <w:r>
        <w:instrText xml:space="preserve"> HYPERLINK \l "_Toc503346539" </w:instrText>
      </w:r>
      <w:r>
        <w:fldChar w:fldCharType="separate"/>
      </w:r>
      <w:r>
        <w:rPr>
          <w:rStyle w:val="40"/>
          <w:rFonts w:ascii="Arial Bold" w:hAnsi="Arial Bold"/>
          <w:caps/>
        </w:rPr>
        <w:t>4.2</w:t>
      </w:r>
      <w:r>
        <w:rPr>
          <w:rFonts w:asciiTheme="minorHAnsi" w:hAnsiTheme="minorHAnsi" w:eastAsiaTheme="minorEastAsia" w:cstheme="minorBidi"/>
          <w:b w:val="0"/>
          <w:bCs w:val="0"/>
          <w:sz w:val="22"/>
          <w:szCs w:val="22"/>
          <w:lang w:val="en-US"/>
        </w:rPr>
        <w:tab/>
      </w:r>
      <w:r>
        <w:rPr>
          <w:rStyle w:val="40"/>
          <w:rFonts w:ascii="Arial Bold" w:hAnsi="Arial Bold"/>
          <w:caps/>
        </w:rPr>
        <w:t>System Concept DEsign</w:t>
      </w:r>
      <w:r>
        <w:tab/>
      </w:r>
      <w:r>
        <w:fldChar w:fldCharType="begin"/>
      </w:r>
      <w:r>
        <w:instrText xml:space="preserve"> PAGEREF _Toc503346539 \h </w:instrText>
      </w:r>
      <w:r>
        <w:fldChar w:fldCharType="separate"/>
      </w:r>
      <w:r>
        <w:t>4-2</w:t>
      </w:r>
      <w:r>
        <w:fldChar w:fldCharType="end"/>
      </w:r>
      <w:r>
        <w:fldChar w:fldCharType="end"/>
      </w:r>
    </w:p>
    <w:p xmlns:wp14="http://schemas.microsoft.com/office/word/2010/wordml" w14:paraId="0F647E9A" wp14:textId="77777777">
      <w:pPr>
        <w:pStyle w:val="32"/>
        <w:rPr>
          <w:rFonts w:asciiTheme="minorHAnsi" w:hAnsiTheme="minorHAnsi" w:eastAsiaTheme="minorEastAsia" w:cstheme="minorBidi"/>
          <w:sz w:val="22"/>
          <w:szCs w:val="22"/>
        </w:rPr>
      </w:pPr>
      <w:r>
        <w:fldChar w:fldCharType="begin"/>
      </w:r>
      <w:r>
        <w:instrText xml:space="preserve"> HYPERLINK \l "_Toc503346540" </w:instrText>
      </w:r>
      <w:r>
        <w:fldChar w:fldCharType="separate"/>
      </w:r>
      <w:r>
        <w:rPr>
          <w:rStyle w:val="40"/>
        </w:rPr>
        <w:t>4.2.1</w:t>
      </w:r>
      <w:r>
        <w:rPr>
          <w:rFonts w:asciiTheme="minorHAnsi" w:hAnsiTheme="minorHAnsi" w:eastAsiaTheme="minorEastAsia" w:cstheme="minorBidi"/>
          <w:sz w:val="22"/>
          <w:szCs w:val="22"/>
        </w:rPr>
        <w:tab/>
      </w:r>
      <w:r>
        <w:rPr>
          <w:rStyle w:val="40"/>
          <w:lang w:val="en-GB"/>
        </w:rPr>
        <w:t>Back End Utilities -Technical design</w:t>
      </w:r>
      <w:r>
        <w:tab/>
      </w:r>
      <w:r>
        <w:fldChar w:fldCharType="begin"/>
      </w:r>
      <w:r>
        <w:instrText xml:space="preserve"> PAGEREF _Toc503346540 \h </w:instrText>
      </w:r>
      <w:r>
        <w:fldChar w:fldCharType="separate"/>
      </w:r>
      <w:r>
        <w:t>4-3</w:t>
      </w:r>
      <w:r>
        <w:fldChar w:fldCharType="end"/>
      </w:r>
      <w:r>
        <w:fldChar w:fldCharType="end"/>
      </w:r>
    </w:p>
    <w:p xmlns:wp14="http://schemas.microsoft.com/office/word/2010/wordml" w14:paraId="13B5A115" wp14:textId="77777777">
      <w:pPr>
        <w:pStyle w:val="31"/>
        <w:rPr>
          <w:rFonts w:asciiTheme="minorHAnsi" w:hAnsiTheme="minorHAnsi" w:eastAsiaTheme="minorEastAsia" w:cstheme="minorBidi"/>
          <w:b w:val="0"/>
          <w:bCs w:val="0"/>
          <w:sz w:val="22"/>
          <w:szCs w:val="22"/>
          <w:lang w:val="en-US"/>
        </w:rPr>
      </w:pPr>
      <w:r>
        <w:fldChar w:fldCharType="begin"/>
      </w:r>
      <w:r>
        <w:instrText xml:space="preserve"> HYPERLINK \l "_Toc503346541" </w:instrText>
      </w:r>
      <w:r>
        <w:fldChar w:fldCharType="separate"/>
      </w:r>
      <w:r>
        <w:rPr>
          <w:rStyle w:val="40"/>
          <w:rFonts w:ascii="Arial Bold" w:hAnsi="Arial Bold"/>
          <w:caps/>
        </w:rPr>
        <w:t>4.3</w:t>
      </w:r>
      <w:r>
        <w:rPr>
          <w:rFonts w:asciiTheme="minorHAnsi" w:hAnsiTheme="minorHAnsi" w:eastAsiaTheme="minorEastAsia" w:cstheme="minorBidi"/>
          <w:b w:val="0"/>
          <w:bCs w:val="0"/>
          <w:sz w:val="22"/>
          <w:szCs w:val="22"/>
          <w:lang w:val="en-US"/>
        </w:rPr>
        <w:tab/>
      </w:r>
      <w:r>
        <w:rPr>
          <w:rStyle w:val="40"/>
          <w:rFonts w:ascii="Arial Bold" w:hAnsi="Arial Bold"/>
          <w:caps/>
        </w:rPr>
        <w:t>Interfaces</w:t>
      </w:r>
      <w:r>
        <w:tab/>
      </w:r>
      <w:r>
        <w:fldChar w:fldCharType="begin"/>
      </w:r>
      <w:r>
        <w:instrText xml:space="preserve"> PAGEREF _Toc503346541 \h </w:instrText>
      </w:r>
      <w:r>
        <w:fldChar w:fldCharType="separate"/>
      </w:r>
      <w:r>
        <w:t>4-4</w:t>
      </w:r>
      <w:r>
        <w:fldChar w:fldCharType="end"/>
      </w:r>
      <w:r>
        <w:fldChar w:fldCharType="end"/>
      </w:r>
    </w:p>
    <w:p xmlns:wp14="http://schemas.microsoft.com/office/word/2010/wordml" w14:paraId="37E2B74E" wp14:textId="77777777">
      <w:pPr>
        <w:pStyle w:val="32"/>
        <w:rPr>
          <w:rFonts w:asciiTheme="minorHAnsi" w:hAnsiTheme="minorHAnsi" w:eastAsiaTheme="minorEastAsia" w:cstheme="minorBidi"/>
          <w:sz w:val="22"/>
          <w:szCs w:val="22"/>
        </w:rPr>
      </w:pPr>
      <w:r>
        <w:fldChar w:fldCharType="begin"/>
      </w:r>
      <w:r>
        <w:instrText xml:space="preserve"> HYPERLINK \l "_Toc503346542" </w:instrText>
      </w:r>
      <w:r>
        <w:fldChar w:fldCharType="separate"/>
      </w:r>
      <w:r>
        <w:rPr>
          <w:rStyle w:val="40"/>
        </w:rPr>
        <w:t>4.3.1</w:t>
      </w:r>
      <w:r>
        <w:rPr>
          <w:rFonts w:asciiTheme="minorHAnsi" w:hAnsiTheme="minorHAnsi" w:eastAsiaTheme="minorEastAsia" w:cstheme="minorBidi"/>
          <w:sz w:val="22"/>
          <w:szCs w:val="22"/>
        </w:rPr>
        <w:tab/>
      </w:r>
      <w:r>
        <w:rPr>
          <w:rStyle w:val="40"/>
        </w:rPr>
        <w:t>User Interfaces</w:t>
      </w:r>
      <w:r>
        <w:tab/>
      </w:r>
      <w:r>
        <w:fldChar w:fldCharType="begin"/>
      </w:r>
      <w:r>
        <w:instrText xml:space="preserve"> PAGEREF _Toc503346542 \h </w:instrText>
      </w:r>
      <w:r>
        <w:fldChar w:fldCharType="separate"/>
      </w:r>
      <w:r>
        <w:t>4-4</w:t>
      </w:r>
      <w:r>
        <w:fldChar w:fldCharType="end"/>
      </w:r>
      <w:r>
        <w:fldChar w:fldCharType="end"/>
      </w:r>
    </w:p>
    <w:p xmlns:wp14="http://schemas.microsoft.com/office/word/2010/wordml" w14:paraId="5F8F2C7F" wp14:textId="77777777">
      <w:pPr>
        <w:pStyle w:val="32"/>
        <w:rPr>
          <w:rFonts w:asciiTheme="minorHAnsi" w:hAnsiTheme="minorHAnsi" w:eastAsiaTheme="minorEastAsia" w:cstheme="minorBidi"/>
          <w:sz w:val="22"/>
          <w:szCs w:val="22"/>
        </w:rPr>
      </w:pPr>
      <w:r>
        <w:fldChar w:fldCharType="begin"/>
      </w:r>
      <w:r>
        <w:instrText xml:space="preserve"> HYPERLINK \l "_Toc503346543" </w:instrText>
      </w:r>
      <w:r>
        <w:fldChar w:fldCharType="separate"/>
      </w:r>
      <w:r>
        <w:rPr>
          <w:rStyle w:val="40"/>
        </w:rPr>
        <w:t>4.3.2</w:t>
      </w:r>
      <w:r>
        <w:rPr>
          <w:rFonts w:asciiTheme="minorHAnsi" w:hAnsiTheme="minorHAnsi" w:eastAsiaTheme="minorEastAsia" w:cstheme="minorBidi"/>
          <w:sz w:val="22"/>
          <w:szCs w:val="22"/>
        </w:rPr>
        <w:tab/>
      </w:r>
      <w:r>
        <w:rPr>
          <w:rStyle w:val="40"/>
        </w:rPr>
        <w:t>System Interfaces</w:t>
      </w:r>
      <w:r>
        <w:tab/>
      </w:r>
      <w:r>
        <w:fldChar w:fldCharType="begin"/>
      </w:r>
      <w:r>
        <w:instrText xml:space="preserve"> PAGEREF _Toc503346543 \h </w:instrText>
      </w:r>
      <w:r>
        <w:fldChar w:fldCharType="separate"/>
      </w:r>
      <w:r>
        <w:t>4-15</w:t>
      </w:r>
      <w:r>
        <w:fldChar w:fldCharType="end"/>
      </w:r>
      <w:r>
        <w:fldChar w:fldCharType="end"/>
      </w:r>
    </w:p>
    <w:p xmlns:wp14="http://schemas.microsoft.com/office/word/2010/wordml" w14:paraId="6C09070B" wp14:textId="77777777">
      <w:pPr>
        <w:pStyle w:val="32"/>
        <w:rPr>
          <w:rFonts w:asciiTheme="minorHAnsi" w:hAnsiTheme="minorHAnsi" w:eastAsiaTheme="minorEastAsia" w:cstheme="minorBidi"/>
          <w:sz w:val="22"/>
          <w:szCs w:val="22"/>
        </w:rPr>
      </w:pPr>
      <w:r>
        <w:fldChar w:fldCharType="begin"/>
      </w:r>
      <w:r>
        <w:instrText xml:space="preserve"> HYPERLINK \l "_Toc503346544" </w:instrText>
      </w:r>
      <w:r>
        <w:fldChar w:fldCharType="separate"/>
      </w:r>
      <w:r>
        <w:rPr>
          <w:rStyle w:val="40"/>
        </w:rPr>
        <w:t>4.3.3</w:t>
      </w:r>
      <w:r>
        <w:rPr>
          <w:rFonts w:asciiTheme="minorHAnsi" w:hAnsiTheme="minorHAnsi" w:eastAsiaTheme="minorEastAsia" w:cstheme="minorBidi"/>
          <w:sz w:val="22"/>
          <w:szCs w:val="22"/>
        </w:rPr>
        <w:tab/>
      </w:r>
      <w:r>
        <w:rPr>
          <w:rStyle w:val="40"/>
        </w:rPr>
        <w:t>DATABASE TABLE DETAILS</w:t>
      </w:r>
      <w:r>
        <w:tab/>
      </w:r>
      <w:r>
        <w:fldChar w:fldCharType="begin"/>
      </w:r>
      <w:r>
        <w:instrText xml:space="preserve"> PAGEREF _Toc503346544 \h </w:instrText>
      </w:r>
      <w:r>
        <w:fldChar w:fldCharType="separate"/>
      </w:r>
      <w:r>
        <w:t>4-15</w:t>
      </w:r>
      <w:r>
        <w:fldChar w:fldCharType="end"/>
      </w:r>
      <w:r>
        <w:fldChar w:fldCharType="end"/>
      </w:r>
    </w:p>
    <w:p xmlns:wp14="http://schemas.microsoft.com/office/word/2010/wordml" w14:paraId="0B4D9AA6" wp14:textId="77777777">
      <w:pPr>
        <w:pStyle w:val="31"/>
        <w:rPr>
          <w:rFonts w:asciiTheme="minorHAnsi" w:hAnsiTheme="minorHAnsi" w:eastAsiaTheme="minorEastAsia" w:cstheme="minorBidi"/>
          <w:b w:val="0"/>
          <w:bCs w:val="0"/>
          <w:sz w:val="22"/>
          <w:szCs w:val="22"/>
          <w:lang w:val="en-US"/>
        </w:rPr>
      </w:pPr>
      <w:r>
        <w:fldChar w:fldCharType="begin"/>
      </w:r>
      <w:r>
        <w:instrText xml:space="preserve"> HYPERLINK \l "_Toc503346545" </w:instrText>
      </w:r>
      <w:r>
        <w:fldChar w:fldCharType="separate"/>
      </w:r>
      <w:r>
        <w:rPr>
          <w:rStyle w:val="40"/>
          <w:rFonts w:ascii="Arial Bold" w:hAnsi="Arial Bold"/>
          <w:caps/>
        </w:rPr>
        <w:t>4.4</w:t>
      </w:r>
      <w:r>
        <w:rPr>
          <w:rFonts w:asciiTheme="minorHAnsi" w:hAnsiTheme="minorHAnsi" w:eastAsiaTheme="minorEastAsia" w:cstheme="minorBidi"/>
          <w:b w:val="0"/>
          <w:bCs w:val="0"/>
          <w:sz w:val="22"/>
          <w:szCs w:val="22"/>
          <w:lang w:val="en-US"/>
        </w:rPr>
        <w:tab/>
      </w:r>
      <w:r>
        <w:rPr>
          <w:rStyle w:val="40"/>
          <w:rFonts w:ascii="Arial Bold" w:hAnsi="Arial Bold"/>
          <w:caps/>
        </w:rPr>
        <w:t>Warranty and Maintenance Period</w:t>
      </w:r>
      <w:r>
        <w:tab/>
      </w:r>
      <w:r>
        <w:fldChar w:fldCharType="begin"/>
      </w:r>
      <w:r>
        <w:instrText xml:space="preserve"> PAGEREF _Toc503346545 \h </w:instrText>
      </w:r>
      <w:r>
        <w:fldChar w:fldCharType="separate"/>
      </w:r>
      <w:r>
        <w:t>4-15</w:t>
      </w:r>
      <w:r>
        <w:fldChar w:fldCharType="end"/>
      </w:r>
      <w:r>
        <w:fldChar w:fldCharType="end"/>
      </w:r>
    </w:p>
    <w:p xmlns:wp14="http://schemas.microsoft.com/office/word/2010/wordml" w14:paraId="4429E13F" wp14:textId="77777777">
      <w:pPr>
        <w:pStyle w:val="31"/>
        <w:rPr>
          <w:rFonts w:asciiTheme="minorHAnsi" w:hAnsiTheme="minorHAnsi" w:eastAsiaTheme="minorEastAsia" w:cstheme="minorBidi"/>
          <w:b w:val="0"/>
          <w:bCs w:val="0"/>
          <w:sz w:val="22"/>
          <w:szCs w:val="22"/>
          <w:lang w:val="en-US"/>
        </w:rPr>
      </w:pPr>
      <w:r>
        <w:fldChar w:fldCharType="begin"/>
      </w:r>
      <w:r>
        <w:instrText xml:space="preserve"> HYPERLINK \l "_Toc503346546" </w:instrText>
      </w:r>
      <w:r>
        <w:fldChar w:fldCharType="separate"/>
      </w:r>
      <w:r>
        <w:rPr>
          <w:rStyle w:val="40"/>
          <w:rFonts w:ascii="Arial Bold" w:hAnsi="Arial Bold"/>
          <w:caps/>
        </w:rPr>
        <w:t>4.5</w:t>
      </w:r>
      <w:r>
        <w:rPr>
          <w:rFonts w:asciiTheme="minorHAnsi" w:hAnsiTheme="minorHAnsi" w:eastAsiaTheme="minorEastAsia" w:cstheme="minorBidi"/>
          <w:b w:val="0"/>
          <w:bCs w:val="0"/>
          <w:sz w:val="22"/>
          <w:szCs w:val="22"/>
          <w:lang w:val="en-US"/>
        </w:rPr>
        <w:tab/>
      </w:r>
      <w:r>
        <w:rPr>
          <w:rStyle w:val="40"/>
          <w:rFonts w:ascii="Arial Bold" w:hAnsi="Arial Bold"/>
          <w:caps/>
        </w:rPr>
        <w:t>Roles and Responsibilities</w:t>
      </w:r>
      <w:r>
        <w:tab/>
      </w:r>
      <w:r>
        <w:fldChar w:fldCharType="begin"/>
      </w:r>
      <w:r>
        <w:instrText xml:space="preserve"> PAGEREF _Toc503346546 \h </w:instrText>
      </w:r>
      <w:r>
        <w:fldChar w:fldCharType="separate"/>
      </w:r>
      <w:r>
        <w:t>4-15</w:t>
      </w:r>
      <w:r>
        <w:fldChar w:fldCharType="end"/>
      </w:r>
      <w:r>
        <w:fldChar w:fldCharType="end"/>
      </w:r>
    </w:p>
    <w:p xmlns:wp14="http://schemas.microsoft.com/office/word/2010/wordml" w14:paraId="2B20EFEC" wp14:textId="77777777">
      <w:pPr>
        <w:pStyle w:val="31"/>
        <w:rPr>
          <w:rFonts w:asciiTheme="minorHAnsi" w:hAnsiTheme="minorHAnsi" w:eastAsiaTheme="minorEastAsia" w:cstheme="minorBidi"/>
          <w:b w:val="0"/>
          <w:bCs w:val="0"/>
          <w:sz w:val="22"/>
          <w:szCs w:val="22"/>
          <w:lang w:val="en-US"/>
        </w:rPr>
      </w:pPr>
      <w:r>
        <w:fldChar w:fldCharType="begin"/>
      </w:r>
      <w:r>
        <w:instrText xml:space="preserve"> HYPERLINK \l "_Toc503346547" </w:instrText>
      </w:r>
      <w:r>
        <w:fldChar w:fldCharType="separate"/>
      </w:r>
      <w:r>
        <w:rPr>
          <w:rStyle w:val="40"/>
          <w:caps/>
        </w:rPr>
        <w:t>4.6</w:t>
      </w:r>
      <w:r>
        <w:rPr>
          <w:rFonts w:asciiTheme="minorHAnsi" w:hAnsiTheme="minorHAnsi" w:eastAsiaTheme="minorEastAsia" w:cstheme="minorBidi"/>
          <w:b w:val="0"/>
          <w:bCs w:val="0"/>
          <w:sz w:val="22"/>
          <w:szCs w:val="22"/>
          <w:lang w:val="en-US"/>
        </w:rPr>
        <w:tab/>
      </w:r>
      <w:r>
        <w:rPr>
          <w:rStyle w:val="40"/>
          <w:caps/>
        </w:rPr>
        <w:t>Technical specifications</w:t>
      </w:r>
      <w:r>
        <w:tab/>
      </w:r>
      <w:r>
        <w:fldChar w:fldCharType="begin"/>
      </w:r>
      <w:r>
        <w:instrText xml:space="preserve"> PAGEREF _Toc503346547 \h </w:instrText>
      </w:r>
      <w:r>
        <w:fldChar w:fldCharType="separate"/>
      </w:r>
      <w:r>
        <w:t>4-16</w:t>
      </w:r>
      <w:r>
        <w:fldChar w:fldCharType="end"/>
      </w:r>
      <w:r>
        <w:fldChar w:fldCharType="end"/>
      </w:r>
    </w:p>
    <w:p xmlns:wp14="http://schemas.microsoft.com/office/word/2010/wordml" w14:paraId="2B2D2074" wp14:textId="77777777">
      <w:pPr>
        <w:pStyle w:val="32"/>
        <w:rPr>
          <w:rFonts w:asciiTheme="minorHAnsi" w:hAnsiTheme="minorHAnsi" w:eastAsiaTheme="minorEastAsia" w:cstheme="minorBidi"/>
          <w:sz w:val="22"/>
          <w:szCs w:val="22"/>
        </w:rPr>
      </w:pPr>
      <w:r>
        <w:fldChar w:fldCharType="begin"/>
      </w:r>
      <w:r>
        <w:instrText xml:space="preserve"> HYPERLINK \l "_Toc503346548" </w:instrText>
      </w:r>
      <w:r>
        <w:fldChar w:fldCharType="separate"/>
      </w:r>
      <w:r>
        <w:rPr>
          <w:rStyle w:val="40"/>
        </w:rPr>
        <w:t>4.6.1</w:t>
      </w:r>
      <w:r>
        <w:rPr>
          <w:rFonts w:asciiTheme="minorHAnsi" w:hAnsiTheme="minorHAnsi" w:eastAsiaTheme="minorEastAsia" w:cstheme="minorBidi"/>
          <w:sz w:val="22"/>
          <w:szCs w:val="22"/>
        </w:rPr>
        <w:tab/>
      </w:r>
      <w:r>
        <w:rPr>
          <w:rStyle w:val="40"/>
        </w:rPr>
        <w:t>Hardware specifications</w:t>
      </w:r>
      <w:r>
        <w:tab/>
      </w:r>
      <w:r>
        <w:fldChar w:fldCharType="begin"/>
      </w:r>
      <w:r>
        <w:instrText xml:space="preserve"> PAGEREF _Toc503346548 \h </w:instrText>
      </w:r>
      <w:r>
        <w:fldChar w:fldCharType="separate"/>
      </w:r>
      <w:r>
        <w:t>4-16</w:t>
      </w:r>
      <w:r>
        <w:fldChar w:fldCharType="end"/>
      </w:r>
      <w:r>
        <w:fldChar w:fldCharType="end"/>
      </w:r>
    </w:p>
    <w:p xmlns:wp14="http://schemas.microsoft.com/office/word/2010/wordml" w14:paraId="01D17DAF" wp14:textId="77777777">
      <w:pPr>
        <w:pStyle w:val="32"/>
        <w:rPr>
          <w:rFonts w:asciiTheme="minorHAnsi" w:hAnsiTheme="minorHAnsi" w:eastAsiaTheme="minorEastAsia" w:cstheme="minorBidi"/>
          <w:sz w:val="22"/>
          <w:szCs w:val="22"/>
        </w:rPr>
      </w:pPr>
      <w:r>
        <w:fldChar w:fldCharType="begin"/>
      </w:r>
      <w:r>
        <w:instrText xml:space="preserve"> HYPERLINK \l "_Toc503346549" </w:instrText>
      </w:r>
      <w:r>
        <w:fldChar w:fldCharType="separate"/>
      </w:r>
      <w:r>
        <w:rPr>
          <w:rStyle w:val="40"/>
        </w:rPr>
        <w:t>4.6.2</w:t>
      </w:r>
      <w:r>
        <w:rPr>
          <w:rFonts w:asciiTheme="minorHAnsi" w:hAnsiTheme="minorHAnsi" w:eastAsiaTheme="minorEastAsia" w:cstheme="minorBidi"/>
          <w:sz w:val="22"/>
          <w:szCs w:val="22"/>
        </w:rPr>
        <w:tab/>
      </w:r>
      <w:r>
        <w:rPr>
          <w:rStyle w:val="40"/>
        </w:rPr>
        <w:t>Software specifications</w:t>
      </w:r>
      <w:r>
        <w:tab/>
      </w:r>
      <w:r>
        <w:fldChar w:fldCharType="begin"/>
      </w:r>
      <w:r>
        <w:instrText xml:space="preserve"> PAGEREF _Toc503346549 \h </w:instrText>
      </w:r>
      <w:r>
        <w:fldChar w:fldCharType="separate"/>
      </w:r>
      <w:r>
        <w:t>4-17</w:t>
      </w:r>
      <w:r>
        <w:fldChar w:fldCharType="end"/>
      </w:r>
      <w:r>
        <w:fldChar w:fldCharType="end"/>
      </w:r>
    </w:p>
    <w:p xmlns:wp14="http://schemas.microsoft.com/office/word/2010/wordml" w14:paraId="15C3D95B" wp14:textId="77777777">
      <w:pPr>
        <w:pStyle w:val="32"/>
        <w:rPr>
          <w:rFonts w:asciiTheme="minorHAnsi" w:hAnsiTheme="minorHAnsi" w:eastAsiaTheme="minorEastAsia" w:cstheme="minorBidi"/>
          <w:sz w:val="22"/>
          <w:szCs w:val="22"/>
        </w:rPr>
      </w:pPr>
      <w:r>
        <w:fldChar w:fldCharType="begin"/>
      </w:r>
      <w:r>
        <w:instrText xml:space="preserve"> HYPERLINK \l "_Toc503346550" </w:instrText>
      </w:r>
      <w:r>
        <w:fldChar w:fldCharType="separate"/>
      </w:r>
      <w:r>
        <w:rPr>
          <w:rStyle w:val="40"/>
        </w:rPr>
        <w:t>4.6.3</w:t>
      </w:r>
      <w:r>
        <w:rPr>
          <w:rFonts w:asciiTheme="minorHAnsi" w:hAnsiTheme="minorHAnsi" w:eastAsiaTheme="minorEastAsia" w:cstheme="minorBidi"/>
          <w:sz w:val="22"/>
          <w:szCs w:val="22"/>
        </w:rPr>
        <w:tab/>
      </w:r>
      <w:r>
        <w:rPr>
          <w:rStyle w:val="40"/>
        </w:rPr>
        <w:t>Communication / Network Specification</w:t>
      </w:r>
      <w:r>
        <w:tab/>
      </w:r>
      <w:r>
        <w:fldChar w:fldCharType="begin"/>
      </w:r>
      <w:r>
        <w:instrText xml:space="preserve"> PAGEREF _Toc503346550 \h </w:instrText>
      </w:r>
      <w:r>
        <w:fldChar w:fldCharType="separate"/>
      </w:r>
      <w:r>
        <w:t>4-17</w:t>
      </w:r>
      <w:r>
        <w:fldChar w:fldCharType="end"/>
      </w:r>
      <w:r>
        <w:fldChar w:fldCharType="end"/>
      </w:r>
    </w:p>
    <w:p xmlns:wp14="http://schemas.microsoft.com/office/word/2010/wordml" w14:paraId="23B0700B" wp14:textId="77777777">
      <w:pPr>
        <w:pStyle w:val="32"/>
        <w:rPr>
          <w:rFonts w:asciiTheme="minorHAnsi" w:hAnsiTheme="minorHAnsi" w:eastAsiaTheme="minorEastAsia" w:cstheme="minorBidi"/>
          <w:sz w:val="22"/>
          <w:szCs w:val="22"/>
        </w:rPr>
      </w:pPr>
      <w:r>
        <w:fldChar w:fldCharType="begin"/>
      </w:r>
      <w:r>
        <w:instrText xml:space="preserve"> HYPERLINK \l "_Toc503346551" </w:instrText>
      </w:r>
      <w:r>
        <w:fldChar w:fldCharType="separate"/>
      </w:r>
      <w:r>
        <w:rPr>
          <w:rStyle w:val="40"/>
        </w:rPr>
        <w:t>4.6.4</w:t>
      </w:r>
      <w:r>
        <w:rPr>
          <w:rFonts w:asciiTheme="minorHAnsi" w:hAnsiTheme="minorHAnsi" w:eastAsiaTheme="minorEastAsia" w:cstheme="minorBidi"/>
          <w:sz w:val="22"/>
          <w:szCs w:val="22"/>
        </w:rPr>
        <w:tab/>
      </w:r>
      <w:r>
        <w:rPr>
          <w:rStyle w:val="40"/>
        </w:rPr>
        <w:t>User and Equipment Locations</w:t>
      </w:r>
      <w:r>
        <w:tab/>
      </w:r>
      <w:r>
        <w:fldChar w:fldCharType="begin"/>
      </w:r>
      <w:r>
        <w:instrText xml:space="preserve"> PAGEREF _Toc503346551 \h </w:instrText>
      </w:r>
      <w:r>
        <w:fldChar w:fldCharType="separate"/>
      </w:r>
      <w:r>
        <w:t>4-19</w:t>
      </w:r>
      <w:r>
        <w:fldChar w:fldCharType="end"/>
      </w:r>
      <w:r>
        <w:fldChar w:fldCharType="end"/>
      </w:r>
    </w:p>
    <w:p xmlns:wp14="http://schemas.microsoft.com/office/word/2010/wordml" w14:paraId="60985D78" wp14:textId="77777777">
      <w:pPr>
        <w:pStyle w:val="32"/>
        <w:rPr>
          <w:rFonts w:asciiTheme="minorHAnsi" w:hAnsiTheme="minorHAnsi" w:eastAsiaTheme="minorEastAsia" w:cstheme="minorBidi"/>
          <w:sz w:val="22"/>
          <w:szCs w:val="22"/>
        </w:rPr>
      </w:pPr>
      <w:r>
        <w:fldChar w:fldCharType="begin"/>
      </w:r>
      <w:r>
        <w:instrText xml:space="preserve"> HYPERLINK \l "_Toc503346552" </w:instrText>
      </w:r>
      <w:r>
        <w:fldChar w:fldCharType="separate"/>
      </w:r>
      <w:r>
        <w:rPr>
          <w:rStyle w:val="40"/>
        </w:rPr>
        <w:t>4.6.5</w:t>
      </w:r>
      <w:r>
        <w:rPr>
          <w:rFonts w:asciiTheme="minorHAnsi" w:hAnsiTheme="minorHAnsi" w:eastAsiaTheme="minorEastAsia" w:cstheme="minorBidi"/>
          <w:sz w:val="22"/>
          <w:szCs w:val="22"/>
        </w:rPr>
        <w:tab/>
      </w:r>
      <w:r>
        <w:rPr>
          <w:rStyle w:val="40"/>
        </w:rPr>
        <w:t>File Management</w:t>
      </w:r>
      <w:r>
        <w:tab/>
      </w:r>
      <w:r>
        <w:fldChar w:fldCharType="begin"/>
      </w:r>
      <w:r>
        <w:instrText xml:space="preserve"> PAGEREF _Toc503346552 \h </w:instrText>
      </w:r>
      <w:r>
        <w:fldChar w:fldCharType="separate"/>
      </w:r>
      <w:r>
        <w:t>4-19</w:t>
      </w:r>
      <w:r>
        <w:fldChar w:fldCharType="end"/>
      </w:r>
      <w:r>
        <w:fldChar w:fldCharType="end"/>
      </w:r>
    </w:p>
    <w:p xmlns:wp14="http://schemas.microsoft.com/office/word/2010/wordml" w14:paraId="38B5A667" wp14:textId="77777777">
      <w:pPr>
        <w:pStyle w:val="33"/>
        <w:rPr>
          <w:rFonts w:asciiTheme="minorHAnsi" w:hAnsiTheme="minorHAnsi" w:eastAsiaTheme="minorEastAsia" w:cstheme="minorBidi"/>
          <w:sz w:val="22"/>
          <w:szCs w:val="22"/>
        </w:rPr>
      </w:pPr>
      <w:r>
        <w:fldChar w:fldCharType="begin"/>
      </w:r>
      <w:r>
        <w:instrText xml:space="preserve"> HYPERLINK \l "_Toc503346553" </w:instrText>
      </w:r>
      <w:r>
        <w:fldChar w:fldCharType="separate"/>
      </w:r>
      <w:r>
        <w:rPr>
          <w:rStyle w:val="40"/>
          <w:rFonts w:cs="Arial"/>
          <w:caps/>
        </w:rPr>
        <w:t>4.6.5.1</w:t>
      </w:r>
      <w:r>
        <w:rPr>
          <w:rFonts w:asciiTheme="minorHAnsi" w:hAnsiTheme="minorHAnsi" w:eastAsiaTheme="minorEastAsia" w:cstheme="minorBidi"/>
          <w:sz w:val="22"/>
          <w:szCs w:val="22"/>
        </w:rPr>
        <w:tab/>
      </w:r>
      <w:r>
        <w:rPr>
          <w:rStyle w:val="40"/>
          <w:rFonts w:cs="Arial"/>
          <w:caps/>
        </w:rPr>
        <w:t>Libraries and files</w:t>
      </w:r>
      <w:r>
        <w:tab/>
      </w:r>
      <w:r>
        <w:fldChar w:fldCharType="begin"/>
      </w:r>
      <w:r>
        <w:instrText xml:space="preserve"> PAGEREF _Toc503346553 \h </w:instrText>
      </w:r>
      <w:r>
        <w:fldChar w:fldCharType="separate"/>
      </w:r>
      <w:r>
        <w:t>4-19</w:t>
      </w:r>
      <w:r>
        <w:fldChar w:fldCharType="end"/>
      </w:r>
      <w:r>
        <w:fldChar w:fldCharType="end"/>
      </w:r>
    </w:p>
    <w:p xmlns:wp14="http://schemas.microsoft.com/office/word/2010/wordml" w14:paraId="2B7EA060" wp14:textId="77777777">
      <w:pPr>
        <w:pStyle w:val="33"/>
        <w:rPr>
          <w:rFonts w:asciiTheme="minorHAnsi" w:hAnsiTheme="minorHAnsi" w:eastAsiaTheme="minorEastAsia" w:cstheme="minorBidi"/>
          <w:sz w:val="22"/>
          <w:szCs w:val="22"/>
        </w:rPr>
      </w:pPr>
      <w:r>
        <w:fldChar w:fldCharType="begin"/>
      </w:r>
      <w:r>
        <w:instrText xml:space="preserve"> HYPERLINK \l "_Toc503346554" </w:instrText>
      </w:r>
      <w:r>
        <w:fldChar w:fldCharType="separate"/>
      </w:r>
      <w:r>
        <w:rPr>
          <w:rStyle w:val="40"/>
          <w:rFonts w:cs="Arial"/>
          <w:caps/>
        </w:rPr>
        <w:t>4.6.5.2</w:t>
      </w:r>
      <w:r>
        <w:rPr>
          <w:rFonts w:asciiTheme="minorHAnsi" w:hAnsiTheme="minorHAnsi" w:eastAsiaTheme="minorEastAsia" w:cstheme="minorBidi"/>
          <w:sz w:val="22"/>
          <w:szCs w:val="22"/>
        </w:rPr>
        <w:tab/>
      </w:r>
      <w:r>
        <w:rPr>
          <w:rStyle w:val="40"/>
          <w:rFonts w:cs="Arial"/>
          <w:caps/>
        </w:rPr>
        <w:t>DBMS setup</w:t>
      </w:r>
      <w:r>
        <w:tab/>
      </w:r>
      <w:r>
        <w:fldChar w:fldCharType="begin"/>
      </w:r>
      <w:r>
        <w:instrText xml:space="preserve"> PAGEREF _Toc503346554 \h </w:instrText>
      </w:r>
      <w:r>
        <w:fldChar w:fldCharType="separate"/>
      </w:r>
      <w:r>
        <w:t>4-19</w:t>
      </w:r>
      <w:r>
        <w:fldChar w:fldCharType="end"/>
      </w:r>
      <w:r>
        <w:fldChar w:fldCharType="end"/>
      </w:r>
    </w:p>
    <w:p xmlns:wp14="http://schemas.microsoft.com/office/word/2010/wordml" w14:paraId="30C387FA" wp14:textId="77777777">
      <w:pPr>
        <w:pStyle w:val="31"/>
        <w:rPr>
          <w:rFonts w:asciiTheme="minorHAnsi" w:hAnsiTheme="minorHAnsi" w:eastAsiaTheme="minorEastAsia" w:cstheme="minorBidi"/>
          <w:b w:val="0"/>
          <w:bCs w:val="0"/>
          <w:sz w:val="22"/>
          <w:szCs w:val="22"/>
          <w:lang w:val="en-US"/>
        </w:rPr>
      </w:pPr>
      <w:r>
        <w:fldChar w:fldCharType="begin"/>
      </w:r>
      <w:r>
        <w:instrText xml:space="preserve"> HYPERLINK \l "_Toc503346555" </w:instrText>
      </w:r>
      <w:r>
        <w:fldChar w:fldCharType="separate"/>
      </w:r>
      <w:r>
        <w:rPr>
          <w:rStyle w:val="40"/>
        </w:rPr>
        <w:t>4.7</w:t>
      </w:r>
      <w:r>
        <w:rPr>
          <w:rFonts w:asciiTheme="minorHAnsi" w:hAnsiTheme="minorHAnsi" w:eastAsiaTheme="minorEastAsia" w:cstheme="minorBidi"/>
          <w:b w:val="0"/>
          <w:bCs w:val="0"/>
          <w:sz w:val="22"/>
          <w:szCs w:val="22"/>
          <w:lang w:val="en-US"/>
        </w:rPr>
        <w:tab/>
      </w:r>
      <w:r>
        <w:rPr>
          <w:rStyle w:val="40"/>
          <w:rFonts w:ascii="Arial Bold" w:hAnsi="Arial Bold"/>
          <w:caps/>
        </w:rPr>
        <w:t>Technical operations guide</w:t>
      </w:r>
      <w:r>
        <w:tab/>
      </w:r>
      <w:r>
        <w:fldChar w:fldCharType="begin"/>
      </w:r>
      <w:r>
        <w:instrText xml:space="preserve"> PAGEREF _Toc503346555 \h </w:instrText>
      </w:r>
      <w:r>
        <w:fldChar w:fldCharType="separate"/>
      </w:r>
      <w:r>
        <w:t>4-20</w:t>
      </w:r>
      <w:r>
        <w:fldChar w:fldCharType="end"/>
      </w:r>
      <w:r>
        <w:fldChar w:fldCharType="end"/>
      </w:r>
    </w:p>
    <w:p xmlns:wp14="http://schemas.microsoft.com/office/word/2010/wordml" w14:paraId="352FD54F" wp14:textId="77777777">
      <w:pPr>
        <w:pStyle w:val="32"/>
        <w:rPr>
          <w:rFonts w:asciiTheme="minorHAnsi" w:hAnsiTheme="minorHAnsi" w:eastAsiaTheme="minorEastAsia" w:cstheme="minorBidi"/>
          <w:sz w:val="22"/>
          <w:szCs w:val="22"/>
        </w:rPr>
      </w:pPr>
      <w:r>
        <w:fldChar w:fldCharType="begin"/>
      </w:r>
      <w:r>
        <w:instrText xml:space="preserve"> HYPERLINK \l "_Toc503346556" </w:instrText>
      </w:r>
      <w:r>
        <w:fldChar w:fldCharType="separate"/>
      </w:r>
      <w:r>
        <w:rPr>
          <w:rStyle w:val="40"/>
        </w:rPr>
        <w:t>4.7.1</w:t>
      </w:r>
      <w:r>
        <w:rPr>
          <w:rFonts w:asciiTheme="minorHAnsi" w:hAnsiTheme="minorHAnsi" w:eastAsiaTheme="minorEastAsia" w:cstheme="minorBidi"/>
          <w:sz w:val="22"/>
          <w:szCs w:val="22"/>
        </w:rPr>
        <w:tab/>
      </w:r>
      <w:r>
        <w:rPr>
          <w:rStyle w:val="40"/>
        </w:rPr>
        <w:t>Installation Procedures</w:t>
      </w:r>
      <w:r>
        <w:tab/>
      </w:r>
      <w:r>
        <w:fldChar w:fldCharType="begin"/>
      </w:r>
      <w:r>
        <w:instrText xml:space="preserve"> PAGEREF _Toc503346556 \h </w:instrText>
      </w:r>
      <w:r>
        <w:fldChar w:fldCharType="separate"/>
      </w:r>
      <w:r>
        <w:t>4-20</w:t>
      </w:r>
      <w:r>
        <w:fldChar w:fldCharType="end"/>
      </w:r>
      <w:r>
        <w:fldChar w:fldCharType="end"/>
      </w:r>
    </w:p>
    <w:p xmlns:wp14="http://schemas.microsoft.com/office/word/2010/wordml" w14:paraId="0D8D9C69" wp14:textId="77777777">
      <w:pPr>
        <w:pStyle w:val="32"/>
        <w:rPr>
          <w:rFonts w:asciiTheme="minorHAnsi" w:hAnsiTheme="minorHAnsi" w:eastAsiaTheme="minorEastAsia" w:cstheme="minorBidi"/>
          <w:sz w:val="22"/>
          <w:szCs w:val="22"/>
        </w:rPr>
      </w:pPr>
      <w:r>
        <w:fldChar w:fldCharType="begin"/>
      </w:r>
      <w:r>
        <w:instrText xml:space="preserve"> HYPERLINK \l "_Toc503346557" </w:instrText>
      </w:r>
      <w:r>
        <w:fldChar w:fldCharType="separate"/>
      </w:r>
      <w:r>
        <w:rPr>
          <w:rStyle w:val="40"/>
        </w:rPr>
        <w:t>4.7.2</w:t>
      </w:r>
      <w:r>
        <w:rPr>
          <w:rFonts w:asciiTheme="minorHAnsi" w:hAnsiTheme="minorHAnsi" w:eastAsiaTheme="minorEastAsia" w:cstheme="minorBidi"/>
          <w:sz w:val="22"/>
          <w:szCs w:val="22"/>
        </w:rPr>
        <w:tab/>
      </w:r>
      <w:r>
        <w:rPr>
          <w:rStyle w:val="40"/>
        </w:rPr>
        <w:t>monthly reboot server</w:t>
      </w:r>
      <w:r>
        <w:tab/>
      </w:r>
      <w:r>
        <w:fldChar w:fldCharType="begin"/>
      </w:r>
      <w:r>
        <w:instrText xml:space="preserve"> PAGEREF _Toc503346557 \h </w:instrText>
      </w:r>
      <w:r>
        <w:fldChar w:fldCharType="separate"/>
      </w:r>
      <w:r>
        <w:t>4-20</w:t>
      </w:r>
      <w:r>
        <w:fldChar w:fldCharType="end"/>
      </w:r>
      <w:r>
        <w:fldChar w:fldCharType="end"/>
      </w:r>
    </w:p>
    <w:p xmlns:wp14="http://schemas.microsoft.com/office/word/2010/wordml" w14:paraId="479BB249" wp14:textId="77777777">
      <w:pPr>
        <w:pStyle w:val="32"/>
        <w:rPr>
          <w:rFonts w:asciiTheme="minorHAnsi" w:hAnsiTheme="minorHAnsi" w:eastAsiaTheme="minorEastAsia" w:cstheme="minorBidi"/>
          <w:sz w:val="22"/>
          <w:szCs w:val="22"/>
        </w:rPr>
      </w:pPr>
      <w:r>
        <w:fldChar w:fldCharType="begin"/>
      </w:r>
      <w:r>
        <w:instrText xml:space="preserve"> HYPERLINK \l "_Toc503346558" </w:instrText>
      </w:r>
      <w:r>
        <w:fldChar w:fldCharType="separate"/>
      </w:r>
      <w:r>
        <w:rPr>
          <w:rStyle w:val="40"/>
        </w:rPr>
        <w:t>4.7.3</w:t>
      </w:r>
      <w:r>
        <w:rPr>
          <w:rFonts w:asciiTheme="minorHAnsi" w:hAnsiTheme="minorHAnsi" w:eastAsiaTheme="minorEastAsia" w:cstheme="minorBidi"/>
          <w:sz w:val="22"/>
          <w:szCs w:val="22"/>
        </w:rPr>
        <w:tab/>
      </w:r>
      <w:r>
        <w:rPr>
          <w:rStyle w:val="40"/>
        </w:rPr>
        <w:t>Backup and Recovery</w:t>
      </w:r>
      <w:r>
        <w:tab/>
      </w:r>
      <w:r>
        <w:fldChar w:fldCharType="begin"/>
      </w:r>
      <w:r>
        <w:instrText xml:space="preserve"> PAGEREF _Toc503346558 \h </w:instrText>
      </w:r>
      <w:r>
        <w:fldChar w:fldCharType="separate"/>
      </w:r>
      <w:r>
        <w:t>4-20</w:t>
      </w:r>
      <w:r>
        <w:fldChar w:fldCharType="end"/>
      </w:r>
      <w:r>
        <w:fldChar w:fldCharType="end"/>
      </w:r>
    </w:p>
    <w:p xmlns:wp14="http://schemas.microsoft.com/office/word/2010/wordml" w14:paraId="17CE3423" wp14:textId="77777777">
      <w:pPr>
        <w:pStyle w:val="32"/>
        <w:rPr>
          <w:rFonts w:asciiTheme="minorHAnsi" w:hAnsiTheme="minorHAnsi" w:eastAsiaTheme="minorEastAsia" w:cstheme="minorBidi"/>
          <w:sz w:val="22"/>
          <w:szCs w:val="22"/>
        </w:rPr>
      </w:pPr>
      <w:r>
        <w:fldChar w:fldCharType="begin"/>
      </w:r>
      <w:r>
        <w:instrText xml:space="preserve"> HYPERLINK \l "_Toc503346559" </w:instrText>
      </w:r>
      <w:r>
        <w:fldChar w:fldCharType="separate"/>
      </w:r>
      <w:r>
        <w:rPr>
          <w:rStyle w:val="40"/>
        </w:rPr>
        <w:t>4.7.4</w:t>
      </w:r>
      <w:r>
        <w:rPr>
          <w:rFonts w:asciiTheme="minorHAnsi" w:hAnsiTheme="minorHAnsi" w:eastAsiaTheme="minorEastAsia" w:cstheme="minorBidi"/>
          <w:sz w:val="22"/>
          <w:szCs w:val="22"/>
        </w:rPr>
        <w:tab/>
      </w:r>
      <w:r>
        <w:rPr>
          <w:rStyle w:val="40"/>
        </w:rPr>
        <w:t>System Startup and Restart</w:t>
      </w:r>
      <w:r>
        <w:tab/>
      </w:r>
      <w:r>
        <w:fldChar w:fldCharType="begin"/>
      </w:r>
      <w:r>
        <w:instrText xml:space="preserve"> PAGEREF _Toc503346559 \h </w:instrText>
      </w:r>
      <w:r>
        <w:fldChar w:fldCharType="separate"/>
      </w:r>
      <w:r>
        <w:t>4-20</w:t>
      </w:r>
      <w:r>
        <w:fldChar w:fldCharType="end"/>
      </w:r>
      <w:r>
        <w:fldChar w:fldCharType="end"/>
      </w:r>
    </w:p>
    <w:p xmlns:wp14="http://schemas.microsoft.com/office/word/2010/wordml" w14:paraId="4F3FC538" wp14:textId="77777777">
      <w:pPr>
        <w:pStyle w:val="32"/>
        <w:rPr>
          <w:rFonts w:asciiTheme="minorHAnsi" w:hAnsiTheme="minorHAnsi" w:eastAsiaTheme="minorEastAsia" w:cstheme="minorBidi"/>
          <w:sz w:val="22"/>
          <w:szCs w:val="22"/>
        </w:rPr>
      </w:pPr>
      <w:r>
        <w:fldChar w:fldCharType="begin"/>
      </w:r>
      <w:r>
        <w:instrText xml:space="preserve"> HYPERLINK \l "_Toc503346560" </w:instrText>
      </w:r>
      <w:r>
        <w:fldChar w:fldCharType="separate"/>
      </w:r>
      <w:r>
        <w:rPr>
          <w:rStyle w:val="40"/>
        </w:rPr>
        <w:t>4.7.5</w:t>
      </w:r>
      <w:r>
        <w:rPr>
          <w:rFonts w:asciiTheme="minorHAnsi" w:hAnsiTheme="minorHAnsi" w:eastAsiaTheme="minorEastAsia" w:cstheme="minorBidi"/>
          <w:sz w:val="22"/>
          <w:szCs w:val="22"/>
        </w:rPr>
        <w:tab/>
      </w:r>
      <w:r>
        <w:rPr>
          <w:rStyle w:val="40"/>
        </w:rPr>
        <w:t>System Shutdown</w:t>
      </w:r>
      <w:r>
        <w:tab/>
      </w:r>
      <w:r>
        <w:fldChar w:fldCharType="begin"/>
      </w:r>
      <w:r>
        <w:instrText xml:space="preserve"> PAGEREF _Toc503346560 \h </w:instrText>
      </w:r>
      <w:r>
        <w:fldChar w:fldCharType="separate"/>
      </w:r>
      <w:r>
        <w:t>4-20</w:t>
      </w:r>
      <w:r>
        <w:fldChar w:fldCharType="end"/>
      </w:r>
      <w:r>
        <w:fldChar w:fldCharType="end"/>
      </w:r>
    </w:p>
    <w:p xmlns:wp14="http://schemas.microsoft.com/office/word/2010/wordml" w14:paraId="1C3C427F" wp14:textId="77777777">
      <w:pPr>
        <w:pStyle w:val="32"/>
        <w:rPr>
          <w:rFonts w:asciiTheme="minorHAnsi" w:hAnsiTheme="minorHAnsi" w:eastAsiaTheme="minorEastAsia" w:cstheme="minorBidi"/>
          <w:sz w:val="22"/>
          <w:szCs w:val="22"/>
        </w:rPr>
      </w:pPr>
      <w:r>
        <w:fldChar w:fldCharType="begin"/>
      </w:r>
      <w:r>
        <w:instrText xml:space="preserve"> HYPERLINK \l "_Toc503346561" </w:instrText>
      </w:r>
      <w:r>
        <w:fldChar w:fldCharType="separate"/>
      </w:r>
      <w:r>
        <w:rPr>
          <w:rStyle w:val="40"/>
        </w:rPr>
        <w:t>4.7.6</w:t>
      </w:r>
      <w:r>
        <w:rPr>
          <w:rFonts w:asciiTheme="minorHAnsi" w:hAnsiTheme="minorHAnsi" w:eastAsiaTheme="minorEastAsia" w:cstheme="minorBidi"/>
          <w:sz w:val="22"/>
          <w:szCs w:val="22"/>
        </w:rPr>
        <w:tab/>
      </w:r>
      <w:r>
        <w:rPr>
          <w:rStyle w:val="40"/>
        </w:rPr>
        <w:t>Monitoring Tools</w:t>
      </w:r>
      <w:r>
        <w:tab/>
      </w:r>
      <w:r>
        <w:fldChar w:fldCharType="begin"/>
      </w:r>
      <w:r>
        <w:instrText xml:space="preserve"> PAGEREF _Toc503346561 \h </w:instrText>
      </w:r>
      <w:r>
        <w:fldChar w:fldCharType="separate"/>
      </w:r>
      <w:r>
        <w:t>4-20</w:t>
      </w:r>
      <w:r>
        <w:fldChar w:fldCharType="end"/>
      </w:r>
      <w:r>
        <w:fldChar w:fldCharType="end"/>
      </w:r>
    </w:p>
    <w:p xmlns:wp14="http://schemas.microsoft.com/office/word/2010/wordml" w14:paraId="241419B1" wp14:textId="77777777">
      <w:pPr>
        <w:pStyle w:val="32"/>
        <w:rPr>
          <w:rFonts w:asciiTheme="minorHAnsi" w:hAnsiTheme="minorHAnsi" w:eastAsiaTheme="minorEastAsia" w:cstheme="minorBidi"/>
          <w:sz w:val="22"/>
          <w:szCs w:val="22"/>
        </w:rPr>
      </w:pPr>
      <w:r>
        <w:fldChar w:fldCharType="begin"/>
      </w:r>
      <w:r>
        <w:instrText xml:space="preserve"> HYPERLINK \l "_Toc503346562" </w:instrText>
      </w:r>
      <w:r>
        <w:fldChar w:fldCharType="separate"/>
      </w:r>
      <w:r>
        <w:rPr>
          <w:rStyle w:val="40"/>
        </w:rPr>
        <w:t>4.7.7</w:t>
      </w:r>
      <w:r>
        <w:rPr>
          <w:rFonts w:asciiTheme="minorHAnsi" w:hAnsiTheme="minorHAnsi" w:eastAsiaTheme="minorEastAsia" w:cstheme="minorBidi"/>
          <w:sz w:val="22"/>
          <w:szCs w:val="22"/>
        </w:rPr>
        <w:tab/>
      </w:r>
      <w:r>
        <w:rPr>
          <w:rStyle w:val="40"/>
        </w:rPr>
        <w:t>Source Code Version Control</w:t>
      </w:r>
      <w:r>
        <w:tab/>
      </w:r>
      <w:r>
        <w:fldChar w:fldCharType="begin"/>
      </w:r>
      <w:r>
        <w:instrText xml:space="preserve"> PAGEREF _Toc503346562 \h </w:instrText>
      </w:r>
      <w:r>
        <w:fldChar w:fldCharType="separate"/>
      </w:r>
      <w:r>
        <w:t>4-21</w:t>
      </w:r>
      <w:r>
        <w:fldChar w:fldCharType="end"/>
      </w:r>
      <w:r>
        <w:fldChar w:fldCharType="end"/>
      </w:r>
    </w:p>
    <w:p xmlns:wp14="http://schemas.microsoft.com/office/word/2010/wordml" w14:paraId="2E9E101C" wp14:textId="77777777">
      <w:pPr>
        <w:pStyle w:val="32"/>
        <w:rPr>
          <w:rFonts w:asciiTheme="minorHAnsi" w:hAnsiTheme="minorHAnsi" w:eastAsiaTheme="minorEastAsia" w:cstheme="minorBidi"/>
          <w:sz w:val="22"/>
          <w:szCs w:val="22"/>
        </w:rPr>
      </w:pPr>
      <w:r>
        <w:fldChar w:fldCharType="begin"/>
      </w:r>
      <w:r>
        <w:instrText xml:space="preserve"> HYPERLINK \l "_Toc503346563" </w:instrText>
      </w:r>
      <w:r>
        <w:fldChar w:fldCharType="separate"/>
      </w:r>
      <w:r>
        <w:rPr>
          <w:rStyle w:val="40"/>
        </w:rPr>
        <w:t>4.7.8</w:t>
      </w:r>
      <w:r>
        <w:rPr>
          <w:rFonts w:asciiTheme="minorHAnsi" w:hAnsiTheme="minorHAnsi" w:eastAsiaTheme="minorEastAsia" w:cstheme="minorBidi"/>
          <w:sz w:val="22"/>
          <w:szCs w:val="22"/>
        </w:rPr>
        <w:tab/>
      </w:r>
      <w:r>
        <w:rPr>
          <w:rStyle w:val="40"/>
        </w:rPr>
        <w:t>Preparation of Production Environment</w:t>
      </w:r>
      <w:r>
        <w:tab/>
      </w:r>
      <w:r>
        <w:fldChar w:fldCharType="begin"/>
      </w:r>
      <w:r>
        <w:instrText xml:space="preserve"> PAGEREF _Toc503346563 \h </w:instrText>
      </w:r>
      <w:r>
        <w:fldChar w:fldCharType="separate"/>
      </w:r>
      <w:r>
        <w:t>4-21</w:t>
      </w:r>
      <w:r>
        <w:fldChar w:fldCharType="end"/>
      </w:r>
      <w:r>
        <w:fldChar w:fldCharType="end"/>
      </w:r>
    </w:p>
    <w:p xmlns:wp14="http://schemas.microsoft.com/office/word/2010/wordml" w14:paraId="6EC6A9BF" wp14:textId="77777777">
      <w:pPr>
        <w:pStyle w:val="33"/>
        <w:rPr>
          <w:rFonts w:asciiTheme="minorHAnsi" w:hAnsiTheme="minorHAnsi" w:eastAsiaTheme="minorEastAsia" w:cstheme="minorBidi"/>
          <w:sz w:val="22"/>
          <w:szCs w:val="22"/>
        </w:rPr>
      </w:pPr>
      <w:r>
        <w:fldChar w:fldCharType="begin"/>
      </w:r>
      <w:r>
        <w:instrText xml:space="preserve"> HYPERLINK \l "_Toc503346564" </w:instrText>
      </w:r>
      <w:r>
        <w:fldChar w:fldCharType="separate"/>
      </w:r>
      <w:r>
        <w:rPr>
          <w:rStyle w:val="40"/>
          <w:rFonts w:cs="Arial"/>
          <w:caps/>
        </w:rPr>
        <w:t>4.7.8.1</w:t>
      </w:r>
      <w:r>
        <w:rPr>
          <w:rFonts w:asciiTheme="minorHAnsi" w:hAnsiTheme="minorHAnsi" w:eastAsiaTheme="minorEastAsia" w:cstheme="minorBidi"/>
          <w:sz w:val="22"/>
          <w:szCs w:val="22"/>
        </w:rPr>
        <w:tab/>
      </w:r>
      <w:r>
        <w:rPr>
          <w:rStyle w:val="40"/>
          <w:rFonts w:cs="Arial"/>
          <w:caps/>
        </w:rPr>
        <w:t>Program / Macro</w:t>
      </w:r>
      <w:r>
        <w:tab/>
      </w:r>
      <w:r>
        <w:fldChar w:fldCharType="begin"/>
      </w:r>
      <w:r>
        <w:instrText xml:space="preserve"> PAGEREF _Toc503346564 \h </w:instrText>
      </w:r>
      <w:r>
        <w:fldChar w:fldCharType="separate"/>
      </w:r>
      <w:r>
        <w:t>4-21</w:t>
      </w:r>
      <w:r>
        <w:fldChar w:fldCharType="end"/>
      </w:r>
      <w:r>
        <w:fldChar w:fldCharType="end"/>
      </w:r>
    </w:p>
    <w:p xmlns:wp14="http://schemas.microsoft.com/office/word/2010/wordml" w14:paraId="0DCF7DE3" wp14:textId="77777777">
      <w:pPr>
        <w:pStyle w:val="33"/>
        <w:rPr>
          <w:rFonts w:asciiTheme="minorHAnsi" w:hAnsiTheme="minorHAnsi" w:eastAsiaTheme="minorEastAsia" w:cstheme="minorBidi"/>
          <w:sz w:val="22"/>
          <w:szCs w:val="22"/>
        </w:rPr>
      </w:pPr>
      <w:r>
        <w:fldChar w:fldCharType="begin"/>
      </w:r>
      <w:r>
        <w:instrText xml:space="preserve"> HYPERLINK \l "_Toc503346565" </w:instrText>
      </w:r>
      <w:r>
        <w:fldChar w:fldCharType="separate"/>
      </w:r>
      <w:r>
        <w:rPr>
          <w:rStyle w:val="40"/>
          <w:rFonts w:cs="Arial"/>
          <w:caps/>
        </w:rPr>
        <w:t>4.7.8.2</w:t>
      </w:r>
      <w:r>
        <w:rPr>
          <w:rFonts w:asciiTheme="minorHAnsi" w:hAnsiTheme="minorHAnsi" w:eastAsiaTheme="minorEastAsia" w:cstheme="minorBidi"/>
          <w:sz w:val="22"/>
          <w:szCs w:val="22"/>
        </w:rPr>
        <w:tab/>
      </w:r>
      <w:r>
        <w:rPr>
          <w:rStyle w:val="40"/>
          <w:rFonts w:cs="Arial"/>
          <w:caps/>
        </w:rPr>
        <w:t>Network Definitions</w:t>
      </w:r>
      <w:r>
        <w:tab/>
      </w:r>
      <w:r>
        <w:fldChar w:fldCharType="begin"/>
      </w:r>
      <w:r>
        <w:instrText xml:space="preserve"> PAGEREF _Toc503346565 \h </w:instrText>
      </w:r>
      <w:r>
        <w:fldChar w:fldCharType="separate"/>
      </w:r>
      <w:r>
        <w:t>4-21</w:t>
      </w:r>
      <w:r>
        <w:fldChar w:fldCharType="end"/>
      </w:r>
      <w:r>
        <w:fldChar w:fldCharType="end"/>
      </w:r>
    </w:p>
    <w:p xmlns:wp14="http://schemas.microsoft.com/office/word/2010/wordml" w14:paraId="3B5F0FD0" wp14:textId="77777777">
      <w:pPr>
        <w:pStyle w:val="33"/>
        <w:rPr>
          <w:rFonts w:asciiTheme="minorHAnsi" w:hAnsiTheme="minorHAnsi" w:eastAsiaTheme="minorEastAsia" w:cstheme="minorBidi"/>
          <w:sz w:val="22"/>
          <w:szCs w:val="22"/>
        </w:rPr>
      </w:pPr>
      <w:r>
        <w:fldChar w:fldCharType="begin"/>
      </w:r>
      <w:r>
        <w:instrText xml:space="preserve"> HYPERLINK \l "_Toc503346566" </w:instrText>
      </w:r>
      <w:r>
        <w:fldChar w:fldCharType="separate"/>
      </w:r>
      <w:r>
        <w:rPr>
          <w:rStyle w:val="40"/>
          <w:rFonts w:cs="Arial"/>
          <w:caps/>
        </w:rPr>
        <w:t>4.7.8.3</w:t>
      </w:r>
      <w:r>
        <w:rPr>
          <w:rFonts w:asciiTheme="minorHAnsi" w:hAnsiTheme="minorHAnsi" w:eastAsiaTheme="minorEastAsia" w:cstheme="minorBidi"/>
          <w:sz w:val="22"/>
          <w:szCs w:val="22"/>
        </w:rPr>
        <w:tab/>
      </w:r>
      <w:r>
        <w:rPr>
          <w:rStyle w:val="40"/>
          <w:rFonts w:cs="Arial"/>
          <w:caps/>
        </w:rPr>
        <w:t>Desktop Configuration</w:t>
      </w:r>
      <w:r>
        <w:tab/>
      </w:r>
      <w:r>
        <w:fldChar w:fldCharType="begin"/>
      </w:r>
      <w:r>
        <w:instrText xml:space="preserve"> PAGEREF _Toc503346566 \h </w:instrText>
      </w:r>
      <w:r>
        <w:fldChar w:fldCharType="separate"/>
      </w:r>
      <w:r>
        <w:t>4-21</w:t>
      </w:r>
      <w:r>
        <w:fldChar w:fldCharType="end"/>
      </w:r>
      <w:r>
        <w:fldChar w:fldCharType="end"/>
      </w:r>
    </w:p>
    <w:p xmlns:wp14="http://schemas.microsoft.com/office/word/2010/wordml" w14:paraId="3EEC9BBB" wp14:textId="77777777">
      <w:pPr>
        <w:pStyle w:val="32"/>
        <w:rPr>
          <w:rFonts w:asciiTheme="minorHAnsi" w:hAnsiTheme="minorHAnsi" w:eastAsiaTheme="minorEastAsia" w:cstheme="minorBidi"/>
          <w:sz w:val="22"/>
          <w:szCs w:val="22"/>
        </w:rPr>
      </w:pPr>
      <w:r>
        <w:fldChar w:fldCharType="begin"/>
      </w:r>
      <w:r>
        <w:instrText xml:space="preserve"> HYPERLINK \l "_Toc503346567" </w:instrText>
      </w:r>
      <w:r>
        <w:fldChar w:fldCharType="separate"/>
      </w:r>
      <w:r>
        <w:rPr>
          <w:rStyle w:val="40"/>
        </w:rPr>
        <w:t>4.7.9</w:t>
      </w:r>
      <w:r>
        <w:rPr>
          <w:rFonts w:asciiTheme="minorHAnsi" w:hAnsiTheme="minorHAnsi" w:eastAsiaTheme="minorEastAsia" w:cstheme="minorBidi"/>
          <w:sz w:val="22"/>
          <w:szCs w:val="22"/>
        </w:rPr>
        <w:tab/>
      </w:r>
      <w:r>
        <w:rPr>
          <w:rStyle w:val="40"/>
        </w:rPr>
        <w:t>Batch Jobs</w:t>
      </w:r>
      <w:r>
        <w:tab/>
      </w:r>
      <w:r>
        <w:fldChar w:fldCharType="begin"/>
      </w:r>
      <w:r>
        <w:instrText xml:space="preserve"> PAGEREF _Toc503346567 \h </w:instrText>
      </w:r>
      <w:r>
        <w:fldChar w:fldCharType="separate"/>
      </w:r>
      <w:r>
        <w:t>4-21</w:t>
      </w:r>
      <w:r>
        <w:fldChar w:fldCharType="end"/>
      </w:r>
      <w:r>
        <w:fldChar w:fldCharType="end"/>
      </w:r>
    </w:p>
    <w:p xmlns:wp14="http://schemas.microsoft.com/office/word/2010/wordml" w14:paraId="10BC0F76" wp14:textId="77777777">
      <w:pPr>
        <w:pStyle w:val="32"/>
        <w:rPr>
          <w:rFonts w:asciiTheme="minorHAnsi" w:hAnsiTheme="minorHAnsi" w:eastAsiaTheme="minorEastAsia" w:cstheme="minorBidi"/>
          <w:sz w:val="22"/>
          <w:szCs w:val="22"/>
        </w:rPr>
      </w:pPr>
      <w:r>
        <w:fldChar w:fldCharType="begin"/>
      </w:r>
      <w:r>
        <w:instrText xml:space="preserve"> HYPERLINK \l "_Toc503346568" </w:instrText>
      </w:r>
      <w:r>
        <w:fldChar w:fldCharType="separate"/>
      </w:r>
      <w:r>
        <w:rPr>
          <w:rStyle w:val="40"/>
        </w:rPr>
        <w:t>4.7.10</w:t>
      </w:r>
      <w:r>
        <w:rPr>
          <w:rFonts w:asciiTheme="minorHAnsi" w:hAnsiTheme="minorHAnsi" w:eastAsiaTheme="minorEastAsia" w:cstheme="minorBidi"/>
          <w:sz w:val="22"/>
          <w:szCs w:val="22"/>
        </w:rPr>
        <w:tab/>
      </w:r>
      <w:r>
        <w:rPr>
          <w:rStyle w:val="40"/>
        </w:rPr>
        <w:t>Report Management</w:t>
      </w:r>
      <w:r>
        <w:tab/>
      </w:r>
      <w:r>
        <w:fldChar w:fldCharType="begin"/>
      </w:r>
      <w:r>
        <w:instrText xml:space="preserve"> PAGEREF _Toc503346568 \h </w:instrText>
      </w:r>
      <w:r>
        <w:fldChar w:fldCharType="separate"/>
      </w:r>
      <w:r>
        <w:t>4-21</w:t>
      </w:r>
      <w:r>
        <w:fldChar w:fldCharType="end"/>
      </w:r>
      <w:r>
        <w:fldChar w:fldCharType="end"/>
      </w:r>
    </w:p>
    <w:p xmlns:wp14="http://schemas.microsoft.com/office/word/2010/wordml" w14:paraId="389A6175" wp14:textId="77777777">
      <w:pPr>
        <w:pStyle w:val="32"/>
        <w:rPr>
          <w:rFonts w:asciiTheme="minorHAnsi" w:hAnsiTheme="minorHAnsi" w:eastAsiaTheme="minorEastAsia" w:cstheme="minorBidi"/>
          <w:sz w:val="22"/>
          <w:szCs w:val="22"/>
        </w:rPr>
      </w:pPr>
      <w:r>
        <w:fldChar w:fldCharType="begin"/>
      </w:r>
      <w:r>
        <w:instrText xml:space="preserve"> HYPERLINK \l "_Toc503346569" </w:instrText>
      </w:r>
      <w:r>
        <w:fldChar w:fldCharType="separate"/>
      </w:r>
      <w:r>
        <w:rPr>
          <w:rStyle w:val="40"/>
        </w:rPr>
        <w:t>4.7.11</w:t>
      </w:r>
      <w:r>
        <w:rPr>
          <w:rFonts w:asciiTheme="minorHAnsi" w:hAnsiTheme="minorHAnsi" w:eastAsiaTheme="minorEastAsia" w:cstheme="minorBidi"/>
          <w:sz w:val="22"/>
          <w:szCs w:val="22"/>
        </w:rPr>
        <w:tab/>
      </w:r>
      <w:r>
        <w:rPr>
          <w:rStyle w:val="40"/>
        </w:rPr>
        <w:t>Baseline Performance Information</w:t>
      </w:r>
      <w:r>
        <w:tab/>
      </w:r>
      <w:r>
        <w:fldChar w:fldCharType="begin"/>
      </w:r>
      <w:r>
        <w:instrText xml:space="preserve"> PAGEREF _Toc503346569 \h </w:instrText>
      </w:r>
      <w:r>
        <w:fldChar w:fldCharType="separate"/>
      </w:r>
      <w:r>
        <w:t>4-21</w:t>
      </w:r>
      <w:r>
        <w:fldChar w:fldCharType="end"/>
      </w:r>
      <w:r>
        <w:fldChar w:fldCharType="end"/>
      </w:r>
    </w:p>
    <w:p xmlns:wp14="http://schemas.microsoft.com/office/word/2010/wordml" w14:paraId="05F8C5A1" wp14:textId="77777777">
      <w:pPr>
        <w:pStyle w:val="31"/>
        <w:rPr>
          <w:rFonts w:asciiTheme="minorHAnsi" w:hAnsiTheme="minorHAnsi" w:eastAsiaTheme="minorEastAsia" w:cstheme="minorBidi"/>
          <w:b w:val="0"/>
          <w:bCs w:val="0"/>
          <w:sz w:val="22"/>
          <w:szCs w:val="22"/>
          <w:lang w:val="en-US"/>
        </w:rPr>
      </w:pPr>
      <w:r>
        <w:fldChar w:fldCharType="begin"/>
      </w:r>
      <w:r>
        <w:instrText xml:space="preserve"> HYPERLINK \l "_Toc503346570" </w:instrText>
      </w:r>
      <w:r>
        <w:fldChar w:fldCharType="separate"/>
      </w:r>
      <w:r>
        <w:rPr>
          <w:rStyle w:val="40"/>
          <w:caps/>
        </w:rPr>
        <w:t>4.8</w:t>
      </w:r>
      <w:r>
        <w:rPr>
          <w:rFonts w:asciiTheme="minorHAnsi" w:hAnsiTheme="minorHAnsi" w:eastAsiaTheme="minorEastAsia" w:cstheme="minorBidi"/>
          <w:b w:val="0"/>
          <w:bCs w:val="0"/>
          <w:sz w:val="22"/>
          <w:szCs w:val="22"/>
          <w:lang w:val="en-US"/>
        </w:rPr>
        <w:tab/>
      </w:r>
      <w:r>
        <w:rPr>
          <w:rStyle w:val="40"/>
          <w:caps/>
        </w:rPr>
        <w:t>Maintenance and support</w:t>
      </w:r>
      <w:r>
        <w:tab/>
      </w:r>
      <w:r>
        <w:fldChar w:fldCharType="begin"/>
      </w:r>
      <w:r>
        <w:instrText xml:space="preserve"> PAGEREF _Toc503346570 \h </w:instrText>
      </w:r>
      <w:r>
        <w:fldChar w:fldCharType="separate"/>
      </w:r>
      <w:r>
        <w:t>4-22</w:t>
      </w:r>
      <w:r>
        <w:fldChar w:fldCharType="end"/>
      </w:r>
      <w:r>
        <w:fldChar w:fldCharType="end"/>
      </w:r>
    </w:p>
    <w:p xmlns:wp14="http://schemas.microsoft.com/office/word/2010/wordml" w14:paraId="2DA4073B" wp14:textId="77777777">
      <w:pPr>
        <w:pStyle w:val="32"/>
        <w:rPr>
          <w:rFonts w:asciiTheme="minorHAnsi" w:hAnsiTheme="minorHAnsi" w:eastAsiaTheme="minorEastAsia" w:cstheme="minorBidi"/>
          <w:sz w:val="22"/>
          <w:szCs w:val="22"/>
        </w:rPr>
      </w:pPr>
      <w:r>
        <w:fldChar w:fldCharType="begin"/>
      </w:r>
      <w:r>
        <w:instrText xml:space="preserve"> HYPERLINK \l "_Toc503346571" </w:instrText>
      </w:r>
      <w:r>
        <w:fldChar w:fldCharType="separate"/>
      </w:r>
      <w:r>
        <w:rPr>
          <w:rStyle w:val="40"/>
        </w:rPr>
        <w:t>4.8.1</w:t>
      </w:r>
      <w:r>
        <w:rPr>
          <w:rFonts w:asciiTheme="minorHAnsi" w:hAnsiTheme="minorHAnsi" w:eastAsiaTheme="minorEastAsia" w:cstheme="minorBidi"/>
          <w:sz w:val="22"/>
          <w:szCs w:val="22"/>
        </w:rPr>
        <w:tab/>
      </w:r>
      <w:r>
        <w:rPr>
          <w:rStyle w:val="40"/>
        </w:rPr>
        <w:t>Problem Logging</w:t>
      </w:r>
      <w:r>
        <w:tab/>
      </w:r>
      <w:r>
        <w:fldChar w:fldCharType="begin"/>
      </w:r>
      <w:r>
        <w:instrText xml:space="preserve"> PAGEREF _Toc503346571 \h </w:instrText>
      </w:r>
      <w:r>
        <w:fldChar w:fldCharType="separate"/>
      </w:r>
      <w:r>
        <w:t>4-22</w:t>
      </w:r>
      <w:r>
        <w:fldChar w:fldCharType="end"/>
      </w:r>
      <w:r>
        <w:fldChar w:fldCharType="end"/>
      </w:r>
    </w:p>
    <w:p xmlns:wp14="http://schemas.microsoft.com/office/word/2010/wordml" w14:paraId="6B8F891E" wp14:textId="77777777">
      <w:pPr>
        <w:pStyle w:val="32"/>
        <w:rPr>
          <w:rFonts w:asciiTheme="minorHAnsi" w:hAnsiTheme="minorHAnsi" w:eastAsiaTheme="minorEastAsia" w:cstheme="minorBidi"/>
          <w:sz w:val="22"/>
          <w:szCs w:val="22"/>
        </w:rPr>
      </w:pPr>
      <w:r>
        <w:fldChar w:fldCharType="begin"/>
      </w:r>
      <w:r>
        <w:instrText xml:space="preserve"> HYPERLINK \l "_Toc503346572" </w:instrText>
      </w:r>
      <w:r>
        <w:fldChar w:fldCharType="separate"/>
      </w:r>
      <w:r>
        <w:rPr>
          <w:rStyle w:val="40"/>
        </w:rPr>
        <w:t>4.8.2</w:t>
      </w:r>
      <w:r>
        <w:rPr>
          <w:rFonts w:asciiTheme="minorHAnsi" w:hAnsiTheme="minorHAnsi" w:eastAsiaTheme="minorEastAsia" w:cstheme="minorBidi"/>
          <w:sz w:val="22"/>
          <w:szCs w:val="22"/>
        </w:rPr>
        <w:tab/>
      </w:r>
      <w:r>
        <w:rPr>
          <w:rStyle w:val="40"/>
        </w:rPr>
        <w:t>Problem Categorization and Escalation</w:t>
      </w:r>
      <w:r>
        <w:tab/>
      </w:r>
      <w:r>
        <w:fldChar w:fldCharType="begin"/>
      </w:r>
      <w:r>
        <w:instrText xml:space="preserve"> PAGEREF _Toc503346572 \h </w:instrText>
      </w:r>
      <w:r>
        <w:fldChar w:fldCharType="separate"/>
      </w:r>
      <w:r>
        <w:t>4-22</w:t>
      </w:r>
      <w:r>
        <w:fldChar w:fldCharType="end"/>
      </w:r>
      <w:r>
        <w:fldChar w:fldCharType="end"/>
      </w:r>
    </w:p>
    <w:p xmlns:wp14="http://schemas.microsoft.com/office/word/2010/wordml" w14:paraId="0210406E" wp14:textId="77777777">
      <w:pPr>
        <w:pStyle w:val="32"/>
        <w:rPr>
          <w:rFonts w:asciiTheme="minorHAnsi" w:hAnsiTheme="minorHAnsi" w:eastAsiaTheme="minorEastAsia" w:cstheme="minorBidi"/>
          <w:sz w:val="22"/>
          <w:szCs w:val="22"/>
        </w:rPr>
      </w:pPr>
      <w:r>
        <w:fldChar w:fldCharType="begin"/>
      </w:r>
      <w:r>
        <w:instrText xml:space="preserve"> HYPERLINK \l "_Toc503346573" </w:instrText>
      </w:r>
      <w:r>
        <w:fldChar w:fldCharType="separate"/>
      </w:r>
      <w:r>
        <w:rPr>
          <w:rStyle w:val="40"/>
        </w:rPr>
        <w:t>4.8.3</w:t>
      </w:r>
      <w:r>
        <w:rPr>
          <w:rFonts w:asciiTheme="minorHAnsi" w:hAnsiTheme="minorHAnsi" w:eastAsiaTheme="minorEastAsia" w:cstheme="minorBidi"/>
          <w:sz w:val="22"/>
          <w:szCs w:val="22"/>
        </w:rPr>
        <w:tab/>
      </w:r>
      <w:r>
        <w:rPr>
          <w:rStyle w:val="40"/>
        </w:rPr>
        <w:t>Application / Technical Support</w:t>
      </w:r>
      <w:r>
        <w:tab/>
      </w:r>
      <w:r>
        <w:fldChar w:fldCharType="begin"/>
      </w:r>
      <w:r>
        <w:instrText xml:space="preserve"> PAGEREF _Toc503346573 \h </w:instrText>
      </w:r>
      <w:r>
        <w:fldChar w:fldCharType="separate"/>
      </w:r>
      <w:r>
        <w:t>4-22</w:t>
      </w:r>
      <w:r>
        <w:fldChar w:fldCharType="end"/>
      </w:r>
      <w:r>
        <w:fldChar w:fldCharType="end"/>
      </w:r>
    </w:p>
    <w:p xmlns:wp14="http://schemas.microsoft.com/office/word/2010/wordml" w14:paraId="5CACDE84" wp14:textId="77777777">
      <w:pPr>
        <w:pStyle w:val="32"/>
        <w:rPr>
          <w:rFonts w:asciiTheme="minorHAnsi" w:hAnsiTheme="minorHAnsi" w:eastAsiaTheme="minorEastAsia" w:cstheme="minorBidi"/>
          <w:sz w:val="22"/>
          <w:szCs w:val="22"/>
        </w:rPr>
      </w:pPr>
      <w:r>
        <w:fldChar w:fldCharType="begin"/>
      </w:r>
      <w:r>
        <w:instrText xml:space="preserve"> HYPERLINK \l "_Toc503346574" </w:instrText>
      </w:r>
      <w:r>
        <w:fldChar w:fldCharType="separate"/>
      </w:r>
      <w:r>
        <w:rPr>
          <w:rStyle w:val="40"/>
        </w:rPr>
        <w:t>4.8.4</w:t>
      </w:r>
      <w:r>
        <w:rPr>
          <w:rFonts w:asciiTheme="minorHAnsi" w:hAnsiTheme="minorHAnsi" w:eastAsiaTheme="minorEastAsia" w:cstheme="minorBidi"/>
          <w:sz w:val="22"/>
          <w:szCs w:val="22"/>
        </w:rPr>
        <w:tab/>
      </w:r>
      <w:r>
        <w:rPr>
          <w:rStyle w:val="40"/>
        </w:rPr>
        <w:t>incident management</w:t>
      </w:r>
      <w:r>
        <w:tab/>
      </w:r>
      <w:r>
        <w:fldChar w:fldCharType="begin"/>
      </w:r>
      <w:r>
        <w:instrText xml:space="preserve"> PAGEREF _Toc503346574 \h </w:instrText>
      </w:r>
      <w:r>
        <w:fldChar w:fldCharType="separate"/>
      </w:r>
      <w:r>
        <w:t>4-23</w:t>
      </w:r>
      <w:r>
        <w:fldChar w:fldCharType="end"/>
      </w:r>
      <w:r>
        <w:fldChar w:fldCharType="end"/>
      </w:r>
    </w:p>
    <w:p xmlns:wp14="http://schemas.microsoft.com/office/word/2010/wordml" w14:paraId="168F84CF" wp14:textId="77777777">
      <w:pPr>
        <w:pStyle w:val="32"/>
        <w:rPr>
          <w:rFonts w:asciiTheme="minorHAnsi" w:hAnsiTheme="minorHAnsi" w:eastAsiaTheme="minorEastAsia" w:cstheme="minorBidi"/>
          <w:sz w:val="22"/>
          <w:szCs w:val="22"/>
        </w:rPr>
      </w:pPr>
      <w:r>
        <w:fldChar w:fldCharType="begin"/>
      </w:r>
      <w:r>
        <w:instrText xml:space="preserve"> HYPERLINK \l "_Toc503346575" </w:instrText>
      </w:r>
      <w:r>
        <w:fldChar w:fldCharType="separate"/>
      </w:r>
      <w:r>
        <w:rPr>
          <w:rStyle w:val="40"/>
        </w:rPr>
        <w:t>4.8.5</w:t>
      </w:r>
      <w:r>
        <w:rPr>
          <w:rFonts w:asciiTheme="minorHAnsi" w:hAnsiTheme="minorHAnsi" w:eastAsiaTheme="minorEastAsia" w:cstheme="minorBidi"/>
          <w:sz w:val="22"/>
          <w:szCs w:val="22"/>
        </w:rPr>
        <w:tab/>
      </w:r>
      <w:r>
        <w:rPr>
          <w:rStyle w:val="40"/>
        </w:rPr>
        <w:t>Escalation Matrix</w:t>
      </w:r>
      <w:r>
        <w:tab/>
      </w:r>
      <w:r>
        <w:fldChar w:fldCharType="begin"/>
      </w:r>
      <w:r>
        <w:instrText xml:space="preserve"> PAGEREF _Toc503346575 \h </w:instrText>
      </w:r>
      <w:r>
        <w:fldChar w:fldCharType="separate"/>
      </w:r>
      <w:r>
        <w:t>4-23</w:t>
      </w:r>
      <w:r>
        <w:fldChar w:fldCharType="end"/>
      </w:r>
      <w:r>
        <w:fldChar w:fldCharType="end"/>
      </w:r>
    </w:p>
    <w:p xmlns:wp14="http://schemas.microsoft.com/office/word/2010/wordml" w14:paraId="11CBB952" wp14:textId="77777777">
      <w:pPr>
        <w:pStyle w:val="31"/>
        <w:rPr>
          <w:rFonts w:asciiTheme="minorHAnsi" w:hAnsiTheme="minorHAnsi" w:eastAsiaTheme="minorEastAsia" w:cstheme="minorBidi"/>
          <w:b w:val="0"/>
          <w:bCs w:val="0"/>
          <w:sz w:val="22"/>
          <w:szCs w:val="22"/>
          <w:lang w:val="en-US"/>
        </w:rPr>
      </w:pPr>
      <w:r>
        <w:fldChar w:fldCharType="begin"/>
      </w:r>
      <w:r>
        <w:instrText xml:space="preserve"> HYPERLINK \l "_Toc503346576" </w:instrText>
      </w:r>
      <w:r>
        <w:fldChar w:fldCharType="separate"/>
      </w:r>
      <w:r>
        <w:rPr>
          <w:rStyle w:val="40"/>
          <w:caps/>
        </w:rPr>
        <w:t>4.9</w:t>
      </w:r>
      <w:r>
        <w:rPr>
          <w:rFonts w:asciiTheme="minorHAnsi" w:hAnsiTheme="minorHAnsi" w:eastAsiaTheme="minorEastAsia" w:cstheme="minorBidi"/>
          <w:b w:val="0"/>
          <w:bCs w:val="0"/>
          <w:sz w:val="22"/>
          <w:szCs w:val="22"/>
          <w:lang w:val="en-US"/>
        </w:rPr>
        <w:tab/>
      </w:r>
      <w:r>
        <w:rPr>
          <w:rStyle w:val="40"/>
          <w:caps/>
        </w:rPr>
        <w:t>User guide</w:t>
      </w:r>
      <w:r>
        <w:tab/>
      </w:r>
      <w:r>
        <w:fldChar w:fldCharType="begin"/>
      </w:r>
      <w:r>
        <w:instrText xml:space="preserve"> PAGEREF _Toc503346576 \h </w:instrText>
      </w:r>
      <w:r>
        <w:fldChar w:fldCharType="separate"/>
      </w:r>
      <w:r>
        <w:t>4-25</w:t>
      </w:r>
      <w:r>
        <w:fldChar w:fldCharType="end"/>
      </w:r>
      <w:r>
        <w:fldChar w:fldCharType="end"/>
      </w:r>
    </w:p>
    <w:p xmlns:wp14="http://schemas.microsoft.com/office/word/2010/wordml" w14:paraId="1D80C251" wp14:textId="77777777">
      <w:pPr>
        <w:pStyle w:val="32"/>
        <w:rPr>
          <w:rFonts w:asciiTheme="minorHAnsi" w:hAnsiTheme="minorHAnsi" w:eastAsiaTheme="minorEastAsia" w:cstheme="minorBidi"/>
          <w:sz w:val="22"/>
          <w:szCs w:val="22"/>
        </w:rPr>
      </w:pPr>
      <w:r>
        <w:fldChar w:fldCharType="begin"/>
      </w:r>
      <w:r>
        <w:instrText xml:space="preserve"> HYPERLINK \l "_Toc503346577" </w:instrText>
      </w:r>
      <w:r>
        <w:fldChar w:fldCharType="separate"/>
      </w:r>
      <w:r>
        <w:rPr>
          <w:rStyle w:val="40"/>
        </w:rPr>
        <w:t>4.9.1</w:t>
      </w:r>
      <w:r>
        <w:rPr>
          <w:rFonts w:asciiTheme="minorHAnsi" w:hAnsiTheme="minorHAnsi" w:eastAsiaTheme="minorEastAsia" w:cstheme="minorBidi"/>
          <w:sz w:val="22"/>
          <w:szCs w:val="22"/>
        </w:rPr>
        <w:tab/>
      </w:r>
      <w:r>
        <w:rPr>
          <w:rStyle w:val="40"/>
        </w:rPr>
        <w:t>Accessing the Application problem logging</w:t>
      </w:r>
      <w:r>
        <w:tab/>
      </w:r>
      <w:r>
        <w:fldChar w:fldCharType="begin"/>
      </w:r>
      <w:r>
        <w:instrText xml:space="preserve"> PAGEREF _Toc503346577 \h </w:instrText>
      </w:r>
      <w:r>
        <w:fldChar w:fldCharType="separate"/>
      </w:r>
      <w:r>
        <w:t>4-25</w:t>
      </w:r>
      <w:r>
        <w:fldChar w:fldCharType="end"/>
      </w:r>
      <w:r>
        <w:fldChar w:fldCharType="end"/>
      </w:r>
    </w:p>
    <w:p xmlns:wp14="http://schemas.microsoft.com/office/word/2010/wordml" w14:paraId="59CEAEE0" wp14:textId="77777777">
      <w:pPr>
        <w:pStyle w:val="31"/>
        <w:rPr>
          <w:rFonts w:asciiTheme="minorHAnsi" w:hAnsiTheme="minorHAnsi" w:eastAsiaTheme="minorEastAsia" w:cstheme="minorBidi"/>
          <w:b w:val="0"/>
          <w:bCs w:val="0"/>
          <w:sz w:val="22"/>
          <w:szCs w:val="22"/>
          <w:lang w:val="en-US"/>
        </w:rPr>
      </w:pPr>
      <w:r>
        <w:fldChar w:fldCharType="begin"/>
      </w:r>
      <w:r>
        <w:instrText xml:space="preserve"> HYPERLINK \l "_Toc503346578" </w:instrText>
      </w:r>
      <w:r>
        <w:fldChar w:fldCharType="separate"/>
      </w:r>
      <w:r>
        <w:rPr>
          <w:rStyle w:val="40"/>
          <w:caps/>
        </w:rPr>
        <w:t>4.10</w:t>
      </w:r>
      <w:r>
        <w:rPr>
          <w:rFonts w:asciiTheme="minorHAnsi" w:hAnsiTheme="minorHAnsi" w:eastAsiaTheme="minorEastAsia" w:cstheme="minorBidi"/>
          <w:b w:val="0"/>
          <w:bCs w:val="0"/>
          <w:sz w:val="22"/>
          <w:szCs w:val="22"/>
          <w:lang w:val="en-US"/>
        </w:rPr>
        <w:tab/>
      </w:r>
      <w:r>
        <w:rPr>
          <w:rStyle w:val="40"/>
          <w:caps/>
        </w:rPr>
        <w:t>Contract management</w:t>
      </w:r>
      <w:r>
        <w:tab/>
      </w:r>
      <w:r>
        <w:fldChar w:fldCharType="begin"/>
      </w:r>
      <w:r>
        <w:instrText xml:space="preserve"> PAGEREF _Toc503346578 \h </w:instrText>
      </w:r>
      <w:r>
        <w:fldChar w:fldCharType="separate"/>
      </w:r>
      <w:r>
        <w:t>4-26</w:t>
      </w:r>
      <w:r>
        <w:fldChar w:fldCharType="end"/>
      </w:r>
      <w:r>
        <w:fldChar w:fldCharType="end"/>
      </w:r>
    </w:p>
    <w:p xmlns:wp14="http://schemas.microsoft.com/office/word/2010/wordml" w14:paraId="7C3E3372" wp14:textId="77777777">
      <w:pPr>
        <w:pStyle w:val="31"/>
        <w:rPr>
          <w:rFonts w:asciiTheme="minorHAnsi" w:hAnsiTheme="minorHAnsi" w:eastAsiaTheme="minorEastAsia" w:cstheme="minorBidi"/>
          <w:b w:val="0"/>
          <w:bCs w:val="0"/>
          <w:sz w:val="22"/>
          <w:szCs w:val="22"/>
          <w:lang w:val="en-US"/>
        </w:rPr>
      </w:pPr>
      <w:r>
        <w:fldChar w:fldCharType="begin"/>
      </w:r>
      <w:r>
        <w:instrText xml:space="preserve"> HYPERLINK \l "_Toc503346579" </w:instrText>
      </w:r>
      <w:r>
        <w:fldChar w:fldCharType="separate"/>
      </w:r>
      <w:r>
        <w:rPr>
          <w:rStyle w:val="40"/>
          <w:caps/>
        </w:rPr>
        <w:t>4.11</w:t>
      </w:r>
      <w:r>
        <w:rPr>
          <w:rFonts w:asciiTheme="minorHAnsi" w:hAnsiTheme="minorHAnsi" w:eastAsiaTheme="minorEastAsia" w:cstheme="minorBidi"/>
          <w:b w:val="0"/>
          <w:bCs w:val="0"/>
          <w:sz w:val="22"/>
          <w:szCs w:val="22"/>
          <w:lang w:val="en-US"/>
        </w:rPr>
        <w:tab/>
      </w:r>
      <w:r>
        <w:rPr>
          <w:rStyle w:val="40"/>
          <w:caps/>
        </w:rPr>
        <w:t>Handover items</w:t>
      </w:r>
      <w:r>
        <w:tab/>
      </w:r>
      <w:r>
        <w:fldChar w:fldCharType="begin"/>
      </w:r>
      <w:r>
        <w:instrText xml:space="preserve"> PAGEREF _Toc503346579 \h </w:instrText>
      </w:r>
      <w:r>
        <w:fldChar w:fldCharType="separate"/>
      </w:r>
      <w:r>
        <w:t>4-27</w:t>
      </w:r>
      <w:r>
        <w:fldChar w:fldCharType="end"/>
      </w:r>
      <w:r>
        <w:fldChar w:fldCharType="end"/>
      </w:r>
    </w:p>
    <w:p xmlns:wp14="http://schemas.microsoft.com/office/word/2010/wordml" w14:paraId="51A09BE8" wp14:textId="77777777">
      <w:pPr>
        <w:pStyle w:val="31"/>
        <w:rPr>
          <w:rFonts w:asciiTheme="minorHAnsi" w:hAnsiTheme="minorHAnsi" w:eastAsiaTheme="minorEastAsia" w:cstheme="minorBidi"/>
          <w:b w:val="0"/>
          <w:bCs w:val="0"/>
          <w:sz w:val="22"/>
          <w:szCs w:val="22"/>
          <w:lang w:val="en-US"/>
        </w:rPr>
      </w:pPr>
      <w:r>
        <w:fldChar w:fldCharType="begin"/>
      </w:r>
      <w:r>
        <w:instrText xml:space="preserve"> HYPERLINK \l "_Toc503346580" </w:instrText>
      </w:r>
      <w:r>
        <w:fldChar w:fldCharType="separate"/>
      </w:r>
      <w:r>
        <w:rPr>
          <w:rStyle w:val="40"/>
          <w:caps/>
        </w:rPr>
        <w:t>4.12</w:t>
      </w:r>
      <w:r>
        <w:rPr>
          <w:rFonts w:asciiTheme="minorHAnsi" w:hAnsiTheme="minorHAnsi" w:eastAsiaTheme="minorEastAsia" w:cstheme="minorBidi"/>
          <w:b w:val="0"/>
          <w:bCs w:val="0"/>
          <w:sz w:val="22"/>
          <w:szCs w:val="22"/>
          <w:lang w:val="en-US"/>
        </w:rPr>
        <w:tab/>
      </w:r>
      <w:r>
        <w:rPr>
          <w:rStyle w:val="40"/>
          <w:caps/>
        </w:rPr>
        <w:t>Information security</w:t>
      </w:r>
      <w:r>
        <w:tab/>
      </w:r>
      <w:r>
        <w:fldChar w:fldCharType="begin"/>
      </w:r>
      <w:r>
        <w:instrText xml:space="preserve"> PAGEREF _Toc503346580 \h </w:instrText>
      </w:r>
      <w:r>
        <w:fldChar w:fldCharType="separate"/>
      </w:r>
      <w:r>
        <w:t>4-28</w:t>
      </w:r>
      <w:r>
        <w:fldChar w:fldCharType="end"/>
      </w:r>
      <w:r>
        <w:fldChar w:fldCharType="end"/>
      </w:r>
    </w:p>
    <w:p xmlns:wp14="http://schemas.microsoft.com/office/word/2010/wordml" w14:paraId="570987A7" wp14:textId="77777777">
      <w:pPr>
        <w:pStyle w:val="32"/>
        <w:rPr>
          <w:rFonts w:asciiTheme="minorHAnsi" w:hAnsiTheme="minorHAnsi" w:eastAsiaTheme="minorEastAsia" w:cstheme="minorBidi"/>
          <w:sz w:val="22"/>
          <w:szCs w:val="22"/>
        </w:rPr>
      </w:pPr>
      <w:r>
        <w:fldChar w:fldCharType="begin"/>
      </w:r>
      <w:r>
        <w:instrText xml:space="preserve"> HYPERLINK \l "_Toc503346581" </w:instrText>
      </w:r>
      <w:r>
        <w:fldChar w:fldCharType="separate"/>
      </w:r>
      <w:r>
        <w:rPr>
          <w:rStyle w:val="40"/>
          <w:lang w:val="en-GB"/>
        </w:rPr>
        <w:t>4.12.1</w:t>
      </w:r>
      <w:r>
        <w:rPr>
          <w:rFonts w:asciiTheme="minorHAnsi" w:hAnsiTheme="minorHAnsi" w:eastAsiaTheme="minorEastAsia" w:cstheme="minorBidi"/>
          <w:sz w:val="22"/>
          <w:szCs w:val="22"/>
        </w:rPr>
        <w:tab/>
      </w:r>
      <w:r>
        <w:rPr>
          <w:rStyle w:val="40"/>
          <w:lang w:val="en-GB"/>
        </w:rPr>
        <w:t>AUDIT AND COMPLIANCE REQUIREMENTS</w:t>
      </w:r>
      <w:r>
        <w:tab/>
      </w:r>
      <w:r>
        <w:fldChar w:fldCharType="begin"/>
      </w:r>
      <w:r>
        <w:instrText xml:space="preserve"> PAGEREF _Toc503346581 \h </w:instrText>
      </w:r>
      <w:r>
        <w:fldChar w:fldCharType="separate"/>
      </w:r>
      <w:r>
        <w:t>4-28</w:t>
      </w:r>
      <w:r>
        <w:fldChar w:fldCharType="end"/>
      </w:r>
      <w:r>
        <w:fldChar w:fldCharType="end"/>
      </w:r>
    </w:p>
    <w:p xmlns:wp14="http://schemas.microsoft.com/office/word/2010/wordml" w14:paraId="3F8F9C9E" wp14:textId="77777777">
      <w:pPr>
        <w:pStyle w:val="32"/>
        <w:rPr>
          <w:rFonts w:asciiTheme="minorHAnsi" w:hAnsiTheme="minorHAnsi" w:eastAsiaTheme="minorEastAsia" w:cstheme="minorBidi"/>
          <w:sz w:val="22"/>
          <w:szCs w:val="22"/>
        </w:rPr>
      </w:pPr>
      <w:r>
        <w:fldChar w:fldCharType="begin"/>
      </w:r>
      <w:r>
        <w:instrText xml:space="preserve"> HYPERLINK \l "_Toc503346582" </w:instrText>
      </w:r>
      <w:r>
        <w:fldChar w:fldCharType="separate"/>
      </w:r>
      <w:r>
        <w:rPr>
          <w:rStyle w:val="40"/>
          <w:lang w:val="en-GB"/>
        </w:rPr>
        <w:t>4.12.2</w:t>
      </w:r>
      <w:r>
        <w:rPr>
          <w:rFonts w:asciiTheme="minorHAnsi" w:hAnsiTheme="minorHAnsi" w:eastAsiaTheme="minorEastAsia" w:cstheme="minorBidi"/>
          <w:sz w:val="22"/>
          <w:szCs w:val="22"/>
        </w:rPr>
        <w:tab/>
      </w:r>
      <w:r>
        <w:rPr>
          <w:rStyle w:val="40"/>
          <w:lang w:val="en-GB"/>
        </w:rPr>
        <w:t>PASSWORD POLICY COMPLIANCE</w:t>
      </w:r>
      <w:r>
        <w:tab/>
      </w:r>
      <w:r>
        <w:fldChar w:fldCharType="begin"/>
      </w:r>
      <w:r>
        <w:instrText xml:space="preserve"> PAGEREF _Toc503346582 \h </w:instrText>
      </w:r>
      <w:r>
        <w:fldChar w:fldCharType="separate"/>
      </w:r>
      <w:r>
        <w:t>4-29</w:t>
      </w:r>
      <w:r>
        <w:fldChar w:fldCharType="end"/>
      </w:r>
      <w:r>
        <w:fldChar w:fldCharType="end"/>
      </w:r>
    </w:p>
    <w:p xmlns:wp14="http://schemas.microsoft.com/office/word/2010/wordml" w14:paraId="44D5908E" wp14:textId="77777777">
      <w:pPr>
        <w:pStyle w:val="32"/>
        <w:rPr>
          <w:rFonts w:asciiTheme="minorHAnsi" w:hAnsiTheme="minorHAnsi" w:eastAsiaTheme="minorEastAsia" w:cstheme="minorBidi"/>
          <w:sz w:val="22"/>
          <w:szCs w:val="22"/>
        </w:rPr>
      </w:pPr>
      <w:r>
        <w:fldChar w:fldCharType="begin"/>
      </w:r>
      <w:r>
        <w:instrText xml:space="preserve"> HYPERLINK \l "_Toc503346583" </w:instrText>
      </w:r>
      <w:r>
        <w:fldChar w:fldCharType="separate"/>
      </w:r>
      <w:r>
        <w:rPr>
          <w:rStyle w:val="40"/>
          <w:lang w:val="en-GB"/>
        </w:rPr>
        <w:t>4.12.3</w:t>
      </w:r>
      <w:r>
        <w:rPr>
          <w:rFonts w:asciiTheme="minorHAnsi" w:hAnsiTheme="minorHAnsi" w:eastAsiaTheme="minorEastAsia" w:cstheme="minorBidi"/>
          <w:sz w:val="22"/>
          <w:szCs w:val="22"/>
        </w:rPr>
        <w:tab/>
      </w:r>
      <w:r>
        <w:rPr>
          <w:rStyle w:val="40"/>
          <w:lang w:val="en-GB"/>
        </w:rPr>
        <w:t>USER ACCESS MATRIX</w:t>
      </w:r>
      <w:r>
        <w:tab/>
      </w:r>
      <w:r>
        <w:fldChar w:fldCharType="begin"/>
      </w:r>
      <w:r>
        <w:instrText xml:space="preserve"> PAGEREF _Toc503346583 \h </w:instrText>
      </w:r>
      <w:r>
        <w:fldChar w:fldCharType="separate"/>
      </w:r>
      <w:r>
        <w:t>4-29</w:t>
      </w:r>
      <w:r>
        <w:fldChar w:fldCharType="end"/>
      </w:r>
      <w:r>
        <w:fldChar w:fldCharType="end"/>
      </w:r>
    </w:p>
    <w:p xmlns:wp14="http://schemas.microsoft.com/office/word/2010/wordml" w14:paraId="6BE6B9A9" wp14:textId="77777777">
      <w:pPr>
        <w:pStyle w:val="31"/>
        <w:rPr>
          <w:rFonts w:asciiTheme="minorHAnsi" w:hAnsiTheme="minorHAnsi" w:eastAsiaTheme="minorEastAsia" w:cstheme="minorBidi"/>
          <w:b w:val="0"/>
          <w:bCs w:val="0"/>
          <w:sz w:val="22"/>
          <w:szCs w:val="22"/>
          <w:lang w:val="en-US"/>
        </w:rPr>
      </w:pPr>
      <w:r>
        <w:fldChar w:fldCharType="begin"/>
      </w:r>
      <w:r>
        <w:instrText xml:space="preserve"> HYPERLINK \l "_Toc503346584" </w:instrText>
      </w:r>
      <w:r>
        <w:fldChar w:fldCharType="separate"/>
      </w:r>
      <w:r>
        <w:rPr>
          <w:rStyle w:val="40"/>
          <w:caps/>
        </w:rPr>
        <w:t>4.13</w:t>
      </w:r>
      <w:r>
        <w:rPr>
          <w:rFonts w:asciiTheme="minorHAnsi" w:hAnsiTheme="minorHAnsi" w:eastAsiaTheme="minorEastAsia" w:cstheme="minorBidi"/>
          <w:b w:val="0"/>
          <w:bCs w:val="0"/>
          <w:sz w:val="22"/>
          <w:szCs w:val="22"/>
          <w:lang w:val="en-US"/>
        </w:rPr>
        <w:tab/>
      </w:r>
      <w:r>
        <w:rPr>
          <w:rStyle w:val="40"/>
          <w:caps/>
        </w:rPr>
        <w:t>Documentation and references</w:t>
      </w:r>
      <w:r>
        <w:tab/>
      </w:r>
      <w:r>
        <w:fldChar w:fldCharType="begin"/>
      </w:r>
      <w:r>
        <w:instrText xml:space="preserve"> PAGEREF _Toc503346584 \h </w:instrText>
      </w:r>
      <w:r>
        <w:fldChar w:fldCharType="separate"/>
      </w:r>
      <w:r>
        <w:t>4-30</w:t>
      </w:r>
      <w:r>
        <w:fldChar w:fldCharType="end"/>
      </w:r>
      <w:r>
        <w:fldChar w:fldCharType="end"/>
      </w:r>
    </w:p>
    <w:p xmlns:wp14="http://schemas.microsoft.com/office/word/2010/wordml" w14:paraId="6635529A" wp14:textId="77777777">
      <w:pPr>
        <w:pStyle w:val="31"/>
        <w:rPr>
          <w:rFonts w:asciiTheme="minorHAnsi" w:hAnsiTheme="minorHAnsi" w:eastAsiaTheme="minorEastAsia" w:cstheme="minorBidi"/>
          <w:b w:val="0"/>
          <w:bCs w:val="0"/>
          <w:sz w:val="22"/>
          <w:szCs w:val="22"/>
          <w:lang w:val="en-US"/>
        </w:rPr>
      </w:pPr>
      <w:r>
        <w:fldChar w:fldCharType="begin"/>
      </w:r>
      <w:r>
        <w:instrText xml:space="preserve"> HYPERLINK \l "_Toc503346585" </w:instrText>
      </w:r>
      <w:r>
        <w:fldChar w:fldCharType="separate"/>
      </w:r>
      <w:r>
        <w:rPr>
          <w:rStyle w:val="40"/>
          <w:caps/>
        </w:rPr>
        <w:t>AppendiX</w:t>
      </w:r>
      <w:r>
        <w:tab/>
      </w:r>
      <w:r>
        <w:fldChar w:fldCharType="begin"/>
      </w:r>
      <w:r>
        <w:instrText xml:space="preserve"> PAGEREF _Toc503346585 \h </w:instrText>
      </w:r>
      <w:r>
        <w:fldChar w:fldCharType="separate"/>
      </w:r>
      <w:r>
        <w:t>i</w:t>
      </w:r>
      <w:r>
        <w:fldChar w:fldCharType="end"/>
      </w:r>
      <w:r>
        <w:fldChar w:fldCharType="end"/>
      </w:r>
    </w:p>
    <w:p xmlns:wp14="http://schemas.microsoft.com/office/word/2010/wordml" w14:paraId="6AA258D8" wp14:textId="77777777">
      <w:pPr>
        <w:rPr>
          <w:rFonts w:cs="Arial"/>
        </w:rPr>
      </w:pPr>
      <w:r>
        <w:rPr>
          <w:rFonts w:cs="Arial"/>
          <w:bCs/>
          <w:lang w:val="en-GB"/>
        </w:rPr>
        <w:fldChar w:fldCharType="end"/>
      </w:r>
    </w:p>
    <w:p xmlns:wp14="http://schemas.microsoft.com/office/word/2010/wordml" w14:paraId="6FFBD3EC" wp14:textId="77777777">
      <w:pPr>
        <w:rPr>
          <w:rFonts w:cs="Arial"/>
        </w:rPr>
      </w:pPr>
    </w:p>
    <w:p xmlns:wp14="http://schemas.microsoft.com/office/word/2010/wordml" w14:paraId="30DCCCAD" wp14:textId="77777777">
      <w:pPr>
        <w:tabs>
          <w:tab w:val="left" w:pos="3120"/>
        </w:tabs>
        <w:rPr>
          <w:rFonts w:ascii="Arial Narrow" w:hAnsi="Arial Narrow"/>
          <w:sz w:val="22"/>
          <w:szCs w:val="22"/>
        </w:rPr>
      </w:pPr>
      <w:r>
        <w:rPr>
          <w:rFonts w:ascii="Arial Narrow" w:hAnsi="Arial Narrow"/>
          <w:sz w:val="22"/>
          <w:szCs w:val="22"/>
        </w:rPr>
        <w:tab/>
      </w:r>
    </w:p>
    <w:p xmlns:wp14="http://schemas.microsoft.com/office/word/2010/wordml" w14:paraId="36AF6883" wp14:textId="77777777">
      <w:pPr>
        <w:rPr>
          <w:rFonts w:ascii="Arial Narrow" w:hAnsi="Arial Narrow"/>
          <w:sz w:val="22"/>
          <w:szCs w:val="22"/>
        </w:rPr>
      </w:pPr>
    </w:p>
    <w:p xmlns:wp14="http://schemas.microsoft.com/office/word/2010/wordml" w14:paraId="54C529ED" wp14:textId="77777777">
      <w:pPr>
        <w:rPr>
          <w:rFonts w:ascii="Arial Narrow" w:hAnsi="Arial Narrow"/>
          <w:sz w:val="22"/>
          <w:szCs w:val="22"/>
        </w:rPr>
      </w:pPr>
    </w:p>
    <w:p xmlns:wp14="http://schemas.microsoft.com/office/word/2010/wordml" w14:paraId="1C0157D6" wp14:textId="77777777">
      <w:pPr>
        <w:rPr>
          <w:rFonts w:ascii="Arial Narrow" w:hAnsi="Arial Narrow"/>
          <w:sz w:val="22"/>
          <w:szCs w:val="22"/>
        </w:rPr>
      </w:pPr>
    </w:p>
    <w:p xmlns:wp14="http://schemas.microsoft.com/office/word/2010/wordml" w14:paraId="3691E7B2" wp14:textId="77777777">
      <w:pPr>
        <w:rPr>
          <w:rFonts w:ascii="Arial Narrow" w:hAnsi="Arial Narrow"/>
          <w:sz w:val="22"/>
          <w:szCs w:val="22"/>
        </w:rPr>
      </w:pPr>
    </w:p>
    <w:p xmlns:wp14="http://schemas.microsoft.com/office/word/2010/wordml" w14:paraId="526770CE" wp14:textId="77777777">
      <w:pPr>
        <w:rPr>
          <w:rFonts w:ascii="Arial Narrow" w:hAnsi="Arial Narrow"/>
          <w:sz w:val="22"/>
          <w:szCs w:val="22"/>
        </w:rPr>
      </w:pPr>
    </w:p>
    <w:p xmlns:wp14="http://schemas.microsoft.com/office/word/2010/wordml" w14:paraId="7CBEED82" wp14:textId="77777777">
      <w:pPr>
        <w:rPr>
          <w:rFonts w:ascii="Arial Narrow" w:hAnsi="Arial Narrow"/>
          <w:sz w:val="22"/>
          <w:szCs w:val="22"/>
        </w:rPr>
      </w:pPr>
    </w:p>
    <w:p xmlns:wp14="http://schemas.microsoft.com/office/word/2010/wordml" w14:paraId="6E36661F" wp14:textId="77777777">
      <w:pPr>
        <w:rPr>
          <w:rFonts w:ascii="Arial Narrow" w:hAnsi="Arial Narrow"/>
          <w:sz w:val="22"/>
          <w:szCs w:val="22"/>
        </w:rPr>
      </w:pPr>
    </w:p>
    <w:p xmlns:wp14="http://schemas.microsoft.com/office/word/2010/wordml" w14:paraId="38645DC7" wp14:textId="77777777">
      <w:pPr>
        <w:rPr>
          <w:rFonts w:ascii="Arial Narrow" w:hAnsi="Arial Narrow"/>
          <w:sz w:val="22"/>
          <w:szCs w:val="22"/>
        </w:rPr>
      </w:pPr>
    </w:p>
    <w:p xmlns:wp14="http://schemas.microsoft.com/office/word/2010/wordml" w14:paraId="135E58C4" wp14:textId="77777777">
      <w:pPr>
        <w:rPr>
          <w:rFonts w:ascii="Arial Narrow" w:hAnsi="Arial Narrow"/>
          <w:sz w:val="22"/>
          <w:szCs w:val="22"/>
        </w:rPr>
        <w:sectPr>
          <w:headerReference w:type="default" r:id="rId11"/>
          <w:footerReference w:type="default" r:id="rId13"/>
          <w:headerReference w:type="even" r:id="rId12"/>
          <w:footerReference w:type="even" r:id="rId14"/>
          <w:type w:val="oddPage"/>
          <w:pgSz w:w="11909" w:h="16834" w:orient="portrait"/>
          <w:pgMar w:top="360" w:right="648" w:bottom="360" w:left="1296" w:header="216" w:footer="367" w:gutter="0"/>
          <w:pgNumType w:start="1"/>
          <w:cols w:space="720" w:num="1"/>
        </w:sectPr>
      </w:pPr>
    </w:p>
    <w:p xmlns:wp14="http://schemas.microsoft.com/office/word/2010/wordml" w14:paraId="62EBF9A1" wp14:textId="77777777">
      <w:pPr>
        <w:rPr>
          <w:rFonts w:cs="Arial"/>
        </w:rPr>
      </w:pPr>
    </w:p>
    <w:p xmlns:wp14="http://schemas.microsoft.com/office/word/2010/wordml" w14:paraId="0C6C2CD5" wp14:textId="77777777">
      <w:pPr>
        <w:rPr>
          <w:rFonts w:cs="Arial"/>
        </w:rPr>
      </w:pPr>
    </w:p>
    <w:p xmlns:wp14="http://schemas.microsoft.com/office/word/2010/wordml" w14:paraId="709E88E4" wp14:textId="77777777">
      <w:pPr>
        <w:rPr>
          <w:rFonts w:cs="Arial"/>
        </w:rPr>
      </w:pPr>
    </w:p>
    <w:p xmlns:wp14="http://schemas.microsoft.com/office/word/2010/wordml" w14:paraId="508C98E9" wp14:textId="77777777">
      <w:pPr>
        <w:rPr>
          <w:rFonts w:cs="Arial"/>
        </w:rPr>
      </w:pPr>
    </w:p>
    <w:p xmlns:wp14="http://schemas.microsoft.com/office/word/2010/wordml" w14:paraId="779F8E76" wp14:textId="77777777">
      <w:pPr>
        <w:rPr>
          <w:rFonts w:cs="Arial"/>
        </w:rPr>
      </w:pPr>
    </w:p>
    <w:p xmlns:wp14="http://schemas.microsoft.com/office/word/2010/wordml" w14:paraId="7818863E" wp14:textId="77777777">
      <w:pPr>
        <w:rPr>
          <w:rFonts w:cs="Arial"/>
        </w:rPr>
      </w:pPr>
    </w:p>
    <w:p xmlns:wp14="http://schemas.microsoft.com/office/word/2010/wordml" w14:paraId="44F69B9A" wp14:textId="77777777">
      <w:pPr>
        <w:rPr>
          <w:rFonts w:cs="Arial"/>
        </w:rPr>
      </w:pPr>
    </w:p>
    <w:p xmlns:wp14="http://schemas.microsoft.com/office/word/2010/wordml" w14:paraId="5F07D11E" wp14:textId="77777777">
      <w:pPr>
        <w:rPr>
          <w:rFonts w:cs="Arial"/>
        </w:rPr>
      </w:pPr>
    </w:p>
    <w:p xmlns:wp14="http://schemas.microsoft.com/office/word/2010/wordml" w14:paraId="41508A3C" wp14:textId="77777777">
      <w:pPr>
        <w:rPr>
          <w:rFonts w:cs="Arial"/>
        </w:rPr>
      </w:pPr>
    </w:p>
    <w:p xmlns:wp14="http://schemas.microsoft.com/office/word/2010/wordml" w14:paraId="43D6B1D6" wp14:textId="77777777">
      <w:pPr>
        <w:rPr>
          <w:rFonts w:cs="Arial"/>
        </w:rPr>
      </w:pPr>
    </w:p>
    <w:p xmlns:wp14="http://schemas.microsoft.com/office/word/2010/wordml" w14:paraId="17DBC151" wp14:textId="77777777">
      <w:pPr>
        <w:rPr>
          <w:rFonts w:cs="Arial"/>
        </w:rPr>
      </w:pPr>
    </w:p>
    <w:p xmlns:wp14="http://schemas.microsoft.com/office/word/2010/wordml" w14:paraId="6F8BD81B" wp14:textId="77777777">
      <w:pPr>
        <w:rPr>
          <w:rFonts w:cs="Arial"/>
        </w:rPr>
      </w:pPr>
    </w:p>
    <w:p xmlns:wp14="http://schemas.microsoft.com/office/word/2010/wordml" w14:paraId="2613E9C1" wp14:textId="77777777">
      <w:pPr>
        <w:rPr>
          <w:rFonts w:cs="Arial"/>
        </w:rPr>
      </w:pPr>
    </w:p>
    <w:p xmlns:wp14="http://schemas.microsoft.com/office/word/2010/wordml" w14:paraId="1037B8A3" wp14:textId="77777777">
      <w:pPr>
        <w:rPr>
          <w:rFonts w:cs="Arial"/>
        </w:rPr>
      </w:pPr>
    </w:p>
    <w:p xmlns:wp14="http://schemas.microsoft.com/office/word/2010/wordml" w14:paraId="687C6DE0" wp14:textId="77777777">
      <w:pPr>
        <w:rPr>
          <w:rFonts w:cs="Arial"/>
        </w:rPr>
      </w:pPr>
    </w:p>
    <w:p xmlns:wp14="http://schemas.microsoft.com/office/word/2010/wordml" w14:paraId="5B2F9378" wp14:textId="77777777">
      <w:pPr>
        <w:jc w:val="center"/>
        <w:rPr>
          <w:rFonts w:cs="Arial"/>
          <w:b/>
          <w:sz w:val="28"/>
          <w:szCs w:val="28"/>
        </w:rPr>
      </w:pPr>
    </w:p>
    <w:p xmlns:wp14="http://schemas.microsoft.com/office/word/2010/wordml" w14:paraId="58E6DD4E" wp14:textId="77777777">
      <w:pPr>
        <w:jc w:val="center"/>
        <w:rPr>
          <w:rFonts w:cs="Arial"/>
          <w:b/>
          <w:sz w:val="28"/>
          <w:szCs w:val="28"/>
        </w:rPr>
      </w:pPr>
    </w:p>
    <w:p xmlns:wp14="http://schemas.microsoft.com/office/word/2010/wordml" w14:paraId="23173637" wp14:textId="77777777">
      <w:pPr>
        <w:pStyle w:val="10"/>
      </w:pPr>
      <w:bookmarkStart w:name="_Toc418858318" w:id="137797133"/>
      <w:bookmarkStart w:name="_Toc283739249" w:id="1893071098"/>
      <w:bookmarkStart w:name="_Toc503346522" w:id="1183590046"/>
      <w:r>
        <w:t>- MANUAL ADMINISTRATION</w:t>
      </w:r>
      <w:bookmarkEnd w:id="137797133"/>
      <w:bookmarkEnd w:id="1893071098"/>
      <w:bookmarkEnd w:id="1183590046"/>
    </w:p>
    <w:p xmlns:wp14="http://schemas.microsoft.com/office/word/2010/wordml" w14:paraId="7D3BEE8F" wp14:textId="77777777">
      <w:pPr>
        <w:rPr>
          <w:lang w:val="en-GB"/>
        </w:rPr>
      </w:pPr>
    </w:p>
    <w:p xmlns:wp14="http://schemas.microsoft.com/office/word/2010/wordml" w14:paraId="3B88899E" wp14:textId="77777777">
      <w:pPr>
        <w:ind w:firstLine="360"/>
        <w:rPr>
          <w:rFonts w:cs="Arial"/>
        </w:rPr>
      </w:pPr>
      <w:r>
        <w:rPr>
          <w:rFonts w:ascii="Arial Narrow" w:hAnsi="Arial Narrow"/>
        </w:rPr>
        <w:br w:type="page"/>
      </w:r>
    </w:p>
    <w:p xmlns:wp14="http://schemas.microsoft.com/office/word/2010/wordml" w14:paraId="64425E83" wp14:textId="77777777">
      <w:pPr>
        <w:pStyle w:val="2"/>
        <w:numPr>
          <w:ilvl w:val="1"/>
          <w:numId w:val="8"/>
        </w:numPr>
        <w:tabs>
          <w:tab w:val="left" w:pos="720"/>
        </w:tabs>
        <w:ind w:left="720" w:hanging="720"/>
        <w:rPr>
          <w:rFonts w:cs="Arial"/>
          <w:sz w:val="20"/>
        </w:rPr>
      </w:pPr>
      <w:bookmarkStart w:name="_Toc289672058" w:id="370617513"/>
      <w:bookmarkStart w:name="_Toc283218702" w:id="330629589"/>
      <w:bookmarkStart w:name="_Toc283645905" w:id="1327179923"/>
      <w:bookmarkStart w:name="_Toc445287674" w:id="215477106"/>
      <w:bookmarkStart w:name="_Toc216835053" w:id="596751518"/>
      <w:bookmarkStart w:name="_Toc355105692" w:id="893509011"/>
      <w:bookmarkStart w:name="_Toc503346523" w:id="1048492807"/>
      <w:r>
        <w:rPr>
          <w:rFonts w:cs="Arial"/>
          <w:sz w:val="20"/>
        </w:rPr>
        <w:t>RECORD OF REVISION</w:t>
      </w:r>
      <w:bookmarkEnd w:id="370617513"/>
      <w:bookmarkEnd w:id="330629589"/>
      <w:bookmarkEnd w:id="1327179923"/>
      <w:bookmarkEnd w:id="215477106"/>
      <w:bookmarkEnd w:id="596751518"/>
      <w:bookmarkEnd w:id="893509011"/>
      <w:bookmarkEnd w:id="1048492807"/>
    </w:p>
    <w:p xmlns:wp14="http://schemas.microsoft.com/office/word/2010/wordml" w14:paraId="69E2BB2B" wp14:textId="77777777">
      <w:pPr>
        <w:pStyle w:val="24"/>
        <w:jc w:val="both"/>
        <w:rPr>
          <w:rFonts w:cs="Arial"/>
          <w:b/>
          <w:bCs/>
        </w:rPr>
      </w:pPr>
    </w:p>
    <w:tbl>
      <w:tblPr>
        <w:tblStyle w:val="42"/>
        <w:tblW w:w="10004"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0"/>
        <w:gridCol w:w="3348"/>
        <w:gridCol w:w="1080"/>
        <w:gridCol w:w="990"/>
        <w:gridCol w:w="1890"/>
        <w:gridCol w:w="1796"/>
      </w:tblGrid>
      <w:tr xmlns:wp14="http://schemas.microsoft.com/office/word/2010/wordml" w14:paraId="74EE9248"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900" w:type="dxa"/>
            <w:vAlign w:val="center"/>
          </w:tcPr>
          <w:p w14:paraId="32AFB29E" wp14:textId="77777777">
            <w:pPr>
              <w:pStyle w:val="24"/>
              <w:tabs>
                <w:tab w:val="left" w:pos="702"/>
                <w:tab w:val="clear" w:pos="4320"/>
                <w:tab w:val="clear" w:pos="8640"/>
              </w:tabs>
              <w:spacing w:before="40" w:after="40"/>
              <w:ind w:left="72" w:right="-18"/>
              <w:jc w:val="center"/>
              <w:rPr>
                <w:rFonts w:cs="Arial"/>
                <w:b/>
                <w:bCs/>
                <w:lang w:val="en-GB"/>
              </w:rPr>
            </w:pPr>
            <w:r>
              <w:rPr>
                <w:rFonts w:cs="Arial"/>
                <w:b/>
                <w:bCs/>
                <w:lang w:val="en-GB"/>
              </w:rPr>
              <w:t>No.</w:t>
            </w:r>
          </w:p>
        </w:tc>
        <w:tc>
          <w:tcPr>
            <w:tcW w:w="3348" w:type="dxa"/>
            <w:vAlign w:val="center"/>
          </w:tcPr>
          <w:p w14:paraId="6F359865" wp14:textId="77777777">
            <w:pPr>
              <w:pStyle w:val="24"/>
              <w:tabs>
                <w:tab w:val="clear" w:pos="4320"/>
                <w:tab w:val="clear" w:pos="8640"/>
              </w:tabs>
              <w:spacing w:before="40" w:after="40"/>
              <w:ind w:left="0" w:right="1"/>
              <w:rPr>
                <w:rFonts w:cs="Arial"/>
                <w:b/>
                <w:bCs/>
                <w:lang w:val="en-GB"/>
              </w:rPr>
            </w:pPr>
            <w:r>
              <w:rPr>
                <w:rFonts w:cs="Arial"/>
                <w:b/>
                <w:bCs/>
                <w:lang w:val="en-GB"/>
              </w:rPr>
              <w:t>Description Of Changes</w:t>
            </w:r>
          </w:p>
        </w:tc>
        <w:tc>
          <w:tcPr>
            <w:tcW w:w="1080" w:type="dxa"/>
            <w:vAlign w:val="center"/>
          </w:tcPr>
          <w:p w14:paraId="7FABB005" wp14:textId="77777777">
            <w:pPr>
              <w:pStyle w:val="24"/>
              <w:tabs>
                <w:tab w:val="left" w:pos="1313"/>
                <w:tab w:val="clear" w:pos="4320"/>
                <w:tab w:val="clear" w:pos="8640"/>
              </w:tabs>
              <w:spacing w:before="40" w:after="40"/>
              <w:ind w:left="53" w:right="-18"/>
              <w:jc w:val="center"/>
              <w:rPr>
                <w:rFonts w:cs="Arial"/>
                <w:b/>
                <w:bCs/>
                <w:lang w:val="en-GB"/>
              </w:rPr>
            </w:pPr>
            <w:r>
              <w:rPr>
                <w:rFonts w:cs="Arial"/>
                <w:b/>
                <w:bCs/>
                <w:lang w:val="en-GB"/>
              </w:rPr>
              <w:t>Issue No.</w:t>
            </w:r>
          </w:p>
        </w:tc>
        <w:tc>
          <w:tcPr>
            <w:tcW w:w="990" w:type="dxa"/>
            <w:vAlign w:val="center"/>
          </w:tcPr>
          <w:p w14:paraId="6B9488C6" wp14:textId="77777777">
            <w:pPr>
              <w:pStyle w:val="24"/>
              <w:tabs>
                <w:tab w:val="left" w:pos="1313"/>
                <w:tab w:val="clear" w:pos="4320"/>
                <w:tab w:val="clear" w:pos="8640"/>
              </w:tabs>
              <w:spacing w:before="40" w:after="40"/>
              <w:ind w:left="53" w:right="-18"/>
              <w:jc w:val="center"/>
              <w:rPr>
                <w:rFonts w:cs="Arial"/>
                <w:b/>
                <w:bCs/>
                <w:lang w:val="en-GB"/>
              </w:rPr>
            </w:pPr>
            <w:r>
              <w:rPr>
                <w:rFonts w:cs="Arial"/>
                <w:b/>
                <w:bCs/>
                <w:lang w:val="en-GB"/>
              </w:rPr>
              <w:t>Rev. No.</w:t>
            </w:r>
          </w:p>
        </w:tc>
        <w:tc>
          <w:tcPr>
            <w:tcW w:w="1890" w:type="dxa"/>
            <w:vAlign w:val="center"/>
          </w:tcPr>
          <w:p w14:paraId="1C7DF0E4" wp14:textId="77777777">
            <w:pPr>
              <w:pStyle w:val="24"/>
              <w:tabs>
                <w:tab w:val="left" w:pos="2188"/>
                <w:tab w:val="clear" w:pos="4320"/>
                <w:tab w:val="clear" w:pos="8640"/>
              </w:tabs>
              <w:spacing w:before="40" w:after="40"/>
              <w:ind w:left="0" w:right="0"/>
              <w:jc w:val="center"/>
              <w:rPr>
                <w:rFonts w:cs="Arial"/>
                <w:b/>
                <w:bCs/>
                <w:lang w:val="en-GB"/>
              </w:rPr>
            </w:pPr>
            <w:r>
              <w:rPr>
                <w:rFonts w:cs="Arial"/>
                <w:b/>
                <w:bCs/>
                <w:lang w:val="en-GB"/>
              </w:rPr>
              <w:t>Author</w:t>
            </w:r>
          </w:p>
        </w:tc>
        <w:tc>
          <w:tcPr>
            <w:tcW w:w="1796" w:type="dxa"/>
            <w:vAlign w:val="center"/>
          </w:tcPr>
          <w:p w14:paraId="43C58A28" wp14:textId="77777777">
            <w:pPr>
              <w:pStyle w:val="24"/>
              <w:tabs>
                <w:tab w:val="clear" w:pos="4320"/>
                <w:tab w:val="clear" w:pos="8640"/>
              </w:tabs>
              <w:spacing w:before="40" w:after="40"/>
              <w:ind w:left="8" w:right="0"/>
              <w:rPr>
                <w:rFonts w:cs="Arial"/>
                <w:b/>
                <w:bCs/>
                <w:lang w:val="en-GB"/>
              </w:rPr>
            </w:pPr>
            <w:r>
              <w:rPr>
                <w:rFonts w:cs="Arial"/>
                <w:b/>
                <w:bCs/>
                <w:lang w:val="en-GB"/>
              </w:rPr>
              <w:t>Effective Date</w:t>
            </w:r>
          </w:p>
        </w:tc>
      </w:tr>
      <w:tr xmlns:wp14="http://schemas.microsoft.com/office/word/2010/wordml" w14:paraId="751E1508"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900" w:type="dxa"/>
            <w:vAlign w:val="center"/>
          </w:tcPr>
          <w:p w14:paraId="649841BE" wp14:textId="77777777">
            <w:pPr>
              <w:pStyle w:val="24"/>
              <w:tabs>
                <w:tab w:val="left" w:pos="192"/>
                <w:tab w:val="left" w:pos="412"/>
                <w:tab w:val="left" w:pos="512"/>
                <w:tab w:val="left" w:pos="612"/>
                <w:tab w:val="clear" w:pos="4320"/>
                <w:tab w:val="clear" w:pos="8640"/>
              </w:tabs>
              <w:spacing w:before="40" w:after="40"/>
              <w:ind w:left="72" w:right="72"/>
              <w:jc w:val="center"/>
              <w:rPr>
                <w:rFonts w:cs="Arial"/>
                <w:lang w:val="en-GB"/>
              </w:rPr>
            </w:pPr>
            <w:r>
              <w:rPr>
                <w:rFonts w:cs="Arial"/>
                <w:lang w:val="en-GB"/>
              </w:rPr>
              <w:t>1</w:t>
            </w:r>
          </w:p>
        </w:tc>
        <w:tc>
          <w:tcPr>
            <w:tcW w:w="3348" w:type="dxa"/>
            <w:vAlign w:val="center"/>
          </w:tcPr>
          <w:p w14:paraId="45A19D20" wp14:textId="77777777">
            <w:pPr>
              <w:ind w:left="0"/>
              <w:jc w:val="both"/>
              <w:rPr>
                <w:rFonts w:cs="Arial"/>
              </w:rPr>
            </w:pPr>
            <w:r>
              <w:rPr>
                <w:rFonts w:cs="Arial"/>
                <w:bCs/>
                <w:lang w:val="en-GB"/>
              </w:rPr>
              <w:t>Initial draft</w:t>
            </w:r>
          </w:p>
        </w:tc>
        <w:tc>
          <w:tcPr>
            <w:tcW w:w="1080" w:type="dxa"/>
            <w:vAlign w:val="center"/>
          </w:tcPr>
          <w:p w14:paraId="56B20A0C" wp14:textId="77777777">
            <w:pPr>
              <w:pStyle w:val="24"/>
              <w:tabs>
                <w:tab w:val="clear" w:pos="4320"/>
                <w:tab w:val="clear" w:pos="8640"/>
              </w:tabs>
              <w:spacing w:before="40" w:after="40"/>
              <w:ind w:left="0" w:right="1"/>
              <w:jc w:val="center"/>
              <w:rPr>
                <w:rFonts w:cs="Arial"/>
                <w:bCs/>
                <w:lang w:val="en-GB"/>
              </w:rPr>
            </w:pPr>
            <w:r>
              <w:rPr>
                <w:rFonts w:cs="Arial"/>
                <w:bCs/>
                <w:lang w:val="en-GB"/>
              </w:rPr>
              <w:t>1</w:t>
            </w:r>
          </w:p>
        </w:tc>
        <w:tc>
          <w:tcPr>
            <w:tcW w:w="990" w:type="dxa"/>
            <w:vAlign w:val="center"/>
          </w:tcPr>
          <w:p w14:paraId="4B584315" wp14:textId="77777777">
            <w:pPr>
              <w:pStyle w:val="24"/>
              <w:tabs>
                <w:tab w:val="clear" w:pos="4320"/>
                <w:tab w:val="clear" w:pos="8640"/>
              </w:tabs>
              <w:spacing w:before="40" w:after="40"/>
              <w:ind w:left="0" w:right="1"/>
              <w:jc w:val="center"/>
              <w:rPr>
                <w:rFonts w:cs="Arial"/>
                <w:bCs/>
                <w:lang w:val="en-GB"/>
              </w:rPr>
            </w:pPr>
            <w:r>
              <w:rPr>
                <w:rFonts w:cs="Arial"/>
                <w:bCs/>
                <w:lang w:val="en-GB"/>
              </w:rPr>
              <w:t>0</w:t>
            </w:r>
          </w:p>
        </w:tc>
        <w:tc>
          <w:tcPr>
            <w:tcW w:w="1890" w:type="dxa"/>
            <w:vAlign w:val="center"/>
          </w:tcPr>
          <w:p w14:paraId="6A8682DE" wp14:textId="77777777">
            <w:pPr>
              <w:ind w:left="0"/>
              <w:rPr>
                <w:rFonts w:cs="Arial"/>
              </w:rPr>
            </w:pPr>
            <w:r>
              <w:rPr>
                <w:rFonts w:cs="Arial"/>
                <w:bCs/>
                <w:lang w:val="en-GB"/>
              </w:rPr>
              <w:t>Mohammed Shafeeq</w:t>
            </w:r>
          </w:p>
        </w:tc>
        <w:tc>
          <w:tcPr>
            <w:tcW w:w="1796" w:type="dxa"/>
            <w:vAlign w:val="center"/>
          </w:tcPr>
          <w:p w14:paraId="3A985390" wp14:textId="77777777">
            <w:pPr>
              <w:ind w:left="214" w:hanging="214"/>
              <w:rPr>
                <w:rFonts w:cs="Arial"/>
              </w:rPr>
            </w:pPr>
            <w:r>
              <w:rPr>
                <w:rFonts w:cs="Arial"/>
              </w:rPr>
              <w:t>14-May-16</w:t>
            </w:r>
          </w:p>
        </w:tc>
      </w:tr>
      <w:tr xmlns:wp14="http://schemas.microsoft.com/office/word/2010/wordml" w14:paraId="325F0B8F"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900" w:type="dxa"/>
            <w:vAlign w:val="center"/>
          </w:tcPr>
          <w:p w14:paraId="18F999B5" wp14:textId="77777777">
            <w:pPr>
              <w:pStyle w:val="24"/>
              <w:tabs>
                <w:tab w:val="left" w:pos="612"/>
                <w:tab w:val="clear" w:pos="4320"/>
                <w:tab w:val="clear" w:pos="8640"/>
              </w:tabs>
              <w:spacing w:before="40" w:after="40"/>
              <w:ind w:left="72" w:right="72"/>
              <w:jc w:val="center"/>
              <w:rPr>
                <w:rFonts w:cs="Arial"/>
                <w:lang w:val="en-GB"/>
              </w:rPr>
            </w:pPr>
            <w:r>
              <w:rPr>
                <w:rFonts w:cs="Arial"/>
                <w:lang w:val="en-GB"/>
              </w:rPr>
              <w:t>2</w:t>
            </w:r>
          </w:p>
        </w:tc>
        <w:tc>
          <w:tcPr>
            <w:tcW w:w="3348" w:type="dxa"/>
            <w:vAlign w:val="center"/>
          </w:tcPr>
          <w:p w14:paraId="5D43D985" wp14:textId="77777777">
            <w:pPr>
              <w:ind w:left="0"/>
              <w:jc w:val="both"/>
              <w:rPr>
                <w:rFonts w:cs="Arial"/>
              </w:rPr>
            </w:pPr>
            <w:r>
              <w:rPr>
                <w:rFonts w:cs="Arial"/>
              </w:rPr>
              <w:t>Updated SOD in new format</w:t>
            </w:r>
          </w:p>
        </w:tc>
        <w:tc>
          <w:tcPr>
            <w:tcW w:w="1080" w:type="dxa"/>
            <w:vAlign w:val="center"/>
          </w:tcPr>
          <w:p w14:paraId="249FAAB8" wp14:textId="77777777">
            <w:pPr>
              <w:pStyle w:val="24"/>
              <w:tabs>
                <w:tab w:val="clear" w:pos="4320"/>
                <w:tab w:val="clear" w:pos="8640"/>
              </w:tabs>
              <w:spacing w:before="40" w:after="40"/>
              <w:ind w:left="0" w:right="1"/>
              <w:jc w:val="center"/>
              <w:rPr>
                <w:rFonts w:cs="Arial"/>
                <w:bCs/>
                <w:lang w:val="en-GB"/>
              </w:rPr>
            </w:pPr>
            <w:r>
              <w:rPr>
                <w:rFonts w:cs="Arial"/>
                <w:bCs/>
                <w:lang w:val="en-GB"/>
              </w:rPr>
              <w:t>1</w:t>
            </w:r>
          </w:p>
        </w:tc>
        <w:tc>
          <w:tcPr>
            <w:tcW w:w="990" w:type="dxa"/>
            <w:vAlign w:val="center"/>
          </w:tcPr>
          <w:p w14:paraId="19F14E3C" wp14:textId="77777777">
            <w:pPr>
              <w:pStyle w:val="24"/>
              <w:tabs>
                <w:tab w:val="clear" w:pos="4320"/>
                <w:tab w:val="clear" w:pos="8640"/>
              </w:tabs>
              <w:spacing w:before="40" w:after="40"/>
              <w:ind w:left="0" w:right="1"/>
              <w:jc w:val="center"/>
              <w:rPr>
                <w:rFonts w:cs="Arial"/>
                <w:bCs/>
                <w:lang w:val="en-GB"/>
              </w:rPr>
            </w:pPr>
            <w:r>
              <w:rPr>
                <w:rFonts w:cs="Arial"/>
                <w:bCs/>
                <w:lang w:val="en-GB"/>
              </w:rPr>
              <w:t>1</w:t>
            </w:r>
          </w:p>
        </w:tc>
        <w:tc>
          <w:tcPr>
            <w:tcW w:w="1890" w:type="dxa"/>
            <w:vAlign w:val="center"/>
          </w:tcPr>
          <w:p w14:paraId="22E3DA60" wp14:textId="77777777">
            <w:pPr>
              <w:ind w:left="0"/>
              <w:rPr>
                <w:rFonts w:cs="Arial"/>
              </w:rPr>
            </w:pPr>
            <w:r>
              <w:rPr>
                <w:rFonts w:cs="Arial"/>
                <w:bCs/>
                <w:lang w:val="en-GB"/>
              </w:rPr>
              <w:t>Mohammed Shafeeq</w:t>
            </w:r>
          </w:p>
        </w:tc>
        <w:tc>
          <w:tcPr>
            <w:tcW w:w="1796" w:type="dxa"/>
            <w:vAlign w:val="center"/>
          </w:tcPr>
          <w:p w14:paraId="3F574C98" wp14:textId="77777777">
            <w:pPr>
              <w:tabs>
                <w:tab w:val="left" w:pos="942"/>
                <w:tab w:val="left" w:pos="1084"/>
              </w:tabs>
              <w:ind w:left="0"/>
              <w:rPr>
                <w:rFonts w:cs="Arial"/>
              </w:rPr>
            </w:pPr>
            <w:r>
              <w:rPr>
                <w:rFonts w:cs="Arial"/>
              </w:rPr>
              <w:t>17-May-16</w:t>
            </w:r>
          </w:p>
        </w:tc>
      </w:tr>
      <w:tr xmlns:wp14="http://schemas.microsoft.com/office/word/2010/wordml" w14:paraId="4892BB97"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900" w:type="dxa"/>
            <w:vAlign w:val="center"/>
          </w:tcPr>
          <w:p w14:paraId="5FCD5EC4" wp14:textId="77777777">
            <w:pPr>
              <w:pStyle w:val="24"/>
              <w:tabs>
                <w:tab w:val="left" w:pos="612"/>
                <w:tab w:val="clear" w:pos="4320"/>
                <w:tab w:val="clear" w:pos="8640"/>
              </w:tabs>
              <w:spacing w:before="40" w:after="40"/>
              <w:ind w:left="72" w:right="72"/>
              <w:jc w:val="center"/>
              <w:rPr>
                <w:rFonts w:cs="Arial"/>
                <w:lang w:val="en-GB"/>
              </w:rPr>
            </w:pPr>
            <w:r>
              <w:rPr>
                <w:rFonts w:cs="Arial"/>
                <w:lang w:val="en-GB"/>
              </w:rPr>
              <w:t>3</w:t>
            </w:r>
          </w:p>
        </w:tc>
        <w:tc>
          <w:tcPr>
            <w:tcW w:w="3348" w:type="dxa"/>
            <w:vAlign w:val="center"/>
          </w:tcPr>
          <w:p w14:paraId="4D549ED0" wp14:textId="77777777">
            <w:pPr>
              <w:ind w:left="0"/>
              <w:jc w:val="both"/>
              <w:rPr>
                <w:rFonts w:cs="Arial"/>
              </w:rPr>
            </w:pPr>
            <w:r>
              <w:rPr>
                <w:rFonts w:cs="Arial"/>
              </w:rPr>
              <w:t>Updated DCT Changes</w:t>
            </w:r>
          </w:p>
        </w:tc>
        <w:tc>
          <w:tcPr>
            <w:tcW w:w="1080" w:type="dxa"/>
            <w:vAlign w:val="center"/>
          </w:tcPr>
          <w:p w14:paraId="065D2414" wp14:textId="77777777">
            <w:pPr>
              <w:pStyle w:val="24"/>
              <w:tabs>
                <w:tab w:val="clear" w:pos="4320"/>
                <w:tab w:val="clear" w:pos="8640"/>
              </w:tabs>
              <w:spacing w:before="40" w:after="40"/>
              <w:ind w:left="0" w:right="1"/>
              <w:jc w:val="center"/>
              <w:rPr>
                <w:rFonts w:cs="Arial"/>
                <w:bCs/>
                <w:lang w:val="en-GB"/>
              </w:rPr>
            </w:pPr>
            <w:r>
              <w:rPr>
                <w:rFonts w:cs="Arial"/>
                <w:bCs/>
                <w:lang w:val="en-GB"/>
              </w:rPr>
              <w:t>1</w:t>
            </w:r>
          </w:p>
        </w:tc>
        <w:tc>
          <w:tcPr>
            <w:tcW w:w="990" w:type="dxa"/>
            <w:vAlign w:val="center"/>
          </w:tcPr>
          <w:p w14:paraId="7144751B" wp14:textId="77777777">
            <w:pPr>
              <w:pStyle w:val="24"/>
              <w:tabs>
                <w:tab w:val="clear" w:pos="4320"/>
                <w:tab w:val="clear" w:pos="8640"/>
              </w:tabs>
              <w:spacing w:before="40" w:after="40"/>
              <w:ind w:left="0" w:right="1"/>
              <w:jc w:val="center"/>
              <w:rPr>
                <w:rFonts w:cs="Arial"/>
                <w:bCs/>
                <w:lang w:val="en-GB"/>
              </w:rPr>
            </w:pPr>
            <w:r>
              <w:rPr>
                <w:rFonts w:cs="Arial"/>
                <w:bCs/>
                <w:lang w:val="en-GB"/>
              </w:rPr>
              <w:t>2</w:t>
            </w:r>
          </w:p>
        </w:tc>
        <w:tc>
          <w:tcPr>
            <w:tcW w:w="1890" w:type="dxa"/>
            <w:vAlign w:val="center"/>
          </w:tcPr>
          <w:p w14:paraId="1CD7A041" wp14:textId="77777777">
            <w:pPr>
              <w:ind w:left="0"/>
              <w:rPr>
                <w:rFonts w:cs="Arial"/>
              </w:rPr>
            </w:pPr>
            <w:r>
              <w:rPr>
                <w:rFonts w:cs="Arial"/>
              </w:rPr>
              <w:t>Nirmal</w:t>
            </w:r>
          </w:p>
        </w:tc>
        <w:tc>
          <w:tcPr>
            <w:tcW w:w="1796" w:type="dxa"/>
            <w:vAlign w:val="center"/>
          </w:tcPr>
          <w:p w14:paraId="18001CCB" wp14:textId="77777777">
            <w:pPr>
              <w:ind w:left="0"/>
              <w:rPr>
                <w:rFonts w:cs="Arial"/>
              </w:rPr>
            </w:pPr>
            <w:r>
              <w:rPr>
                <w:rFonts w:cs="Arial"/>
              </w:rPr>
              <w:t>17-Mar-17</w:t>
            </w:r>
          </w:p>
        </w:tc>
      </w:tr>
      <w:tr xmlns:wp14="http://schemas.microsoft.com/office/word/2010/wordml" w14:paraId="4A6B13B6"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900" w:type="dxa"/>
            <w:vAlign w:val="center"/>
          </w:tcPr>
          <w:p w14:paraId="2598DEE6" wp14:textId="77777777">
            <w:pPr>
              <w:pStyle w:val="24"/>
              <w:tabs>
                <w:tab w:val="left" w:pos="612"/>
                <w:tab w:val="clear" w:pos="4320"/>
                <w:tab w:val="clear" w:pos="8640"/>
              </w:tabs>
              <w:spacing w:before="40" w:after="40"/>
              <w:ind w:left="72" w:right="72"/>
              <w:jc w:val="center"/>
              <w:rPr>
                <w:rFonts w:cs="Arial"/>
                <w:lang w:val="en-GB"/>
              </w:rPr>
            </w:pPr>
            <w:r>
              <w:rPr>
                <w:rFonts w:cs="Arial"/>
                <w:lang w:val="en-GB"/>
              </w:rPr>
              <w:t>4</w:t>
            </w:r>
          </w:p>
        </w:tc>
        <w:tc>
          <w:tcPr>
            <w:tcW w:w="3348" w:type="dxa"/>
            <w:vAlign w:val="center"/>
          </w:tcPr>
          <w:p w14:paraId="09ABCEB0" wp14:textId="77777777">
            <w:pPr>
              <w:ind w:left="0"/>
              <w:jc w:val="both"/>
              <w:rPr>
                <w:rFonts w:cs="Arial"/>
              </w:rPr>
            </w:pPr>
            <w:r>
              <w:rPr>
                <w:rFonts w:cs="Arial"/>
              </w:rPr>
              <w:t>Updated AMS SDM</w:t>
            </w:r>
            <w:ins w:author="Rajeev Mahadasu" w:date="2019-10-30T13:01:00Z" w:id="37">
              <w:r>
                <w:rPr>
                  <w:rFonts w:cs="Arial"/>
                </w:rPr>
                <w:t xml:space="preserve"> and Support</w:t>
              </w:r>
            </w:ins>
            <w:r>
              <w:rPr>
                <w:rFonts w:cs="Arial"/>
              </w:rPr>
              <w:t xml:space="preserve"> details</w:t>
            </w:r>
          </w:p>
        </w:tc>
        <w:tc>
          <w:tcPr>
            <w:tcW w:w="1080" w:type="dxa"/>
            <w:vAlign w:val="center"/>
          </w:tcPr>
          <w:p w14:paraId="2E32D521" wp14:textId="77777777">
            <w:pPr>
              <w:pStyle w:val="24"/>
              <w:tabs>
                <w:tab w:val="clear" w:pos="4320"/>
                <w:tab w:val="clear" w:pos="8640"/>
              </w:tabs>
              <w:spacing w:before="40" w:after="40"/>
              <w:ind w:left="0" w:right="1"/>
              <w:jc w:val="center"/>
              <w:rPr>
                <w:rFonts w:cs="Arial"/>
                <w:bCs/>
                <w:lang w:val="en-GB"/>
              </w:rPr>
            </w:pPr>
            <w:r>
              <w:rPr>
                <w:rFonts w:cs="Arial"/>
                <w:bCs/>
                <w:lang w:val="en-GB"/>
              </w:rPr>
              <w:t>1</w:t>
            </w:r>
          </w:p>
        </w:tc>
        <w:tc>
          <w:tcPr>
            <w:tcW w:w="990" w:type="dxa"/>
            <w:vAlign w:val="center"/>
          </w:tcPr>
          <w:p w14:paraId="39F18D26" wp14:textId="77777777">
            <w:pPr>
              <w:pStyle w:val="24"/>
              <w:tabs>
                <w:tab w:val="clear" w:pos="4320"/>
                <w:tab w:val="clear" w:pos="8640"/>
              </w:tabs>
              <w:spacing w:before="40" w:after="40"/>
              <w:ind w:left="0" w:right="1"/>
              <w:jc w:val="center"/>
              <w:rPr>
                <w:rFonts w:cs="Arial"/>
                <w:bCs/>
                <w:lang w:val="en-GB"/>
              </w:rPr>
            </w:pPr>
            <w:del w:author="Rajeev Mahadasu" w:date="2019-10-30T13:02:00Z" w:id="38">
              <w:r>
                <w:rPr>
                  <w:rFonts w:cs="Arial"/>
                  <w:bCs/>
                  <w:lang w:val="en-GB"/>
                </w:rPr>
                <w:delText>1</w:delText>
              </w:r>
            </w:del>
            <w:ins w:author="Rajeev Mahadasu" w:date="2019-10-30T13:02:00Z" w:id="39">
              <w:r>
                <w:rPr>
                  <w:rFonts w:cs="Arial"/>
                  <w:bCs/>
                  <w:lang w:val="en-GB"/>
                </w:rPr>
                <w:t>3</w:t>
              </w:r>
            </w:ins>
          </w:p>
        </w:tc>
        <w:tc>
          <w:tcPr>
            <w:tcW w:w="1890" w:type="dxa"/>
            <w:vAlign w:val="center"/>
          </w:tcPr>
          <w:p w14:paraId="02F576AC" wp14:textId="77777777">
            <w:pPr>
              <w:ind w:left="0"/>
              <w:rPr>
                <w:rFonts w:cs="Arial"/>
              </w:rPr>
            </w:pPr>
            <w:r>
              <w:rPr>
                <w:rFonts w:cs="Arial"/>
              </w:rPr>
              <w:t>RajashekarReddy Kasireddy</w:t>
            </w:r>
          </w:p>
        </w:tc>
        <w:tc>
          <w:tcPr>
            <w:tcW w:w="1796" w:type="dxa"/>
            <w:vAlign w:val="center"/>
          </w:tcPr>
          <w:p w14:paraId="58421FC3" wp14:textId="77777777">
            <w:pPr>
              <w:ind w:left="0"/>
              <w:rPr>
                <w:rFonts w:cs="Arial"/>
              </w:rPr>
            </w:pPr>
            <w:r>
              <w:rPr>
                <w:rFonts w:cs="Arial"/>
              </w:rPr>
              <w:t>27-Sep-19</w:t>
            </w:r>
          </w:p>
        </w:tc>
      </w:tr>
      <w:tr xmlns:wp14="http://schemas.microsoft.com/office/word/2010/wordml" w14:paraId="1034C01E"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900" w:type="dxa"/>
            <w:vAlign w:val="center"/>
          </w:tcPr>
          <w:p w14:paraId="78941E47" wp14:textId="77777777">
            <w:pPr>
              <w:pStyle w:val="24"/>
              <w:tabs>
                <w:tab w:val="left" w:pos="612"/>
                <w:tab w:val="clear" w:pos="4320"/>
                <w:tab w:val="clear" w:pos="8640"/>
              </w:tabs>
              <w:spacing w:before="40" w:after="40"/>
              <w:ind w:left="72" w:right="72"/>
              <w:jc w:val="center"/>
              <w:rPr>
                <w:rFonts w:hint="default" w:cs="Arial"/>
                <w:lang w:val="en-IN"/>
              </w:rPr>
            </w:pPr>
            <w:ins w:author="palash.pandit" w:date="2020-06-25T15:35:07Z" w:id="40">
              <w:r>
                <w:rPr>
                  <w:rFonts w:hint="default" w:cs="Arial"/>
                  <w:lang w:val="en-IN"/>
                </w:rPr>
                <w:t>5</w:t>
              </w:r>
            </w:ins>
          </w:p>
        </w:tc>
        <w:tc>
          <w:tcPr>
            <w:tcW w:w="3348" w:type="dxa"/>
            <w:vAlign w:val="center"/>
          </w:tcPr>
          <w:p w14:paraId="7277B19D" wp14:textId="77777777">
            <w:pPr>
              <w:ind w:left="0"/>
              <w:jc w:val="both"/>
              <w:rPr>
                <w:rFonts w:cs="Arial"/>
              </w:rPr>
            </w:pPr>
            <w:ins w:author="palash.pandit" w:date="2020-06-25T15:35:09Z" w:id="41">
              <w:r>
                <w:rPr>
                  <w:rFonts w:hint="default" w:cs="Arial"/>
                  <w:lang w:val="en-IN"/>
                </w:rPr>
                <w:t>U</w:t>
              </w:r>
            </w:ins>
            <w:ins w:author="palash.pandit" w:date="2020-06-25T15:35:10Z" w:id="42">
              <w:r>
                <w:rPr>
                  <w:rFonts w:hint="default" w:cs="Arial"/>
                  <w:lang w:val="en-IN"/>
                </w:rPr>
                <w:t>p</w:t>
              </w:r>
            </w:ins>
            <w:ins w:author="palash.pandit" w:date="2020-06-25T15:35:11Z" w:id="43">
              <w:r>
                <w:rPr>
                  <w:rFonts w:hint="default" w:cs="Arial"/>
                  <w:lang w:val="en-IN"/>
                </w:rPr>
                <w:t xml:space="preserve">dated </w:t>
              </w:r>
            </w:ins>
            <w:ins w:author="palash.pandit" w:date="2020-06-25T15:35:12Z" w:id="44">
              <w:r>
                <w:rPr>
                  <w:rFonts w:hint="default" w:cs="Arial"/>
                  <w:lang w:val="en-IN"/>
                </w:rPr>
                <w:t>con</w:t>
              </w:r>
            </w:ins>
            <w:ins w:author="palash.pandit" w:date="2020-06-25T15:35:13Z" w:id="45">
              <w:r>
                <w:rPr>
                  <w:rFonts w:hint="default" w:cs="Arial"/>
                  <w:lang w:val="en-IN"/>
                </w:rPr>
                <w:t>tract</w:t>
              </w:r>
            </w:ins>
            <w:ins w:author="palash.pandit" w:date="2020-06-25T15:35:14Z" w:id="46">
              <w:r>
                <w:rPr>
                  <w:rFonts w:hint="default" w:cs="Arial"/>
                  <w:lang w:val="en-IN"/>
                </w:rPr>
                <w:t xml:space="preserve"> manage</w:t>
              </w:r>
            </w:ins>
            <w:ins w:author="palash.pandit" w:date="2020-06-25T15:35:15Z" w:id="47">
              <w:r>
                <w:rPr>
                  <w:rFonts w:hint="default" w:cs="Arial"/>
                  <w:lang w:val="en-IN"/>
                </w:rPr>
                <w:t>ment</w:t>
              </w:r>
            </w:ins>
            <w:ins w:author="palash.pandit" w:date="2020-06-25T15:35:16Z" w:id="48">
              <w:r>
                <w:rPr>
                  <w:rFonts w:hint="default" w:cs="Arial"/>
                  <w:lang w:val="en-IN"/>
                </w:rPr>
                <w:t xml:space="preserve"> detai</w:t>
              </w:r>
            </w:ins>
            <w:ins w:author="palash.pandit" w:date="2020-06-25T15:35:17Z" w:id="49">
              <w:r>
                <w:rPr>
                  <w:rFonts w:hint="default" w:cs="Arial"/>
                  <w:lang w:val="en-IN"/>
                </w:rPr>
                <w:t>ls</w:t>
              </w:r>
            </w:ins>
            <w:del w:author="Rajeev Mahadasu" w:date="2019-10-30T13:02:00Z" w:id="50">
              <w:r>
                <w:rPr>
                  <w:rFonts w:cs="Arial"/>
                </w:rPr>
                <w:delText>Updated 2</w:delText>
              </w:r>
            </w:del>
            <w:del w:author="Rajeev Mahadasu" w:date="2019-10-30T13:02:00Z" w:id="51">
              <w:r>
                <w:rPr>
                  <w:rFonts w:cs="Arial"/>
                  <w:vertAlign w:val="superscript"/>
                </w:rPr>
                <w:delText>nd</w:delText>
              </w:r>
            </w:del>
            <w:del w:author="Rajeev Mahadasu" w:date="2019-10-30T13:02:00Z" w:id="52">
              <w:r>
                <w:rPr>
                  <w:rFonts w:cs="Arial"/>
                </w:rPr>
                <w:delText xml:space="preserve"> level support details</w:delText>
              </w:r>
            </w:del>
          </w:p>
        </w:tc>
        <w:tc>
          <w:tcPr>
            <w:tcW w:w="1080" w:type="dxa"/>
            <w:vAlign w:val="center"/>
          </w:tcPr>
          <w:p w14:paraId="4737E36C" wp14:textId="77777777">
            <w:pPr>
              <w:pStyle w:val="24"/>
              <w:tabs>
                <w:tab w:val="clear" w:pos="4320"/>
                <w:tab w:val="clear" w:pos="8640"/>
              </w:tabs>
              <w:spacing w:before="40" w:after="40"/>
              <w:ind w:left="0" w:right="1"/>
              <w:jc w:val="center"/>
              <w:rPr>
                <w:rFonts w:hint="default" w:cs="Arial"/>
                <w:bCs/>
                <w:lang w:val="en-IN"/>
              </w:rPr>
            </w:pPr>
            <w:del w:author="palash.pandit" w:date="2020-06-25T15:35:19Z" w:id="53">
              <w:r>
                <w:rPr>
                  <w:rFonts w:hint="default" w:cs="Arial"/>
                  <w:bCs/>
                  <w:lang w:val="en-US"/>
                </w:rPr>
                <w:delText>1</w:delText>
              </w:r>
            </w:del>
            <w:ins w:author="palash.pandit" w:date="2020-06-25T15:35:19Z" w:id="54">
              <w:r>
                <w:rPr>
                  <w:rFonts w:hint="default" w:cs="Arial"/>
                  <w:bCs/>
                  <w:lang w:val="en-IN"/>
                </w:rPr>
                <w:t>1</w:t>
              </w:r>
            </w:ins>
          </w:p>
        </w:tc>
        <w:tc>
          <w:tcPr>
            <w:tcW w:w="990" w:type="dxa"/>
            <w:vAlign w:val="center"/>
          </w:tcPr>
          <w:p w14:paraId="5D0116D1" wp14:textId="77777777">
            <w:pPr>
              <w:pStyle w:val="24"/>
              <w:tabs>
                <w:tab w:val="clear" w:pos="4320"/>
                <w:tab w:val="clear" w:pos="8640"/>
              </w:tabs>
              <w:spacing w:before="40" w:after="40"/>
              <w:ind w:left="0" w:right="1"/>
              <w:jc w:val="center"/>
              <w:rPr>
                <w:rFonts w:hint="default" w:cs="Arial"/>
                <w:bCs/>
                <w:lang w:val="en-IN"/>
              </w:rPr>
            </w:pPr>
            <w:del w:author="palash.pandit" w:date="2020-06-25T15:35:21Z" w:id="55">
              <w:r>
                <w:rPr>
                  <w:rFonts w:hint="default" w:cs="Arial"/>
                  <w:bCs/>
                  <w:lang w:val="en-US"/>
                </w:rPr>
                <w:delText>1</w:delText>
              </w:r>
            </w:del>
            <w:ins w:author="palash.pandit" w:date="2020-06-25T15:35:21Z" w:id="56">
              <w:r>
                <w:rPr>
                  <w:rFonts w:hint="default" w:cs="Arial"/>
                  <w:bCs/>
                  <w:lang w:val="en-IN"/>
                </w:rPr>
                <w:t>3</w:t>
              </w:r>
            </w:ins>
          </w:p>
        </w:tc>
        <w:tc>
          <w:tcPr>
            <w:tcW w:w="1890" w:type="dxa"/>
            <w:vAlign w:val="center"/>
          </w:tcPr>
          <w:p w14:paraId="13BB5679" wp14:textId="77777777">
            <w:pPr>
              <w:ind w:left="0"/>
              <w:rPr>
                <w:rFonts w:hint="default" w:cs="Arial"/>
                <w:lang w:val="en-IN"/>
              </w:rPr>
            </w:pPr>
            <w:del w:author="palash.pandit" w:date="2020-06-25T15:35:22Z" w:id="57">
              <w:r>
                <w:rPr>
                  <w:rFonts w:hint="default" w:cs="Arial"/>
                  <w:lang w:val="en-US"/>
                </w:rPr>
                <w:delText>RajashekarReddy Kasireddy</w:delText>
              </w:r>
            </w:del>
            <w:ins w:author="palash.pandit" w:date="2020-06-25T15:35:22Z" w:id="58">
              <w:r>
                <w:rPr>
                  <w:rFonts w:hint="default" w:cs="Arial"/>
                  <w:lang w:val="en-IN"/>
                </w:rPr>
                <w:t>Rajash</w:t>
              </w:r>
            </w:ins>
            <w:ins w:author="palash.pandit" w:date="2020-06-25T15:35:23Z" w:id="59">
              <w:r>
                <w:rPr>
                  <w:rFonts w:hint="default" w:cs="Arial"/>
                  <w:lang w:val="en-IN"/>
                </w:rPr>
                <w:t>ekarr</w:t>
              </w:r>
            </w:ins>
            <w:ins w:author="palash.pandit" w:date="2020-06-25T15:35:24Z" w:id="60">
              <w:r>
                <w:rPr>
                  <w:rFonts w:hint="default" w:cs="Arial"/>
                  <w:lang w:val="en-IN"/>
                </w:rPr>
                <w:t>eddy</w:t>
              </w:r>
            </w:ins>
            <w:ins w:author="palash.pandit" w:date="2020-06-25T15:35:25Z" w:id="61">
              <w:r>
                <w:rPr>
                  <w:rFonts w:hint="default" w:cs="Arial"/>
                  <w:lang w:val="en-IN"/>
                </w:rPr>
                <w:t xml:space="preserve"> Kas</w:t>
              </w:r>
            </w:ins>
            <w:ins w:author="palash.pandit" w:date="2020-06-25T15:35:26Z" w:id="62">
              <w:r>
                <w:rPr>
                  <w:rFonts w:hint="default" w:cs="Arial"/>
                  <w:lang w:val="en-IN"/>
                </w:rPr>
                <w:t>iredd</w:t>
              </w:r>
            </w:ins>
            <w:ins w:author="palash.pandit" w:date="2020-06-25T15:35:27Z" w:id="63">
              <w:r>
                <w:rPr>
                  <w:rFonts w:hint="default" w:cs="Arial"/>
                  <w:lang w:val="en-IN"/>
                </w:rPr>
                <w:t>y</w:t>
              </w:r>
            </w:ins>
          </w:p>
        </w:tc>
        <w:tc>
          <w:tcPr>
            <w:tcW w:w="1796" w:type="dxa"/>
            <w:vAlign w:val="center"/>
          </w:tcPr>
          <w:p w14:paraId="4B3A371F" wp14:textId="77777777">
            <w:pPr>
              <w:ind w:left="0"/>
              <w:rPr>
                <w:rFonts w:hint="default" w:cs="Arial"/>
                <w:lang w:val="en-IN"/>
              </w:rPr>
            </w:pPr>
            <w:del w:author="palash.pandit" w:date="2020-06-25T15:35:29Z" w:id="64">
              <w:r>
                <w:rPr>
                  <w:rFonts w:hint="default" w:cs="Arial"/>
                  <w:lang w:val="en-US"/>
                </w:rPr>
                <w:delText>27-Sep-19</w:delText>
              </w:r>
            </w:del>
            <w:ins w:author="palash.pandit" w:date="2020-06-25T15:35:29Z" w:id="65">
              <w:r>
                <w:rPr>
                  <w:rFonts w:hint="default" w:cs="Arial"/>
                  <w:lang w:val="en-IN"/>
                </w:rPr>
                <w:t>2</w:t>
              </w:r>
            </w:ins>
            <w:ins w:author="palash.pandit" w:date="2020-06-25T15:35:30Z" w:id="66">
              <w:r>
                <w:rPr>
                  <w:rFonts w:hint="default" w:cs="Arial"/>
                  <w:lang w:val="en-IN"/>
                </w:rPr>
                <w:t>5-Ju</w:t>
              </w:r>
            </w:ins>
            <w:ins w:author="palash.pandit" w:date="2020-06-25T15:35:31Z" w:id="67">
              <w:r>
                <w:rPr>
                  <w:rFonts w:hint="default" w:cs="Arial"/>
                  <w:lang w:val="en-IN"/>
                </w:rPr>
                <w:t>n-2</w:t>
              </w:r>
            </w:ins>
            <w:ins w:author="palash.pandit" w:date="2020-06-25T15:35:32Z" w:id="68">
              <w:r>
                <w:rPr>
                  <w:rFonts w:hint="default" w:cs="Arial"/>
                  <w:lang w:val="en-IN"/>
                </w:rPr>
                <w:t>0</w:t>
              </w:r>
            </w:ins>
          </w:p>
        </w:tc>
      </w:tr>
    </w:tbl>
    <w:p xmlns:wp14="http://schemas.microsoft.com/office/word/2010/wordml" w14:paraId="57C0D796" wp14:textId="77777777">
      <w:pPr>
        <w:pStyle w:val="2"/>
        <w:ind w:left="142" w:firstLine="0"/>
        <w:rPr>
          <w:rFonts w:cs="Arial"/>
          <w:sz w:val="20"/>
        </w:rPr>
      </w:pPr>
      <w:bookmarkStart w:name="_Toc187483942" w:id="1994947259"/>
      <w:bookmarkStart w:name="_Toc187466027" w:id="752891315"/>
      <w:bookmarkStart w:name="_Toc186436392" w:id="1074475436"/>
      <w:bookmarkStart w:name="_Toc187483223" w:id="523464162"/>
    </w:p>
    <w:p xmlns:wp14="http://schemas.microsoft.com/office/word/2010/wordml" w14:paraId="0D142F6F" wp14:textId="77777777">
      <w:pPr>
        <w:rPr>
          <w:rFonts w:cs="Arial"/>
          <w:lang w:val="en-GB"/>
        </w:rPr>
      </w:pPr>
    </w:p>
    <w:p xmlns:wp14="http://schemas.microsoft.com/office/word/2010/wordml" w14:paraId="4475AD14" wp14:textId="77777777">
      <w:pPr>
        <w:rPr>
          <w:rFonts w:cs="Arial"/>
          <w:lang w:val="en-GB"/>
        </w:rPr>
      </w:pPr>
    </w:p>
    <w:p xmlns:wp14="http://schemas.microsoft.com/office/word/2010/wordml" w14:paraId="120C4E94" wp14:textId="77777777">
      <w:pPr>
        <w:rPr>
          <w:rFonts w:cs="Arial"/>
          <w:lang w:val="en-GB"/>
        </w:rPr>
      </w:pPr>
    </w:p>
    <w:p xmlns:wp14="http://schemas.microsoft.com/office/word/2010/wordml" w14:paraId="42AFC42D" wp14:textId="77777777">
      <w:pPr>
        <w:rPr>
          <w:rFonts w:cs="Arial"/>
          <w:lang w:val="en-GB"/>
        </w:rPr>
      </w:pPr>
    </w:p>
    <w:p xmlns:wp14="http://schemas.microsoft.com/office/word/2010/wordml" w14:paraId="271CA723" wp14:textId="77777777">
      <w:pPr>
        <w:rPr>
          <w:rFonts w:cs="Arial"/>
          <w:lang w:val="en-GB"/>
        </w:rPr>
      </w:pPr>
    </w:p>
    <w:p xmlns:wp14="http://schemas.microsoft.com/office/word/2010/wordml" w14:paraId="75FBE423" wp14:textId="77777777">
      <w:pPr>
        <w:rPr>
          <w:rFonts w:cs="Arial"/>
          <w:lang w:val="en-GB"/>
        </w:rPr>
      </w:pPr>
    </w:p>
    <w:p xmlns:wp14="http://schemas.microsoft.com/office/word/2010/wordml" w14:paraId="2D3F0BEC" wp14:textId="77777777">
      <w:pPr>
        <w:rPr>
          <w:rFonts w:cs="Arial"/>
          <w:lang w:val="en-GB"/>
        </w:rPr>
      </w:pPr>
    </w:p>
    <w:p xmlns:wp14="http://schemas.microsoft.com/office/word/2010/wordml" w14:paraId="75CF4315" wp14:textId="77777777">
      <w:pPr>
        <w:rPr>
          <w:rFonts w:cs="Arial"/>
          <w:lang w:val="en-GB"/>
        </w:rPr>
      </w:pPr>
    </w:p>
    <w:p xmlns:wp14="http://schemas.microsoft.com/office/word/2010/wordml" w14:paraId="3CB648E9" wp14:textId="77777777">
      <w:pPr>
        <w:rPr>
          <w:rFonts w:cs="Arial"/>
          <w:lang w:val="en-GB"/>
        </w:rPr>
      </w:pPr>
    </w:p>
    <w:p xmlns:wp14="http://schemas.microsoft.com/office/word/2010/wordml" w14:paraId="0C178E9E" wp14:textId="77777777">
      <w:pPr>
        <w:rPr>
          <w:rFonts w:cs="Arial"/>
          <w:lang w:val="en-GB"/>
        </w:rPr>
      </w:pPr>
    </w:p>
    <w:p xmlns:wp14="http://schemas.microsoft.com/office/word/2010/wordml" w14:paraId="3C0395D3" wp14:textId="77777777">
      <w:pPr>
        <w:rPr>
          <w:rFonts w:cs="Arial"/>
          <w:lang w:val="en-GB"/>
        </w:rPr>
      </w:pPr>
    </w:p>
    <w:p xmlns:wp14="http://schemas.microsoft.com/office/word/2010/wordml" w14:paraId="3254BC2F" wp14:textId="77777777">
      <w:pPr>
        <w:rPr>
          <w:rFonts w:cs="Arial"/>
          <w:lang w:val="en-GB"/>
        </w:rPr>
      </w:pPr>
    </w:p>
    <w:p xmlns:wp14="http://schemas.microsoft.com/office/word/2010/wordml" w14:paraId="651E9592" wp14:textId="77777777">
      <w:pPr>
        <w:rPr>
          <w:rFonts w:cs="Arial"/>
          <w:lang w:val="en-GB"/>
        </w:rPr>
      </w:pPr>
    </w:p>
    <w:p xmlns:wp14="http://schemas.microsoft.com/office/word/2010/wordml" w14:paraId="269E314A" wp14:textId="77777777">
      <w:pPr>
        <w:rPr>
          <w:rFonts w:cs="Arial"/>
          <w:lang w:val="en-GB"/>
        </w:rPr>
      </w:pPr>
    </w:p>
    <w:p xmlns:wp14="http://schemas.microsoft.com/office/word/2010/wordml" w14:paraId="47341341" wp14:textId="77777777">
      <w:pPr>
        <w:rPr>
          <w:rFonts w:cs="Arial"/>
          <w:lang w:val="en-GB"/>
        </w:rPr>
      </w:pPr>
    </w:p>
    <w:p xmlns:wp14="http://schemas.microsoft.com/office/word/2010/wordml" w14:paraId="42EF2083" wp14:textId="77777777">
      <w:pPr>
        <w:rPr>
          <w:rFonts w:cs="Arial"/>
          <w:lang w:val="en-GB"/>
        </w:rPr>
      </w:pPr>
    </w:p>
    <w:p xmlns:wp14="http://schemas.microsoft.com/office/word/2010/wordml" w14:paraId="7B40C951" wp14:textId="77777777">
      <w:pPr>
        <w:rPr>
          <w:rFonts w:cs="Arial"/>
          <w:lang w:val="en-GB"/>
        </w:rPr>
      </w:pPr>
    </w:p>
    <w:p xmlns:wp14="http://schemas.microsoft.com/office/word/2010/wordml" w14:paraId="4B4D7232" wp14:textId="77777777">
      <w:pPr>
        <w:rPr>
          <w:rFonts w:cs="Arial"/>
          <w:lang w:val="en-GB"/>
        </w:rPr>
      </w:pPr>
    </w:p>
    <w:p xmlns:wp14="http://schemas.microsoft.com/office/word/2010/wordml" w14:paraId="2093CA67" wp14:textId="77777777">
      <w:pPr>
        <w:rPr>
          <w:rFonts w:cs="Arial"/>
          <w:lang w:val="en-GB"/>
        </w:rPr>
      </w:pPr>
    </w:p>
    <w:p xmlns:wp14="http://schemas.microsoft.com/office/word/2010/wordml" w14:paraId="2503B197" wp14:textId="77777777">
      <w:pPr>
        <w:rPr>
          <w:rFonts w:cs="Arial"/>
          <w:lang w:val="en-GB"/>
        </w:rPr>
      </w:pPr>
    </w:p>
    <w:p xmlns:wp14="http://schemas.microsoft.com/office/word/2010/wordml" w14:paraId="38288749" wp14:textId="77777777">
      <w:pPr>
        <w:rPr>
          <w:rFonts w:cs="Arial"/>
          <w:lang w:val="en-GB"/>
        </w:rPr>
      </w:pPr>
    </w:p>
    <w:p xmlns:wp14="http://schemas.microsoft.com/office/word/2010/wordml" w14:paraId="20BD9A1A" wp14:textId="77777777">
      <w:pPr>
        <w:rPr>
          <w:rFonts w:cs="Arial"/>
          <w:lang w:val="en-GB"/>
        </w:rPr>
      </w:pPr>
    </w:p>
    <w:p xmlns:wp14="http://schemas.microsoft.com/office/word/2010/wordml" w14:paraId="0C136CF1" wp14:textId="77777777">
      <w:pPr>
        <w:rPr>
          <w:rFonts w:cs="Arial"/>
          <w:lang w:val="en-GB"/>
        </w:rPr>
      </w:pPr>
    </w:p>
    <w:p xmlns:wp14="http://schemas.microsoft.com/office/word/2010/wordml" w14:paraId="0A392C6A" wp14:textId="77777777">
      <w:pPr>
        <w:rPr>
          <w:rFonts w:cs="Arial"/>
          <w:lang w:val="en-GB"/>
        </w:rPr>
      </w:pPr>
    </w:p>
    <w:p xmlns:wp14="http://schemas.microsoft.com/office/word/2010/wordml" w14:paraId="290583F9" wp14:textId="77777777">
      <w:pPr>
        <w:rPr>
          <w:rFonts w:cs="Arial"/>
          <w:lang w:val="en-GB"/>
        </w:rPr>
      </w:pPr>
    </w:p>
    <w:p xmlns:wp14="http://schemas.microsoft.com/office/word/2010/wordml" w14:paraId="68F21D90" wp14:textId="77777777">
      <w:pPr>
        <w:rPr>
          <w:rFonts w:cs="Arial"/>
          <w:lang w:val="en-GB"/>
        </w:rPr>
      </w:pPr>
    </w:p>
    <w:p xmlns:wp14="http://schemas.microsoft.com/office/word/2010/wordml" w14:paraId="13C326F3" wp14:textId="77777777">
      <w:pPr>
        <w:rPr>
          <w:rFonts w:cs="Arial"/>
          <w:lang w:val="en-GB"/>
        </w:rPr>
      </w:pPr>
    </w:p>
    <w:p xmlns:wp14="http://schemas.microsoft.com/office/word/2010/wordml" w14:paraId="4853B841" wp14:textId="77777777">
      <w:pPr>
        <w:rPr>
          <w:rFonts w:cs="Arial"/>
          <w:lang w:val="en-GB"/>
        </w:rPr>
      </w:pPr>
    </w:p>
    <w:p xmlns:wp14="http://schemas.microsoft.com/office/word/2010/wordml" w14:paraId="50125231" wp14:textId="77777777">
      <w:pPr>
        <w:rPr>
          <w:rFonts w:cs="Arial"/>
          <w:lang w:val="en-GB"/>
        </w:rPr>
      </w:pPr>
    </w:p>
    <w:p xmlns:wp14="http://schemas.microsoft.com/office/word/2010/wordml" w14:paraId="5A25747A" wp14:textId="77777777">
      <w:pPr>
        <w:rPr>
          <w:rFonts w:cs="Arial"/>
          <w:lang w:val="en-GB"/>
        </w:rPr>
      </w:pPr>
    </w:p>
    <w:p xmlns:wp14="http://schemas.microsoft.com/office/word/2010/wordml" w14:paraId="09B8D95D" wp14:textId="77777777">
      <w:pPr>
        <w:rPr>
          <w:rFonts w:cs="Arial"/>
          <w:lang w:val="en-GB"/>
        </w:rPr>
      </w:pPr>
    </w:p>
    <w:p xmlns:wp14="http://schemas.microsoft.com/office/word/2010/wordml" w14:paraId="332087A2" wp14:textId="77777777">
      <w:pPr>
        <w:pStyle w:val="2"/>
        <w:numPr>
          <w:ilvl w:val="1"/>
          <w:numId w:val="8"/>
        </w:numPr>
        <w:tabs>
          <w:tab w:val="left" w:pos="720"/>
        </w:tabs>
        <w:ind w:left="720" w:hanging="720"/>
        <w:rPr>
          <w:rFonts w:cs="Arial"/>
          <w:sz w:val="20"/>
        </w:rPr>
      </w:pPr>
      <w:bookmarkStart w:name="_Toc503346524" w:id="479876091"/>
      <w:r>
        <w:rPr>
          <w:rFonts w:cs="Arial"/>
          <w:sz w:val="20"/>
        </w:rPr>
        <w:t>LIST OF EFFECTIVE PAGES</w:t>
      </w:r>
      <w:bookmarkEnd w:id="479876091"/>
    </w:p>
    <w:p xmlns:wp14="http://schemas.microsoft.com/office/word/2010/wordml" w14:paraId="78BEFD2A" wp14:textId="77777777">
      <w:pPr>
        <w:ind w:left="270"/>
        <w:rPr>
          <w:rFonts w:cs="Arial"/>
          <w:lang w:val="en-GB"/>
        </w:rPr>
      </w:pPr>
    </w:p>
    <w:tbl>
      <w:tblPr>
        <w:tblStyle w:val="42"/>
        <w:tblW w:w="9270" w:type="dxa"/>
        <w:tblInd w:w="64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6"/>
        <w:gridCol w:w="846"/>
        <w:gridCol w:w="846"/>
        <w:gridCol w:w="1062"/>
        <w:gridCol w:w="1080"/>
        <w:gridCol w:w="270"/>
        <w:gridCol w:w="720"/>
        <w:gridCol w:w="720"/>
        <w:gridCol w:w="810"/>
        <w:gridCol w:w="990"/>
        <w:gridCol w:w="1080"/>
      </w:tblGrid>
      <w:tr xmlns:wp14="http://schemas.microsoft.com/office/word/2010/wordml" w14:paraId="3F603750"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3" w:hRule="atLeast"/>
        </w:trPr>
        <w:tc>
          <w:tcPr>
            <w:tcW w:w="846" w:type="dxa"/>
            <w:vAlign w:val="center"/>
          </w:tcPr>
          <w:p w14:paraId="0E22CBCA" wp14:textId="77777777">
            <w:pPr>
              <w:ind w:left="0" w:right="0"/>
              <w:jc w:val="center"/>
              <w:rPr>
                <w:rFonts w:cs="Arial"/>
                <w:b/>
                <w:sz w:val="18"/>
                <w:szCs w:val="18"/>
              </w:rPr>
            </w:pPr>
            <w:r>
              <w:rPr>
                <w:rFonts w:cs="Arial"/>
                <w:b/>
                <w:sz w:val="18"/>
                <w:szCs w:val="18"/>
              </w:rPr>
              <w:t>Part</w:t>
            </w:r>
          </w:p>
        </w:tc>
        <w:tc>
          <w:tcPr>
            <w:tcW w:w="846" w:type="dxa"/>
            <w:vAlign w:val="center"/>
          </w:tcPr>
          <w:p w14:paraId="6D74EAC0" wp14:textId="77777777">
            <w:pPr>
              <w:ind w:left="-63" w:right="-1"/>
              <w:jc w:val="center"/>
              <w:rPr>
                <w:rFonts w:cs="Arial"/>
                <w:b/>
                <w:sz w:val="18"/>
                <w:szCs w:val="18"/>
              </w:rPr>
            </w:pPr>
            <w:r>
              <w:rPr>
                <w:rFonts w:cs="Arial"/>
                <w:b/>
                <w:sz w:val="18"/>
                <w:szCs w:val="18"/>
              </w:rPr>
              <w:t>Page</w:t>
            </w:r>
          </w:p>
        </w:tc>
        <w:tc>
          <w:tcPr>
            <w:tcW w:w="846" w:type="dxa"/>
            <w:vAlign w:val="center"/>
          </w:tcPr>
          <w:p w14:paraId="4A1BE1E5" wp14:textId="77777777">
            <w:pPr>
              <w:ind w:left="0" w:right="15"/>
              <w:jc w:val="center"/>
              <w:rPr>
                <w:rFonts w:cs="Arial"/>
                <w:b/>
                <w:sz w:val="18"/>
                <w:szCs w:val="18"/>
              </w:rPr>
            </w:pPr>
            <w:r>
              <w:rPr>
                <w:rFonts w:cs="Arial"/>
                <w:b/>
                <w:sz w:val="18"/>
                <w:szCs w:val="18"/>
              </w:rPr>
              <w:t>Issue No.</w:t>
            </w:r>
          </w:p>
        </w:tc>
        <w:tc>
          <w:tcPr>
            <w:tcW w:w="1062" w:type="dxa"/>
            <w:vAlign w:val="center"/>
          </w:tcPr>
          <w:p w14:paraId="652B2B7F" wp14:textId="77777777">
            <w:pPr>
              <w:ind w:left="0" w:right="15"/>
              <w:jc w:val="center"/>
              <w:rPr>
                <w:rFonts w:cs="Arial"/>
                <w:b/>
                <w:sz w:val="18"/>
                <w:szCs w:val="18"/>
              </w:rPr>
            </w:pPr>
            <w:r>
              <w:rPr>
                <w:rFonts w:cs="Arial"/>
                <w:b/>
                <w:sz w:val="18"/>
                <w:szCs w:val="18"/>
              </w:rPr>
              <w:t xml:space="preserve">Revision No. </w:t>
            </w:r>
          </w:p>
        </w:tc>
        <w:tc>
          <w:tcPr>
            <w:tcW w:w="1080" w:type="dxa"/>
            <w:vAlign w:val="center"/>
          </w:tcPr>
          <w:p w14:paraId="08C3111A" wp14:textId="77777777">
            <w:pPr>
              <w:ind w:left="39" w:right="0"/>
              <w:jc w:val="center"/>
              <w:rPr>
                <w:rFonts w:cs="Arial"/>
                <w:b/>
                <w:sz w:val="18"/>
                <w:szCs w:val="18"/>
              </w:rPr>
            </w:pPr>
            <w:r>
              <w:rPr>
                <w:rFonts w:cs="Arial"/>
                <w:b/>
                <w:sz w:val="18"/>
                <w:szCs w:val="18"/>
              </w:rPr>
              <w:t>Effective Date</w:t>
            </w:r>
          </w:p>
        </w:tc>
        <w:tc>
          <w:tcPr>
            <w:tcW w:w="270" w:type="dxa"/>
            <w:tcBorders>
              <w:top w:val="nil"/>
              <w:bottom w:val="nil"/>
            </w:tcBorders>
          </w:tcPr>
          <w:p w14:paraId="27A76422" wp14:textId="77777777">
            <w:pPr>
              <w:ind w:left="0" w:right="0"/>
              <w:jc w:val="center"/>
              <w:rPr>
                <w:rFonts w:cs="Arial"/>
                <w:b/>
                <w:sz w:val="18"/>
                <w:szCs w:val="18"/>
              </w:rPr>
            </w:pPr>
          </w:p>
        </w:tc>
        <w:tc>
          <w:tcPr>
            <w:tcW w:w="720" w:type="dxa"/>
            <w:vAlign w:val="center"/>
          </w:tcPr>
          <w:p w14:paraId="3CF9A8AD" wp14:textId="77777777">
            <w:pPr>
              <w:ind w:left="0" w:right="0"/>
              <w:jc w:val="center"/>
              <w:rPr>
                <w:rFonts w:cs="Arial"/>
                <w:b/>
                <w:sz w:val="18"/>
                <w:szCs w:val="18"/>
              </w:rPr>
            </w:pPr>
            <w:r>
              <w:rPr>
                <w:rFonts w:cs="Arial"/>
                <w:b/>
                <w:sz w:val="18"/>
                <w:szCs w:val="18"/>
              </w:rPr>
              <w:t>Part</w:t>
            </w:r>
          </w:p>
        </w:tc>
        <w:tc>
          <w:tcPr>
            <w:tcW w:w="720" w:type="dxa"/>
            <w:vAlign w:val="center"/>
          </w:tcPr>
          <w:p w14:paraId="20458F8E" wp14:textId="77777777">
            <w:pPr>
              <w:ind w:left="-63" w:right="-1"/>
              <w:jc w:val="center"/>
              <w:rPr>
                <w:rFonts w:cs="Arial"/>
                <w:b/>
                <w:sz w:val="18"/>
                <w:szCs w:val="18"/>
              </w:rPr>
            </w:pPr>
            <w:r>
              <w:rPr>
                <w:rFonts w:cs="Arial"/>
                <w:b/>
                <w:sz w:val="18"/>
                <w:szCs w:val="18"/>
              </w:rPr>
              <w:t>Page</w:t>
            </w:r>
          </w:p>
        </w:tc>
        <w:tc>
          <w:tcPr>
            <w:tcW w:w="810" w:type="dxa"/>
            <w:vAlign w:val="center"/>
          </w:tcPr>
          <w:p w14:paraId="45E5FABC" wp14:textId="77777777">
            <w:pPr>
              <w:ind w:left="0" w:right="15"/>
              <w:jc w:val="center"/>
              <w:rPr>
                <w:rFonts w:cs="Arial"/>
                <w:b/>
                <w:sz w:val="18"/>
                <w:szCs w:val="18"/>
              </w:rPr>
            </w:pPr>
            <w:r>
              <w:rPr>
                <w:rFonts w:cs="Arial"/>
                <w:b/>
                <w:sz w:val="18"/>
                <w:szCs w:val="18"/>
              </w:rPr>
              <w:t>Issue No.</w:t>
            </w:r>
          </w:p>
        </w:tc>
        <w:tc>
          <w:tcPr>
            <w:tcW w:w="990" w:type="dxa"/>
            <w:vAlign w:val="center"/>
          </w:tcPr>
          <w:p w14:paraId="5153AF88" wp14:textId="77777777">
            <w:pPr>
              <w:ind w:left="0" w:right="15"/>
              <w:jc w:val="center"/>
              <w:rPr>
                <w:rFonts w:cs="Arial"/>
                <w:b/>
                <w:sz w:val="18"/>
                <w:szCs w:val="18"/>
              </w:rPr>
            </w:pPr>
            <w:r>
              <w:rPr>
                <w:rFonts w:cs="Arial"/>
                <w:b/>
                <w:sz w:val="18"/>
                <w:szCs w:val="18"/>
              </w:rPr>
              <w:t xml:space="preserve">Revision No. </w:t>
            </w:r>
          </w:p>
        </w:tc>
        <w:tc>
          <w:tcPr>
            <w:tcW w:w="1080" w:type="dxa"/>
            <w:vAlign w:val="center"/>
          </w:tcPr>
          <w:p w14:paraId="63A35C4E" wp14:textId="77777777">
            <w:pPr>
              <w:ind w:left="39" w:right="0"/>
              <w:jc w:val="center"/>
              <w:rPr>
                <w:rFonts w:cs="Arial"/>
                <w:b/>
                <w:sz w:val="18"/>
                <w:szCs w:val="18"/>
              </w:rPr>
            </w:pPr>
            <w:r>
              <w:rPr>
                <w:rFonts w:cs="Arial"/>
                <w:b/>
                <w:sz w:val="18"/>
                <w:szCs w:val="18"/>
              </w:rPr>
              <w:t>Effective Date</w:t>
            </w:r>
          </w:p>
        </w:tc>
      </w:tr>
      <w:tr xmlns:wp14="http://schemas.microsoft.com/office/word/2010/wordml" w14:paraId="38CBCD69"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2" w:hRule="atLeast"/>
        </w:trPr>
        <w:tc>
          <w:tcPr>
            <w:tcW w:w="846" w:type="dxa"/>
            <w:vAlign w:val="center"/>
          </w:tcPr>
          <w:p w14:paraId="0C50080F" wp14:textId="77777777">
            <w:pPr>
              <w:ind w:left="-108" w:right="-108"/>
              <w:jc w:val="center"/>
              <w:rPr>
                <w:rFonts w:cs="Arial"/>
                <w:sz w:val="18"/>
                <w:szCs w:val="18"/>
              </w:rPr>
            </w:pPr>
            <w:r>
              <w:rPr>
                <w:rFonts w:cs="Arial"/>
                <w:sz w:val="18"/>
                <w:szCs w:val="18"/>
              </w:rPr>
              <w:t>1</w:t>
            </w:r>
          </w:p>
        </w:tc>
        <w:tc>
          <w:tcPr>
            <w:tcW w:w="846" w:type="dxa"/>
            <w:vAlign w:val="center"/>
          </w:tcPr>
          <w:p w14:paraId="09E28C3B" wp14:textId="77777777">
            <w:pPr>
              <w:ind w:left="-63" w:right="-108"/>
              <w:jc w:val="center"/>
              <w:rPr>
                <w:rFonts w:cs="Arial"/>
                <w:sz w:val="18"/>
                <w:szCs w:val="18"/>
              </w:rPr>
            </w:pPr>
            <w:r>
              <w:rPr>
                <w:rFonts w:cs="Arial"/>
                <w:sz w:val="18"/>
                <w:szCs w:val="18"/>
              </w:rPr>
              <w:t>1-1</w:t>
            </w:r>
          </w:p>
        </w:tc>
        <w:tc>
          <w:tcPr>
            <w:tcW w:w="846" w:type="dxa"/>
            <w:vAlign w:val="center"/>
          </w:tcPr>
          <w:p w14:paraId="050B3AD0" wp14:textId="77777777">
            <w:pPr>
              <w:ind w:left="-108" w:right="-108"/>
              <w:jc w:val="center"/>
              <w:rPr>
                <w:rFonts w:cs="Arial"/>
                <w:sz w:val="18"/>
                <w:szCs w:val="18"/>
              </w:rPr>
            </w:pPr>
            <w:r>
              <w:rPr>
                <w:rFonts w:cs="Arial"/>
                <w:sz w:val="18"/>
                <w:szCs w:val="18"/>
              </w:rPr>
              <w:t>1</w:t>
            </w:r>
          </w:p>
        </w:tc>
        <w:tc>
          <w:tcPr>
            <w:tcW w:w="1062" w:type="dxa"/>
            <w:vAlign w:val="center"/>
          </w:tcPr>
          <w:p w14:paraId="6B965A47" wp14:textId="77777777">
            <w:pPr>
              <w:ind w:left="-108" w:right="-108"/>
              <w:jc w:val="center"/>
              <w:rPr>
                <w:rFonts w:cs="Arial"/>
                <w:sz w:val="18"/>
                <w:szCs w:val="18"/>
              </w:rPr>
            </w:pPr>
            <w:r>
              <w:rPr>
                <w:rFonts w:cs="Arial"/>
                <w:sz w:val="18"/>
                <w:szCs w:val="18"/>
              </w:rPr>
              <w:t>1</w:t>
            </w:r>
          </w:p>
        </w:tc>
        <w:tc>
          <w:tcPr>
            <w:tcW w:w="1080" w:type="dxa"/>
            <w:vAlign w:val="center"/>
          </w:tcPr>
          <w:p w14:paraId="585EE452" wp14:textId="77777777">
            <w:pPr>
              <w:ind w:left="-108" w:right="-108"/>
              <w:jc w:val="center"/>
              <w:rPr>
                <w:rFonts w:cs="Arial"/>
                <w:sz w:val="18"/>
                <w:szCs w:val="18"/>
              </w:rPr>
            </w:pPr>
            <w:r>
              <w:rPr>
                <w:rFonts w:cs="Arial"/>
                <w:sz w:val="18"/>
                <w:szCs w:val="18"/>
              </w:rPr>
              <w:t>17-05-16</w:t>
            </w:r>
          </w:p>
        </w:tc>
        <w:tc>
          <w:tcPr>
            <w:tcW w:w="270" w:type="dxa"/>
            <w:tcBorders>
              <w:top w:val="nil"/>
              <w:bottom w:val="nil"/>
            </w:tcBorders>
          </w:tcPr>
          <w:p w14:paraId="49206A88" wp14:textId="77777777">
            <w:pPr>
              <w:ind w:left="0" w:right="-108"/>
              <w:jc w:val="center"/>
              <w:rPr>
                <w:rFonts w:cs="Arial"/>
                <w:sz w:val="18"/>
                <w:szCs w:val="18"/>
              </w:rPr>
            </w:pPr>
          </w:p>
        </w:tc>
        <w:tc>
          <w:tcPr>
            <w:tcW w:w="720" w:type="dxa"/>
            <w:vAlign w:val="center"/>
          </w:tcPr>
          <w:p w14:paraId="67B7A70C" wp14:textId="77777777">
            <w:pPr>
              <w:ind w:left="-63" w:right="-108"/>
              <w:jc w:val="center"/>
              <w:rPr>
                <w:rFonts w:cs="Arial"/>
                <w:sz w:val="18"/>
                <w:szCs w:val="18"/>
              </w:rPr>
            </w:pPr>
          </w:p>
        </w:tc>
        <w:tc>
          <w:tcPr>
            <w:tcW w:w="720" w:type="dxa"/>
            <w:vAlign w:val="center"/>
          </w:tcPr>
          <w:p w14:paraId="16F8D666" wp14:textId="77777777">
            <w:pPr>
              <w:ind w:left="-63" w:right="-108"/>
              <w:jc w:val="center"/>
              <w:rPr>
                <w:rFonts w:cs="Arial"/>
                <w:sz w:val="18"/>
                <w:szCs w:val="18"/>
              </w:rPr>
            </w:pPr>
            <w:r>
              <w:rPr>
                <w:rFonts w:cs="Arial"/>
                <w:sz w:val="18"/>
                <w:szCs w:val="18"/>
              </w:rPr>
              <w:t>4-17</w:t>
            </w:r>
          </w:p>
        </w:tc>
        <w:tc>
          <w:tcPr>
            <w:tcW w:w="810" w:type="dxa"/>
            <w:vAlign w:val="center"/>
          </w:tcPr>
          <w:p w14:paraId="511F3AB7" wp14:textId="77777777">
            <w:pPr>
              <w:ind w:left="-108" w:right="-108"/>
              <w:jc w:val="center"/>
              <w:rPr>
                <w:rFonts w:cs="Arial"/>
                <w:sz w:val="18"/>
                <w:szCs w:val="18"/>
              </w:rPr>
            </w:pPr>
            <w:r>
              <w:rPr>
                <w:rFonts w:cs="Arial"/>
                <w:sz w:val="18"/>
                <w:szCs w:val="18"/>
              </w:rPr>
              <w:t>1</w:t>
            </w:r>
          </w:p>
        </w:tc>
        <w:tc>
          <w:tcPr>
            <w:tcW w:w="990" w:type="dxa"/>
            <w:vAlign w:val="center"/>
          </w:tcPr>
          <w:p w14:paraId="39507054" wp14:textId="77777777">
            <w:pPr>
              <w:ind w:left="-108" w:right="-108"/>
              <w:jc w:val="center"/>
              <w:rPr>
                <w:rFonts w:cs="Arial"/>
                <w:sz w:val="18"/>
                <w:szCs w:val="18"/>
              </w:rPr>
            </w:pPr>
            <w:r>
              <w:rPr>
                <w:rFonts w:cs="Arial"/>
                <w:sz w:val="18"/>
                <w:szCs w:val="18"/>
              </w:rPr>
              <w:t>1</w:t>
            </w:r>
          </w:p>
        </w:tc>
        <w:tc>
          <w:tcPr>
            <w:tcW w:w="1080" w:type="dxa"/>
            <w:vAlign w:val="center"/>
          </w:tcPr>
          <w:p w14:paraId="46643485" wp14:textId="77777777">
            <w:pPr>
              <w:ind w:left="-108" w:right="-108"/>
              <w:jc w:val="center"/>
              <w:rPr>
                <w:rFonts w:cs="Arial"/>
                <w:sz w:val="18"/>
                <w:szCs w:val="18"/>
              </w:rPr>
            </w:pPr>
            <w:r>
              <w:rPr>
                <w:rFonts w:cs="Arial"/>
                <w:sz w:val="18"/>
                <w:szCs w:val="18"/>
              </w:rPr>
              <w:t>17-05-16</w:t>
            </w:r>
          </w:p>
        </w:tc>
      </w:tr>
      <w:tr xmlns:wp14="http://schemas.microsoft.com/office/word/2010/wordml" w14:paraId="210CDF5D"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trPr>
        <w:tc>
          <w:tcPr>
            <w:tcW w:w="846" w:type="dxa"/>
            <w:vAlign w:val="center"/>
          </w:tcPr>
          <w:p w14:paraId="71887C79" wp14:textId="77777777">
            <w:pPr>
              <w:jc w:val="center"/>
              <w:rPr>
                <w:rFonts w:cs="Arial"/>
                <w:sz w:val="18"/>
                <w:szCs w:val="18"/>
              </w:rPr>
            </w:pPr>
          </w:p>
        </w:tc>
        <w:tc>
          <w:tcPr>
            <w:tcW w:w="846" w:type="dxa"/>
            <w:vAlign w:val="center"/>
          </w:tcPr>
          <w:p w14:paraId="5AB93DDC" wp14:textId="77777777">
            <w:pPr>
              <w:ind w:left="-63" w:right="-108"/>
              <w:jc w:val="center"/>
              <w:rPr>
                <w:rFonts w:cs="Arial"/>
                <w:sz w:val="18"/>
                <w:szCs w:val="18"/>
              </w:rPr>
            </w:pPr>
            <w:r>
              <w:rPr>
                <w:rFonts w:cs="Arial"/>
                <w:sz w:val="18"/>
                <w:szCs w:val="18"/>
              </w:rPr>
              <w:t>1-2</w:t>
            </w:r>
          </w:p>
        </w:tc>
        <w:tc>
          <w:tcPr>
            <w:tcW w:w="846" w:type="dxa"/>
            <w:vAlign w:val="center"/>
          </w:tcPr>
          <w:p w14:paraId="0295336A" wp14:textId="77777777">
            <w:pPr>
              <w:ind w:left="-108" w:right="-108"/>
              <w:jc w:val="center"/>
              <w:rPr>
                <w:rFonts w:cs="Arial"/>
                <w:sz w:val="18"/>
                <w:szCs w:val="18"/>
              </w:rPr>
            </w:pPr>
            <w:r>
              <w:rPr>
                <w:rFonts w:cs="Arial"/>
                <w:sz w:val="18"/>
                <w:szCs w:val="18"/>
              </w:rPr>
              <w:t>1</w:t>
            </w:r>
          </w:p>
        </w:tc>
        <w:tc>
          <w:tcPr>
            <w:tcW w:w="1062" w:type="dxa"/>
            <w:vAlign w:val="center"/>
          </w:tcPr>
          <w:p w14:paraId="71CBABF6" wp14:textId="77777777">
            <w:pPr>
              <w:ind w:left="-108" w:right="-108"/>
              <w:jc w:val="center"/>
              <w:rPr>
                <w:rFonts w:cs="Arial"/>
                <w:sz w:val="18"/>
                <w:szCs w:val="18"/>
              </w:rPr>
            </w:pPr>
            <w:r>
              <w:rPr>
                <w:rFonts w:cs="Arial"/>
                <w:sz w:val="18"/>
                <w:szCs w:val="18"/>
              </w:rPr>
              <w:t>1</w:t>
            </w:r>
          </w:p>
        </w:tc>
        <w:tc>
          <w:tcPr>
            <w:tcW w:w="1080" w:type="dxa"/>
            <w:vAlign w:val="center"/>
          </w:tcPr>
          <w:p w14:paraId="178198C0" wp14:textId="77777777">
            <w:pPr>
              <w:ind w:left="-108" w:right="-108"/>
              <w:jc w:val="center"/>
              <w:rPr>
                <w:rFonts w:cs="Arial"/>
                <w:sz w:val="18"/>
                <w:szCs w:val="18"/>
              </w:rPr>
            </w:pPr>
            <w:r>
              <w:rPr>
                <w:rFonts w:cs="Arial"/>
                <w:sz w:val="18"/>
                <w:szCs w:val="18"/>
              </w:rPr>
              <w:t>17-05-16</w:t>
            </w:r>
          </w:p>
        </w:tc>
        <w:tc>
          <w:tcPr>
            <w:tcW w:w="270" w:type="dxa"/>
            <w:tcBorders>
              <w:top w:val="nil"/>
              <w:bottom w:val="nil"/>
            </w:tcBorders>
          </w:tcPr>
          <w:p w14:paraId="3B7FD67C" wp14:textId="77777777">
            <w:pPr>
              <w:jc w:val="center"/>
              <w:rPr>
                <w:rFonts w:cs="Arial"/>
                <w:sz w:val="18"/>
                <w:szCs w:val="18"/>
              </w:rPr>
            </w:pPr>
          </w:p>
        </w:tc>
        <w:tc>
          <w:tcPr>
            <w:tcW w:w="720" w:type="dxa"/>
            <w:vAlign w:val="center"/>
          </w:tcPr>
          <w:p w14:paraId="38D6B9B6" wp14:textId="77777777">
            <w:pPr>
              <w:ind w:left="-63" w:right="-108"/>
              <w:jc w:val="center"/>
              <w:rPr>
                <w:rFonts w:cs="Arial"/>
                <w:sz w:val="18"/>
                <w:szCs w:val="18"/>
              </w:rPr>
            </w:pPr>
          </w:p>
        </w:tc>
        <w:tc>
          <w:tcPr>
            <w:tcW w:w="720" w:type="dxa"/>
            <w:vAlign w:val="center"/>
          </w:tcPr>
          <w:p w14:paraId="4EAF35C0" wp14:textId="77777777">
            <w:pPr>
              <w:ind w:left="-63" w:right="-108"/>
              <w:jc w:val="center"/>
              <w:rPr>
                <w:rFonts w:cs="Arial"/>
                <w:sz w:val="18"/>
                <w:szCs w:val="18"/>
              </w:rPr>
            </w:pPr>
            <w:r>
              <w:rPr>
                <w:rFonts w:cs="Arial"/>
                <w:sz w:val="18"/>
                <w:szCs w:val="18"/>
              </w:rPr>
              <w:t>4-18</w:t>
            </w:r>
          </w:p>
        </w:tc>
        <w:tc>
          <w:tcPr>
            <w:tcW w:w="810" w:type="dxa"/>
            <w:vAlign w:val="center"/>
          </w:tcPr>
          <w:p w14:paraId="6EA80843" wp14:textId="77777777">
            <w:pPr>
              <w:ind w:left="-108" w:right="-108"/>
              <w:jc w:val="center"/>
              <w:rPr>
                <w:rFonts w:cs="Arial"/>
                <w:sz w:val="18"/>
                <w:szCs w:val="18"/>
              </w:rPr>
            </w:pPr>
            <w:r>
              <w:rPr>
                <w:rFonts w:cs="Arial"/>
                <w:sz w:val="18"/>
                <w:szCs w:val="18"/>
              </w:rPr>
              <w:t>1</w:t>
            </w:r>
          </w:p>
        </w:tc>
        <w:tc>
          <w:tcPr>
            <w:tcW w:w="990" w:type="dxa"/>
            <w:vAlign w:val="center"/>
          </w:tcPr>
          <w:p w14:paraId="78E884CA" wp14:textId="77777777">
            <w:pPr>
              <w:ind w:left="-108" w:right="-108"/>
              <w:jc w:val="center"/>
              <w:rPr>
                <w:rFonts w:cs="Arial"/>
                <w:sz w:val="18"/>
                <w:szCs w:val="18"/>
              </w:rPr>
            </w:pPr>
            <w:r>
              <w:rPr>
                <w:rFonts w:cs="Arial"/>
                <w:sz w:val="18"/>
                <w:szCs w:val="18"/>
              </w:rPr>
              <w:t>2</w:t>
            </w:r>
          </w:p>
        </w:tc>
        <w:tc>
          <w:tcPr>
            <w:tcW w:w="1080" w:type="dxa"/>
            <w:vAlign w:val="center"/>
          </w:tcPr>
          <w:p w14:paraId="1F4EBEAE" wp14:textId="77777777">
            <w:pPr>
              <w:ind w:left="-108" w:right="-108"/>
              <w:jc w:val="center"/>
              <w:rPr>
                <w:rFonts w:cs="Arial"/>
                <w:sz w:val="18"/>
                <w:szCs w:val="18"/>
              </w:rPr>
            </w:pPr>
            <w:r>
              <w:rPr>
                <w:rFonts w:cs="Arial"/>
                <w:sz w:val="18"/>
                <w:szCs w:val="18"/>
              </w:rPr>
              <w:t>17-03-17</w:t>
            </w:r>
          </w:p>
        </w:tc>
      </w:tr>
      <w:tr xmlns:wp14="http://schemas.microsoft.com/office/word/2010/wordml" w14:paraId="5C10E9C3"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1" w:hRule="atLeast"/>
          <w:ins w:author="Rajeev Mahadasu" w:date="2019-10-30T13:02:00Z" w:id="69"/>
        </w:trPr>
        <w:tc>
          <w:tcPr>
            <w:tcW w:w="846" w:type="dxa"/>
            <w:vAlign w:val="center"/>
          </w:tcPr>
          <w:p w14:paraId="22F860BB" wp14:textId="77777777">
            <w:pPr>
              <w:ind w:left="0" w:right="-108"/>
              <w:jc w:val="center"/>
              <w:rPr>
                <w:ins w:author="Rajeev Mahadasu" w:date="2019-10-30T13:02:00Z" w:id="70"/>
                <w:rFonts w:cs="Arial"/>
                <w:sz w:val="18"/>
                <w:szCs w:val="18"/>
              </w:rPr>
            </w:pPr>
          </w:p>
        </w:tc>
        <w:tc>
          <w:tcPr>
            <w:tcW w:w="846" w:type="dxa"/>
            <w:vAlign w:val="center"/>
          </w:tcPr>
          <w:p w14:paraId="76AB2FA5" wp14:textId="77777777">
            <w:pPr>
              <w:ind w:left="-63" w:right="-108"/>
              <w:jc w:val="center"/>
              <w:rPr>
                <w:ins w:author="Rajeev Mahadasu" w:date="2019-10-30T13:02:00Z" w:id="71"/>
                <w:rFonts w:cs="Arial"/>
                <w:sz w:val="18"/>
                <w:szCs w:val="18"/>
              </w:rPr>
            </w:pPr>
            <w:ins w:author="Rajeev Mahadasu" w:date="2019-10-30T13:02:00Z" w:id="72">
              <w:r>
                <w:rPr>
                  <w:rFonts w:cs="Arial"/>
                  <w:sz w:val="18"/>
                  <w:szCs w:val="18"/>
                </w:rPr>
                <w:t>1-2</w:t>
              </w:r>
            </w:ins>
          </w:p>
        </w:tc>
        <w:tc>
          <w:tcPr>
            <w:tcW w:w="846" w:type="dxa"/>
            <w:vAlign w:val="center"/>
          </w:tcPr>
          <w:p w14:paraId="33A66D29" wp14:textId="77777777">
            <w:pPr>
              <w:ind w:left="-108" w:right="-108"/>
              <w:jc w:val="center"/>
              <w:rPr>
                <w:ins w:author="Rajeev Mahadasu" w:date="2019-10-30T13:02:00Z" w:id="73"/>
                <w:rFonts w:cs="Arial"/>
                <w:sz w:val="18"/>
                <w:szCs w:val="18"/>
              </w:rPr>
            </w:pPr>
            <w:ins w:author="Rajeev Mahadasu" w:date="2019-10-30T13:02:00Z" w:id="74">
              <w:r>
                <w:rPr>
                  <w:rFonts w:cs="Arial"/>
                  <w:sz w:val="18"/>
                  <w:szCs w:val="18"/>
                </w:rPr>
                <w:t>1</w:t>
              </w:r>
            </w:ins>
          </w:p>
        </w:tc>
        <w:tc>
          <w:tcPr>
            <w:tcW w:w="1062" w:type="dxa"/>
            <w:vAlign w:val="center"/>
          </w:tcPr>
          <w:p w14:paraId="0B778152" wp14:textId="77777777">
            <w:pPr>
              <w:ind w:left="-108" w:right="-108"/>
              <w:jc w:val="center"/>
              <w:rPr>
                <w:ins w:author="Rajeev Mahadasu" w:date="2019-10-30T13:02:00Z" w:id="75"/>
                <w:rFonts w:cs="Arial"/>
                <w:sz w:val="18"/>
                <w:szCs w:val="18"/>
              </w:rPr>
            </w:pPr>
            <w:ins w:author="Rajeev Mahadasu" w:date="2019-10-30T13:02:00Z" w:id="76">
              <w:r>
                <w:rPr>
                  <w:rFonts w:cs="Arial"/>
                  <w:sz w:val="18"/>
                  <w:szCs w:val="18"/>
                </w:rPr>
                <w:t>3</w:t>
              </w:r>
            </w:ins>
          </w:p>
        </w:tc>
        <w:tc>
          <w:tcPr>
            <w:tcW w:w="1080" w:type="dxa"/>
            <w:vAlign w:val="center"/>
          </w:tcPr>
          <w:p w14:paraId="6F4CFF56" wp14:textId="77777777">
            <w:pPr>
              <w:ind w:left="-108" w:right="-108"/>
              <w:jc w:val="center"/>
              <w:rPr>
                <w:ins w:author="Rajeev Mahadasu" w:date="2019-10-30T13:02:00Z" w:id="77"/>
                <w:rFonts w:cs="Arial"/>
                <w:sz w:val="18"/>
                <w:szCs w:val="18"/>
              </w:rPr>
            </w:pPr>
            <w:ins w:author="Rajeev Mahadasu" w:date="2019-10-30T13:02:00Z" w:id="78">
              <w:r>
                <w:rPr>
                  <w:rFonts w:cs="Arial"/>
                  <w:sz w:val="18"/>
                  <w:szCs w:val="18"/>
                </w:rPr>
                <w:t>27-09-19</w:t>
              </w:r>
            </w:ins>
          </w:p>
        </w:tc>
        <w:tc>
          <w:tcPr>
            <w:tcW w:w="270" w:type="dxa"/>
            <w:tcBorders>
              <w:top w:val="nil"/>
              <w:bottom w:val="nil"/>
            </w:tcBorders>
          </w:tcPr>
          <w:p w14:paraId="698536F5" wp14:textId="77777777">
            <w:pPr>
              <w:ind w:left="0" w:right="-108"/>
              <w:jc w:val="center"/>
              <w:rPr>
                <w:ins w:author="Rajeev Mahadasu" w:date="2019-10-30T13:02:00Z" w:id="79"/>
                <w:rFonts w:cs="Arial"/>
                <w:sz w:val="18"/>
                <w:szCs w:val="18"/>
              </w:rPr>
            </w:pPr>
          </w:p>
        </w:tc>
        <w:tc>
          <w:tcPr>
            <w:tcW w:w="720" w:type="dxa"/>
            <w:vAlign w:val="center"/>
          </w:tcPr>
          <w:p w14:paraId="7BC1BAF2" wp14:textId="77777777">
            <w:pPr>
              <w:ind w:left="-63" w:right="-108"/>
              <w:jc w:val="center"/>
              <w:rPr>
                <w:ins w:author="Rajeev Mahadasu" w:date="2019-10-30T13:02:00Z" w:id="80"/>
                <w:rFonts w:cs="Arial"/>
                <w:sz w:val="18"/>
                <w:szCs w:val="18"/>
              </w:rPr>
            </w:pPr>
          </w:p>
        </w:tc>
        <w:tc>
          <w:tcPr>
            <w:tcW w:w="720" w:type="dxa"/>
            <w:vAlign w:val="center"/>
          </w:tcPr>
          <w:p w14:paraId="398725C1" wp14:textId="77777777">
            <w:pPr>
              <w:ind w:left="-63" w:right="-108"/>
              <w:jc w:val="center"/>
              <w:rPr>
                <w:ins w:author="Rajeev Mahadasu" w:date="2019-10-30T13:02:00Z" w:id="81"/>
                <w:rFonts w:cs="Arial"/>
                <w:sz w:val="18"/>
                <w:szCs w:val="18"/>
              </w:rPr>
            </w:pPr>
            <w:r>
              <w:rPr>
                <w:rFonts w:cs="Arial"/>
                <w:sz w:val="18"/>
                <w:szCs w:val="18"/>
              </w:rPr>
              <w:t>4-19</w:t>
            </w:r>
          </w:p>
        </w:tc>
        <w:tc>
          <w:tcPr>
            <w:tcW w:w="810" w:type="dxa"/>
            <w:vAlign w:val="center"/>
          </w:tcPr>
          <w:p w14:paraId="6474E532" wp14:textId="77777777">
            <w:pPr>
              <w:ind w:left="-108" w:right="-108"/>
              <w:jc w:val="center"/>
              <w:rPr>
                <w:ins w:author="Rajeev Mahadasu" w:date="2019-10-30T13:02:00Z" w:id="82"/>
                <w:rFonts w:cs="Arial"/>
                <w:sz w:val="18"/>
                <w:szCs w:val="18"/>
              </w:rPr>
            </w:pPr>
            <w:r>
              <w:rPr>
                <w:rFonts w:cs="Arial"/>
                <w:sz w:val="18"/>
                <w:szCs w:val="18"/>
              </w:rPr>
              <w:t>1</w:t>
            </w:r>
          </w:p>
        </w:tc>
        <w:tc>
          <w:tcPr>
            <w:tcW w:w="990" w:type="dxa"/>
            <w:vAlign w:val="center"/>
          </w:tcPr>
          <w:p w14:paraId="64E14F55" wp14:textId="77777777">
            <w:pPr>
              <w:ind w:left="-108" w:right="-108"/>
              <w:jc w:val="center"/>
              <w:rPr>
                <w:ins w:author="Rajeev Mahadasu" w:date="2019-10-30T13:02:00Z" w:id="83"/>
                <w:rFonts w:cs="Arial"/>
                <w:sz w:val="18"/>
                <w:szCs w:val="18"/>
              </w:rPr>
            </w:pPr>
            <w:r>
              <w:rPr>
                <w:rFonts w:cs="Arial"/>
                <w:sz w:val="18"/>
                <w:szCs w:val="18"/>
              </w:rPr>
              <w:t>1</w:t>
            </w:r>
          </w:p>
        </w:tc>
        <w:tc>
          <w:tcPr>
            <w:tcW w:w="1080" w:type="dxa"/>
            <w:vAlign w:val="center"/>
          </w:tcPr>
          <w:p w14:paraId="024C9757" wp14:textId="77777777">
            <w:pPr>
              <w:ind w:left="-108" w:right="-108"/>
              <w:jc w:val="center"/>
              <w:rPr>
                <w:ins w:author="Rajeev Mahadasu" w:date="2019-10-30T13:02:00Z" w:id="84"/>
                <w:rFonts w:cs="Arial"/>
                <w:sz w:val="18"/>
                <w:szCs w:val="18"/>
              </w:rPr>
            </w:pPr>
            <w:r>
              <w:rPr>
                <w:rFonts w:cs="Arial"/>
                <w:sz w:val="18"/>
                <w:szCs w:val="18"/>
              </w:rPr>
              <w:t>17-05-16</w:t>
            </w:r>
          </w:p>
        </w:tc>
      </w:tr>
      <w:tr xmlns:wp14="http://schemas.microsoft.com/office/word/2010/wordml" w14:paraId="5A4E56FF"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1" w:hRule="atLeast"/>
        </w:trPr>
        <w:tc>
          <w:tcPr>
            <w:tcW w:w="846" w:type="dxa"/>
            <w:vAlign w:val="center"/>
          </w:tcPr>
          <w:p w14:paraId="61C988F9" wp14:textId="77777777">
            <w:pPr>
              <w:ind w:left="0" w:right="-108"/>
              <w:jc w:val="center"/>
              <w:rPr>
                <w:rFonts w:cs="Arial"/>
                <w:sz w:val="18"/>
                <w:szCs w:val="18"/>
              </w:rPr>
            </w:pPr>
          </w:p>
        </w:tc>
        <w:tc>
          <w:tcPr>
            <w:tcW w:w="846" w:type="dxa"/>
            <w:vAlign w:val="center"/>
          </w:tcPr>
          <w:p w14:paraId="7D2FC19D" wp14:textId="77777777">
            <w:pPr>
              <w:ind w:left="-63" w:right="-108"/>
              <w:jc w:val="center"/>
              <w:rPr>
                <w:rFonts w:cs="Arial"/>
                <w:sz w:val="18"/>
                <w:szCs w:val="18"/>
              </w:rPr>
            </w:pPr>
            <w:r>
              <w:rPr>
                <w:rFonts w:cs="Arial"/>
                <w:sz w:val="18"/>
                <w:szCs w:val="18"/>
              </w:rPr>
              <w:t>1-3</w:t>
            </w:r>
          </w:p>
        </w:tc>
        <w:tc>
          <w:tcPr>
            <w:tcW w:w="846" w:type="dxa"/>
            <w:vAlign w:val="center"/>
          </w:tcPr>
          <w:p w14:paraId="30470A0D" wp14:textId="77777777">
            <w:pPr>
              <w:ind w:left="-108" w:right="-108"/>
              <w:jc w:val="center"/>
              <w:rPr>
                <w:rFonts w:cs="Arial"/>
                <w:sz w:val="18"/>
                <w:szCs w:val="18"/>
              </w:rPr>
            </w:pPr>
            <w:r>
              <w:rPr>
                <w:rFonts w:cs="Arial"/>
                <w:sz w:val="18"/>
                <w:szCs w:val="18"/>
              </w:rPr>
              <w:t>1</w:t>
            </w:r>
          </w:p>
        </w:tc>
        <w:tc>
          <w:tcPr>
            <w:tcW w:w="1062" w:type="dxa"/>
            <w:vAlign w:val="center"/>
          </w:tcPr>
          <w:p w14:paraId="6B8E35E1" wp14:textId="77777777">
            <w:pPr>
              <w:ind w:left="-108" w:right="-108"/>
              <w:jc w:val="center"/>
              <w:rPr>
                <w:rFonts w:cs="Arial"/>
                <w:sz w:val="18"/>
                <w:szCs w:val="18"/>
              </w:rPr>
            </w:pPr>
            <w:r>
              <w:rPr>
                <w:rFonts w:cs="Arial"/>
                <w:sz w:val="18"/>
                <w:szCs w:val="18"/>
              </w:rPr>
              <w:t>1</w:t>
            </w:r>
          </w:p>
        </w:tc>
        <w:tc>
          <w:tcPr>
            <w:tcW w:w="1080" w:type="dxa"/>
            <w:vAlign w:val="center"/>
          </w:tcPr>
          <w:p w14:paraId="39962E4C" wp14:textId="77777777">
            <w:pPr>
              <w:ind w:left="-108" w:right="-108"/>
              <w:jc w:val="center"/>
              <w:rPr>
                <w:rFonts w:cs="Arial"/>
                <w:sz w:val="18"/>
                <w:szCs w:val="18"/>
              </w:rPr>
            </w:pPr>
            <w:r>
              <w:rPr>
                <w:rFonts w:cs="Arial"/>
                <w:sz w:val="18"/>
                <w:szCs w:val="18"/>
              </w:rPr>
              <w:t>17-05-16</w:t>
            </w:r>
          </w:p>
        </w:tc>
        <w:tc>
          <w:tcPr>
            <w:tcW w:w="270" w:type="dxa"/>
            <w:tcBorders>
              <w:top w:val="nil"/>
              <w:bottom w:val="nil"/>
            </w:tcBorders>
          </w:tcPr>
          <w:p w14:paraId="3B22BB7D" wp14:textId="77777777">
            <w:pPr>
              <w:ind w:left="0" w:right="-108"/>
              <w:jc w:val="center"/>
              <w:rPr>
                <w:rFonts w:cs="Arial"/>
                <w:sz w:val="18"/>
                <w:szCs w:val="18"/>
              </w:rPr>
            </w:pPr>
          </w:p>
        </w:tc>
        <w:tc>
          <w:tcPr>
            <w:tcW w:w="720" w:type="dxa"/>
            <w:vAlign w:val="center"/>
          </w:tcPr>
          <w:p w14:paraId="17B246DD" wp14:textId="77777777">
            <w:pPr>
              <w:ind w:left="-63" w:right="-108"/>
              <w:jc w:val="center"/>
              <w:rPr>
                <w:rFonts w:cs="Arial"/>
                <w:sz w:val="18"/>
                <w:szCs w:val="18"/>
              </w:rPr>
            </w:pPr>
          </w:p>
        </w:tc>
        <w:tc>
          <w:tcPr>
            <w:tcW w:w="720" w:type="dxa"/>
            <w:vAlign w:val="center"/>
          </w:tcPr>
          <w:p w14:paraId="67721E8E" wp14:textId="77777777">
            <w:pPr>
              <w:ind w:left="-63" w:right="-108"/>
              <w:jc w:val="center"/>
              <w:rPr>
                <w:rFonts w:cs="Arial"/>
                <w:sz w:val="18"/>
                <w:szCs w:val="18"/>
              </w:rPr>
            </w:pPr>
            <w:r>
              <w:rPr>
                <w:rFonts w:cs="Arial"/>
                <w:sz w:val="18"/>
                <w:szCs w:val="18"/>
              </w:rPr>
              <w:t>4-20</w:t>
            </w:r>
          </w:p>
        </w:tc>
        <w:tc>
          <w:tcPr>
            <w:tcW w:w="810" w:type="dxa"/>
            <w:vAlign w:val="center"/>
          </w:tcPr>
          <w:p w14:paraId="4CF4B1BB" wp14:textId="77777777">
            <w:pPr>
              <w:ind w:left="-108" w:right="-108"/>
              <w:jc w:val="center"/>
              <w:rPr>
                <w:rFonts w:cs="Arial"/>
                <w:sz w:val="18"/>
                <w:szCs w:val="18"/>
              </w:rPr>
            </w:pPr>
            <w:r>
              <w:rPr>
                <w:rFonts w:cs="Arial"/>
                <w:sz w:val="18"/>
                <w:szCs w:val="18"/>
              </w:rPr>
              <w:t>1</w:t>
            </w:r>
          </w:p>
        </w:tc>
        <w:tc>
          <w:tcPr>
            <w:tcW w:w="990" w:type="dxa"/>
            <w:vAlign w:val="center"/>
          </w:tcPr>
          <w:p w14:paraId="463A60A7" wp14:textId="77777777">
            <w:pPr>
              <w:ind w:left="-108" w:right="-108"/>
              <w:jc w:val="center"/>
              <w:rPr>
                <w:rFonts w:cs="Arial"/>
                <w:sz w:val="18"/>
                <w:szCs w:val="18"/>
              </w:rPr>
            </w:pPr>
            <w:r>
              <w:rPr>
                <w:rFonts w:cs="Arial"/>
                <w:sz w:val="18"/>
                <w:szCs w:val="18"/>
              </w:rPr>
              <w:t>1</w:t>
            </w:r>
          </w:p>
        </w:tc>
        <w:tc>
          <w:tcPr>
            <w:tcW w:w="1080" w:type="dxa"/>
            <w:vAlign w:val="center"/>
          </w:tcPr>
          <w:p w14:paraId="781E1ED7" wp14:textId="77777777">
            <w:pPr>
              <w:ind w:left="-108" w:right="-108"/>
              <w:jc w:val="center"/>
              <w:rPr>
                <w:rFonts w:cs="Arial"/>
                <w:sz w:val="18"/>
                <w:szCs w:val="18"/>
              </w:rPr>
            </w:pPr>
            <w:r>
              <w:rPr>
                <w:rFonts w:cs="Arial"/>
                <w:sz w:val="18"/>
                <w:szCs w:val="18"/>
              </w:rPr>
              <w:t>17-05-16</w:t>
            </w:r>
          </w:p>
        </w:tc>
      </w:tr>
      <w:tr xmlns:wp14="http://schemas.microsoft.com/office/word/2010/wordml" w14:paraId="7B5C7CF9"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0" w:hRule="atLeast"/>
        </w:trPr>
        <w:tc>
          <w:tcPr>
            <w:tcW w:w="846" w:type="dxa"/>
            <w:vAlign w:val="center"/>
          </w:tcPr>
          <w:p w14:paraId="6BF89DA3" wp14:textId="77777777">
            <w:pPr>
              <w:ind w:left="0" w:right="-108"/>
              <w:jc w:val="center"/>
              <w:rPr>
                <w:rFonts w:cs="Arial"/>
                <w:sz w:val="18"/>
                <w:szCs w:val="18"/>
              </w:rPr>
            </w:pPr>
          </w:p>
        </w:tc>
        <w:tc>
          <w:tcPr>
            <w:tcW w:w="846" w:type="dxa"/>
            <w:vAlign w:val="center"/>
          </w:tcPr>
          <w:p w14:paraId="02EA1B3C" wp14:textId="77777777">
            <w:pPr>
              <w:ind w:left="-63" w:right="-108"/>
              <w:jc w:val="center"/>
              <w:rPr>
                <w:rFonts w:cs="Arial"/>
                <w:sz w:val="18"/>
                <w:szCs w:val="18"/>
              </w:rPr>
            </w:pPr>
            <w:r>
              <w:rPr>
                <w:rFonts w:cs="Arial"/>
                <w:sz w:val="18"/>
                <w:szCs w:val="18"/>
              </w:rPr>
              <w:t>1-4</w:t>
            </w:r>
          </w:p>
        </w:tc>
        <w:tc>
          <w:tcPr>
            <w:tcW w:w="846" w:type="dxa"/>
            <w:vAlign w:val="center"/>
          </w:tcPr>
          <w:p w14:paraId="5290AB12" wp14:textId="77777777">
            <w:pPr>
              <w:ind w:left="-108" w:right="-108"/>
              <w:jc w:val="center"/>
              <w:rPr>
                <w:rFonts w:cs="Arial"/>
                <w:sz w:val="18"/>
                <w:szCs w:val="18"/>
              </w:rPr>
            </w:pPr>
            <w:r>
              <w:rPr>
                <w:rFonts w:cs="Arial"/>
                <w:sz w:val="18"/>
                <w:szCs w:val="18"/>
              </w:rPr>
              <w:t>1</w:t>
            </w:r>
          </w:p>
        </w:tc>
        <w:tc>
          <w:tcPr>
            <w:tcW w:w="1062" w:type="dxa"/>
            <w:vAlign w:val="center"/>
          </w:tcPr>
          <w:p w14:paraId="7842F596" wp14:textId="77777777">
            <w:pPr>
              <w:ind w:left="-108" w:right="-108"/>
              <w:jc w:val="center"/>
              <w:rPr>
                <w:rFonts w:cs="Arial"/>
                <w:sz w:val="18"/>
                <w:szCs w:val="18"/>
              </w:rPr>
            </w:pPr>
            <w:r>
              <w:rPr>
                <w:rFonts w:cs="Arial"/>
                <w:sz w:val="18"/>
                <w:szCs w:val="18"/>
              </w:rPr>
              <w:t>2</w:t>
            </w:r>
          </w:p>
        </w:tc>
        <w:tc>
          <w:tcPr>
            <w:tcW w:w="1080" w:type="dxa"/>
            <w:vAlign w:val="center"/>
          </w:tcPr>
          <w:p w14:paraId="1B42CA6D" wp14:textId="77777777">
            <w:pPr>
              <w:ind w:left="-108" w:right="-108"/>
              <w:jc w:val="center"/>
              <w:rPr>
                <w:rFonts w:cs="Arial"/>
                <w:sz w:val="18"/>
                <w:szCs w:val="18"/>
              </w:rPr>
            </w:pPr>
            <w:r>
              <w:rPr>
                <w:rFonts w:cs="Arial"/>
                <w:sz w:val="18"/>
                <w:szCs w:val="18"/>
              </w:rPr>
              <w:t>17-05-16</w:t>
            </w:r>
          </w:p>
        </w:tc>
        <w:tc>
          <w:tcPr>
            <w:tcW w:w="270" w:type="dxa"/>
            <w:tcBorders>
              <w:top w:val="nil"/>
              <w:bottom w:val="nil"/>
            </w:tcBorders>
          </w:tcPr>
          <w:p w14:paraId="5C3E0E74" wp14:textId="77777777">
            <w:pPr>
              <w:ind w:left="0" w:right="-108"/>
              <w:jc w:val="center"/>
              <w:rPr>
                <w:rFonts w:cs="Arial"/>
                <w:sz w:val="18"/>
                <w:szCs w:val="18"/>
              </w:rPr>
            </w:pPr>
          </w:p>
        </w:tc>
        <w:tc>
          <w:tcPr>
            <w:tcW w:w="720" w:type="dxa"/>
            <w:vAlign w:val="center"/>
          </w:tcPr>
          <w:p w14:paraId="66A1FAB9" wp14:textId="77777777">
            <w:pPr>
              <w:ind w:left="-63" w:right="-108"/>
              <w:jc w:val="center"/>
              <w:rPr>
                <w:rFonts w:cs="Arial"/>
                <w:sz w:val="18"/>
                <w:szCs w:val="18"/>
              </w:rPr>
            </w:pPr>
          </w:p>
        </w:tc>
        <w:tc>
          <w:tcPr>
            <w:tcW w:w="720" w:type="dxa"/>
            <w:vAlign w:val="center"/>
          </w:tcPr>
          <w:p w14:paraId="5D04903F" wp14:textId="77777777">
            <w:pPr>
              <w:ind w:left="-63" w:right="-108"/>
              <w:jc w:val="center"/>
              <w:rPr>
                <w:rFonts w:cs="Arial"/>
                <w:sz w:val="18"/>
                <w:szCs w:val="18"/>
              </w:rPr>
            </w:pPr>
            <w:r>
              <w:rPr>
                <w:rFonts w:cs="Arial"/>
                <w:sz w:val="18"/>
                <w:szCs w:val="18"/>
              </w:rPr>
              <w:t>4-21</w:t>
            </w:r>
          </w:p>
        </w:tc>
        <w:tc>
          <w:tcPr>
            <w:tcW w:w="810" w:type="dxa"/>
            <w:vAlign w:val="center"/>
          </w:tcPr>
          <w:p w14:paraId="3B653F21" wp14:textId="77777777">
            <w:pPr>
              <w:ind w:left="-108" w:right="-108"/>
              <w:jc w:val="center"/>
              <w:rPr>
                <w:rFonts w:cs="Arial"/>
                <w:sz w:val="18"/>
                <w:szCs w:val="18"/>
              </w:rPr>
            </w:pPr>
            <w:r>
              <w:rPr>
                <w:rFonts w:cs="Arial"/>
                <w:sz w:val="18"/>
                <w:szCs w:val="18"/>
              </w:rPr>
              <w:t>1</w:t>
            </w:r>
          </w:p>
        </w:tc>
        <w:tc>
          <w:tcPr>
            <w:tcW w:w="990" w:type="dxa"/>
            <w:vAlign w:val="center"/>
          </w:tcPr>
          <w:p w14:paraId="4C471D7B" wp14:textId="77777777">
            <w:pPr>
              <w:ind w:left="-108" w:right="-108"/>
              <w:jc w:val="center"/>
              <w:rPr>
                <w:rFonts w:cs="Arial"/>
                <w:sz w:val="18"/>
                <w:szCs w:val="18"/>
              </w:rPr>
            </w:pPr>
            <w:r>
              <w:rPr>
                <w:rFonts w:cs="Arial"/>
                <w:sz w:val="18"/>
                <w:szCs w:val="18"/>
              </w:rPr>
              <w:t>1</w:t>
            </w:r>
          </w:p>
        </w:tc>
        <w:tc>
          <w:tcPr>
            <w:tcW w:w="1080" w:type="dxa"/>
            <w:vAlign w:val="center"/>
          </w:tcPr>
          <w:p w14:paraId="02D553B9" wp14:textId="77777777">
            <w:pPr>
              <w:ind w:left="-108" w:right="-108"/>
              <w:jc w:val="center"/>
              <w:rPr>
                <w:rFonts w:cs="Arial"/>
                <w:sz w:val="18"/>
                <w:szCs w:val="18"/>
              </w:rPr>
            </w:pPr>
            <w:r>
              <w:rPr>
                <w:rFonts w:cs="Arial"/>
                <w:sz w:val="18"/>
                <w:szCs w:val="18"/>
              </w:rPr>
              <w:t>17-05-16</w:t>
            </w:r>
          </w:p>
        </w:tc>
      </w:tr>
      <w:tr xmlns:wp14="http://schemas.microsoft.com/office/word/2010/wordml" w14:paraId="341100D5"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9" w:hRule="atLeast"/>
          <w:ins w:author="Rajeev Mahadasu" w:date="2019-10-30T13:03:00Z" w:id="85"/>
        </w:trPr>
        <w:tc>
          <w:tcPr>
            <w:tcW w:w="846" w:type="dxa"/>
            <w:vAlign w:val="center"/>
          </w:tcPr>
          <w:p w14:paraId="76BB753C" wp14:textId="77777777">
            <w:pPr>
              <w:ind w:left="0" w:right="-108"/>
              <w:jc w:val="center"/>
              <w:rPr>
                <w:ins w:author="Rajeev Mahadasu" w:date="2019-10-30T13:03:00Z" w:id="86"/>
                <w:rFonts w:cs="Arial"/>
                <w:sz w:val="18"/>
                <w:szCs w:val="18"/>
              </w:rPr>
            </w:pPr>
          </w:p>
        </w:tc>
        <w:tc>
          <w:tcPr>
            <w:tcW w:w="846" w:type="dxa"/>
            <w:vAlign w:val="center"/>
          </w:tcPr>
          <w:p w14:paraId="4C7BCC76" wp14:textId="77777777">
            <w:pPr>
              <w:ind w:left="-63" w:right="-108"/>
              <w:jc w:val="center"/>
              <w:rPr>
                <w:ins w:author="Rajeev Mahadasu" w:date="2019-10-30T13:03:00Z" w:id="87"/>
                <w:rFonts w:cs="Arial"/>
                <w:sz w:val="18"/>
                <w:szCs w:val="18"/>
              </w:rPr>
            </w:pPr>
            <w:ins w:author="Rajeev Mahadasu" w:date="2019-10-30T13:03:00Z" w:id="88">
              <w:r>
                <w:rPr>
                  <w:rFonts w:cs="Arial"/>
                  <w:sz w:val="18"/>
                  <w:szCs w:val="18"/>
                </w:rPr>
                <w:t>1-4</w:t>
              </w:r>
            </w:ins>
          </w:p>
        </w:tc>
        <w:tc>
          <w:tcPr>
            <w:tcW w:w="846" w:type="dxa"/>
            <w:vAlign w:val="center"/>
          </w:tcPr>
          <w:p w14:paraId="6755F7DB" wp14:textId="77777777">
            <w:pPr>
              <w:ind w:left="-108" w:right="-108"/>
              <w:jc w:val="center"/>
              <w:rPr>
                <w:ins w:author="Rajeev Mahadasu" w:date="2019-10-30T13:03:00Z" w:id="89"/>
                <w:rFonts w:cs="Arial"/>
                <w:sz w:val="18"/>
                <w:szCs w:val="18"/>
              </w:rPr>
            </w:pPr>
            <w:ins w:author="Rajeev Mahadasu" w:date="2019-10-30T13:03:00Z" w:id="90">
              <w:r>
                <w:rPr>
                  <w:rFonts w:cs="Arial"/>
                  <w:sz w:val="18"/>
                  <w:szCs w:val="18"/>
                </w:rPr>
                <w:t>1</w:t>
              </w:r>
            </w:ins>
          </w:p>
        </w:tc>
        <w:tc>
          <w:tcPr>
            <w:tcW w:w="1062" w:type="dxa"/>
            <w:vAlign w:val="center"/>
          </w:tcPr>
          <w:p w14:paraId="7A036E3D" wp14:textId="77777777">
            <w:pPr>
              <w:ind w:left="-108" w:right="-108"/>
              <w:jc w:val="center"/>
              <w:rPr>
                <w:ins w:author="Rajeev Mahadasu" w:date="2019-10-30T13:03:00Z" w:id="91"/>
                <w:rFonts w:cs="Arial"/>
                <w:sz w:val="18"/>
                <w:szCs w:val="18"/>
              </w:rPr>
            </w:pPr>
            <w:ins w:author="Rajeev Mahadasu" w:date="2019-10-30T13:03:00Z" w:id="92">
              <w:r>
                <w:rPr>
                  <w:rFonts w:cs="Arial"/>
                  <w:sz w:val="18"/>
                  <w:szCs w:val="18"/>
                </w:rPr>
                <w:t>3</w:t>
              </w:r>
            </w:ins>
          </w:p>
        </w:tc>
        <w:tc>
          <w:tcPr>
            <w:tcW w:w="1080" w:type="dxa"/>
            <w:vAlign w:val="center"/>
          </w:tcPr>
          <w:p w14:paraId="517299FD" wp14:textId="77777777">
            <w:pPr>
              <w:ind w:left="-108" w:right="-108"/>
              <w:jc w:val="center"/>
              <w:rPr>
                <w:ins w:author="Rajeev Mahadasu" w:date="2019-10-30T13:03:00Z" w:id="93"/>
                <w:rFonts w:cs="Arial"/>
                <w:sz w:val="18"/>
                <w:szCs w:val="18"/>
              </w:rPr>
            </w:pPr>
            <w:ins w:author="Rajeev Mahadasu" w:date="2019-10-30T13:03:00Z" w:id="94">
              <w:r>
                <w:rPr>
                  <w:rFonts w:cs="Arial"/>
                  <w:sz w:val="18"/>
                  <w:szCs w:val="18"/>
                </w:rPr>
                <w:t>27-09-19</w:t>
              </w:r>
            </w:ins>
          </w:p>
        </w:tc>
        <w:tc>
          <w:tcPr>
            <w:tcW w:w="270" w:type="dxa"/>
            <w:tcBorders>
              <w:top w:val="nil"/>
              <w:bottom w:val="nil"/>
            </w:tcBorders>
          </w:tcPr>
          <w:p w14:paraId="513DA1E0" wp14:textId="77777777">
            <w:pPr>
              <w:ind w:left="0" w:right="-108"/>
              <w:jc w:val="center"/>
              <w:rPr>
                <w:ins w:author="Rajeev Mahadasu" w:date="2019-10-30T13:03:00Z" w:id="95"/>
                <w:rFonts w:cs="Arial"/>
                <w:sz w:val="18"/>
                <w:szCs w:val="18"/>
              </w:rPr>
            </w:pPr>
          </w:p>
        </w:tc>
        <w:tc>
          <w:tcPr>
            <w:tcW w:w="720" w:type="dxa"/>
            <w:vAlign w:val="center"/>
          </w:tcPr>
          <w:p w14:paraId="75CAC6F5" wp14:textId="77777777">
            <w:pPr>
              <w:ind w:left="-63" w:right="-108"/>
              <w:jc w:val="center"/>
              <w:rPr>
                <w:ins w:author="Rajeev Mahadasu" w:date="2019-10-30T13:03:00Z" w:id="96"/>
                <w:rFonts w:cs="Arial"/>
                <w:sz w:val="18"/>
                <w:szCs w:val="18"/>
              </w:rPr>
            </w:pPr>
          </w:p>
        </w:tc>
        <w:tc>
          <w:tcPr>
            <w:tcW w:w="720" w:type="dxa"/>
            <w:vAlign w:val="center"/>
          </w:tcPr>
          <w:p w14:paraId="5DB7E1F9" wp14:textId="77777777">
            <w:pPr>
              <w:ind w:left="-63" w:right="-108"/>
              <w:jc w:val="center"/>
              <w:rPr>
                <w:ins w:author="Rajeev Mahadasu" w:date="2019-10-30T13:03:00Z" w:id="97"/>
                <w:rFonts w:cs="Arial"/>
                <w:sz w:val="18"/>
                <w:szCs w:val="18"/>
              </w:rPr>
            </w:pPr>
            <w:r>
              <w:rPr>
                <w:rFonts w:cs="Arial"/>
                <w:sz w:val="18"/>
                <w:szCs w:val="18"/>
              </w:rPr>
              <w:t>4-22</w:t>
            </w:r>
          </w:p>
        </w:tc>
        <w:tc>
          <w:tcPr>
            <w:tcW w:w="810" w:type="dxa"/>
            <w:vAlign w:val="center"/>
          </w:tcPr>
          <w:p w14:paraId="3B00C05E" wp14:textId="77777777">
            <w:pPr>
              <w:ind w:left="-108" w:right="-108"/>
              <w:jc w:val="center"/>
              <w:rPr>
                <w:ins w:author="Rajeev Mahadasu" w:date="2019-10-30T13:03:00Z" w:id="98"/>
                <w:rFonts w:cs="Arial"/>
                <w:sz w:val="18"/>
                <w:szCs w:val="18"/>
              </w:rPr>
            </w:pPr>
            <w:r>
              <w:rPr>
                <w:rFonts w:cs="Arial"/>
                <w:sz w:val="18"/>
                <w:szCs w:val="18"/>
              </w:rPr>
              <w:t>1</w:t>
            </w:r>
          </w:p>
        </w:tc>
        <w:tc>
          <w:tcPr>
            <w:tcW w:w="990" w:type="dxa"/>
            <w:vAlign w:val="center"/>
          </w:tcPr>
          <w:p w14:paraId="434292C4" wp14:textId="77777777">
            <w:pPr>
              <w:ind w:left="-108" w:right="-108"/>
              <w:jc w:val="center"/>
              <w:rPr>
                <w:ins w:author="Rajeev Mahadasu" w:date="2019-10-30T13:03:00Z" w:id="99"/>
                <w:rFonts w:cs="Arial"/>
                <w:sz w:val="18"/>
                <w:szCs w:val="18"/>
              </w:rPr>
            </w:pPr>
            <w:ins w:author="Rajeev Mahadasu" w:date="2019-10-30T13:06:00Z" w:id="100">
              <w:r>
                <w:rPr>
                  <w:rFonts w:cs="Arial"/>
                  <w:sz w:val="18"/>
                  <w:szCs w:val="18"/>
                </w:rPr>
                <w:t>3</w:t>
              </w:r>
            </w:ins>
            <w:del w:author="Rajeev Mahadasu" w:date="2019-10-30T13:06:00Z" w:id="101">
              <w:r>
                <w:rPr>
                  <w:rFonts w:cs="Arial"/>
                  <w:sz w:val="18"/>
                  <w:szCs w:val="18"/>
                </w:rPr>
                <w:delText>2</w:delText>
              </w:r>
            </w:del>
          </w:p>
        </w:tc>
        <w:tc>
          <w:tcPr>
            <w:tcW w:w="1080" w:type="dxa"/>
            <w:vAlign w:val="center"/>
          </w:tcPr>
          <w:p w14:paraId="277F1956" wp14:textId="77777777">
            <w:pPr>
              <w:ind w:left="-108" w:right="-108"/>
              <w:jc w:val="center"/>
              <w:rPr>
                <w:ins w:author="Rajeev Mahadasu" w:date="2019-10-30T13:03:00Z" w:id="102"/>
                <w:rFonts w:cs="Arial"/>
                <w:sz w:val="18"/>
                <w:szCs w:val="18"/>
              </w:rPr>
            </w:pPr>
            <w:r>
              <w:rPr>
                <w:rFonts w:cs="Arial"/>
                <w:sz w:val="18"/>
                <w:szCs w:val="18"/>
              </w:rPr>
              <w:t>27-09-19</w:t>
            </w:r>
          </w:p>
        </w:tc>
      </w:tr>
      <w:tr xmlns:wp14="http://schemas.microsoft.com/office/word/2010/wordml" w14:paraId="6376202B"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9" w:hRule="atLeast"/>
        </w:trPr>
        <w:tc>
          <w:tcPr>
            <w:tcW w:w="846" w:type="dxa"/>
            <w:vAlign w:val="center"/>
          </w:tcPr>
          <w:p w14:paraId="66060428" wp14:textId="77777777">
            <w:pPr>
              <w:ind w:left="0" w:right="-108"/>
              <w:jc w:val="center"/>
              <w:rPr>
                <w:rFonts w:cs="Arial"/>
                <w:sz w:val="18"/>
                <w:szCs w:val="18"/>
              </w:rPr>
            </w:pPr>
          </w:p>
        </w:tc>
        <w:tc>
          <w:tcPr>
            <w:tcW w:w="846" w:type="dxa"/>
            <w:vAlign w:val="center"/>
          </w:tcPr>
          <w:p w14:paraId="3889A06F" wp14:textId="77777777">
            <w:pPr>
              <w:ind w:left="-63" w:right="-108"/>
              <w:jc w:val="center"/>
              <w:rPr>
                <w:rFonts w:cs="Arial"/>
                <w:sz w:val="18"/>
                <w:szCs w:val="18"/>
              </w:rPr>
            </w:pPr>
            <w:r>
              <w:rPr>
                <w:rFonts w:cs="Arial"/>
                <w:sz w:val="18"/>
                <w:szCs w:val="18"/>
              </w:rPr>
              <w:t>1-5</w:t>
            </w:r>
          </w:p>
        </w:tc>
        <w:tc>
          <w:tcPr>
            <w:tcW w:w="846" w:type="dxa"/>
            <w:vAlign w:val="center"/>
          </w:tcPr>
          <w:p w14:paraId="48A99A3C" wp14:textId="77777777">
            <w:pPr>
              <w:ind w:left="-108" w:right="-108"/>
              <w:jc w:val="center"/>
              <w:rPr>
                <w:rFonts w:cs="Arial"/>
                <w:sz w:val="18"/>
                <w:szCs w:val="18"/>
              </w:rPr>
            </w:pPr>
            <w:r>
              <w:rPr>
                <w:rFonts w:cs="Arial"/>
                <w:sz w:val="18"/>
                <w:szCs w:val="18"/>
              </w:rPr>
              <w:t>1</w:t>
            </w:r>
          </w:p>
        </w:tc>
        <w:tc>
          <w:tcPr>
            <w:tcW w:w="1062" w:type="dxa"/>
            <w:vAlign w:val="center"/>
          </w:tcPr>
          <w:p w14:paraId="2695D368" wp14:textId="77777777">
            <w:pPr>
              <w:ind w:left="-108" w:right="-108"/>
              <w:jc w:val="center"/>
              <w:rPr>
                <w:rFonts w:cs="Arial"/>
                <w:sz w:val="18"/>
                <w:szCs w:val="18"/>
              </w:rPr>
            </w:pPr>
            <w:r>
              <w:rPr>
                <w:rFonts w:cs="Arial"/>
                <w:sz w:val="18"/>
                <w:szCs w:val="18"/>
              </w:rPr>
              <w:t>1</w:t>
            </w:r>
          </w:p>
        </w:tc>
        <w:tc>
          <w:tcPr>
            <w:tcW w:w="1080" w:type="dxa"/>
            <w:vAlign w:val="center"/>
          </w:tcPr>
          <w:p w14:paraId="6B875B0B" wp14:textId="77777777">
            <w:pPr>
              <w:ind w:left="-108" w:right="-108"/>
              <w:jc w:val="center"/>
              <w:rPr>
                <w:rFonts w:cs="Arial"/>
                <w:sz w:val="18"/>
                <w:szCs w:val="18"/>
              </w:rPr>
            </w:pPr>
            <w:r>
              <w:rPr>
                <w:rFonts w:cs="Arial"/>
                <w:sz w:val="18"/>
                <w:szCs w:val="18"/>
              </w:rPr>
              <w:t>17-05-16</w:t>
            </w:r>
          </w:p>
        </w:tc>
        <w:tc>
          <w:tcPr>
            <w:tcW w:w="270" w:type="dxa"/>
            <w:tcBorders>
              <w:top w:val="nil"/>
              <w:bottom w:val="nil"/>
            </w:tcBorders>
          </w:tcPr>
          <w:p w14:paraId="1D0656FE" wp14:textId="77777777">
            <w:pPr>
              <w:ind w:left="0" w:right="-108"/>
              <w:jc w:val="center"/>
              <w:rPr>
                <w:rFonts w:cs="Arial"/>
                <w:sz w:val="18"/>
                <w:szCs w:val="18"/>
              </w:rPr>
            </w:pPr>
          </w:p>
        </w:tc>
        <w:tc>
          <w:tcPr>
            <w:tcW w:w="720" w:type="dxa"/>
            <w:vAlign w:val="center"/>
          </w:tcPr>
          <w:p w14:paraId="7B37605A" wp14:textId="77777777">
            <w:pPr>
              <w:ind w:left="-63" w:right="-108"/>
              <w:jc w:val="center"/>
              <w:rPr>
                <w:rFonts w:cs="Arial"/>
                <w:sz w:val="18"/>
                <w:szCs w:val="18"/>
              </w:rPr>
            </w:pPr>
          </w:p>
        </w:tc>
        <w:tc>
          <w:tcPr>
            <w:tcW w:w="720" w:type="dxa"/>
            <w:vAlign w:val="center"/>
          </w:tcPr>
          <w:p w14:paraId="4CCAE06F" wp14:textId="77777777">
            <w:pPr>
              <w:ind w:left="-63" w:right="-108"/>
              <w:jc w:val="center"/>
              <w:rPr>
                <w:rFonts w:cs="Arial"/>
                <w:sz w:val="18"/>
                <w:szCs w:val="18"/>
              </w:rPr>
            </w:pPr>
            <w:r>
              <w:rPr>
                <w:rFonts w:cs="Arial"/>
                <w:sz w:val="18"/>
                <w:szCs w:val="18"/>
              </w:rPr>
              <w:t>4-23</w:t>
            </w:r>
          </w:p>
        </w:tc>
        <w:tc>
          <w:tcPr>
            <w:tcW w:w="810" w:type="dxa"/>
            <w:vAlign w:val="center"/>
          </w:tcPr>
          <w:p w14:paraId="1DF24874" wp14:textId="77777777">
            <w:pPr>
              <w:ind w:left="-108" w:right="-108"/>
              <w:jc w:val="center"/>
              <w:rPr>
                <w:rFonts w:cs="Arial"/>
                <w:sz w:val="18"/>
                <w:szCs w:val="18"/>
              </w:rPr>
            </w:pPr>
            <w:r>
              <w:rPr>
                <w:rFonts w:cs="Arial"/>
                <w:sz w:val="18"/>
                <w:szCs w:val="18"/>
              </w:rPr>
              <w:t>1</w:t>
            </w:r>
          </w:p>
        </w:tc>
        <w:tc>
          <w:tcPr>
            <w:tcW w:w="990" w:type="dxa"/>
            <w:vAlign w:val="center"/>
          </w:tcPr>
          <w:p w14:paraId="428C53BF" wp14:textId="77777777">
            <w:pPr>
              <w:ind w:left="-108" w:right="-108"/>
              <w:jc w:val="center"/>
              <w:rPr>
                <w:rFonts w:cs="Arial"/>
                <w:sz w:val="18"/>
                <w:szCs w:val="18"/>
              </w:rPr>
            </w:pPr>
            <w:r>
              <w:rPr>
                <w:rFonts w:cs="Arial"/>
                <w:sz w:val="18"/>
                <w:szCs w:val="18"/>
              </w:rPr>
              <w:t>1</w:t>
            </w:r>
          </w:p>
        </w:tc>
        <w:tc>
          <w:tcPr>
            <w:tcW w:w="1080" w:type="dxa"/>
            <w:vAlign w:val="center"/>
          </w:tcPr>
          <w:p w14:paraId="554BA356" wp14:textId="77777777">
            <w:pPr>
              <w:ind w:left="-108" w:right="-108"/>
              <w:jc w:val="center"/>
              <w:rPr>
                <w:rFonts w:cs="Arial"/>
                <w:sz w:val="18"/>
                <w:szCs w:val="18"/>
              </w:rPr>
            </w:pPr>
            <w:r>
              <w:rPr>
                <w:rFonts w:cs="Arial"/>
                <w:sz w:val="18"/>
                <w:szCs w:val="18"/>
              </w:rPr>
              <w:t>17-05-16</w:t>
            </w:r>
          </w:p>
        </w:tc>
      </w:tr>
      <w:tr xmlns:wp14="http://schemas.microsoft.com/office/word/2010/wordml" w14:paraId="3088DD85"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0" w:hRule="atLeast"/>
        </w:trPr>
        <w:tc>
          <w:tcPr>
            <w:tcW w:w="846" w:type="dxa"/>
            <w:vAlign w:val="center"/>
          </w:tcPr>
          <w:p w14:paraId="394798F2" wp14:textId="77777777">
            <w:pPr>
              <w:ind w:left="-108" w:right="-108"/>
              <w:jc w:val="center"/>
              <w:rPr>
                <w:rFonts w:cs="Arial"/>
                <w:sz w:val="18"/>
                <w:szCs w:val="18"/>
              </w:rPr>
            </w:pPr>
          </w:p>
        </w:tc>
        <w:tc>
          <w:tcPr>
            <w:tcW w:w="846" w:type="dxa"/>
            <w:vAlign w:val="center"/>
          </w:tcPr>
          <w:p w14:paraId="0D0F8FA9" wp14:textId="77777777">
            <w:pPr>
              <w:ind w:left="-63" w:right="-108"/>
              <w:jc w:val="center"/>
              <w:rPr>
                <w:rFonts w:cs="Arial"/>
                <w:sz w:val="18"/>
                <w:szCs w:val="18"/>
              </w:rPr>
            </w:pPr>
            <w:r>
              <w:rPr>
                <w:rFonts w:cs="Arial"/>
                <w:sz w:val="18"/>
                <w:szCs w:val="18"/>
              </w:rPr>
              <w:t>1-6</w:t>
            </w:r>
          </w:p>
        </w:tc>
        <w:tc>
          <w:tcPr>
            <w:tcW w:w="846" w:type="dxa"/>
            <w:vAlign w:val="center"/>
          </w:tcPr>
          <w:p w14:paraId="2C8BB22A" wp14:textId="77777777">
            <w:pPr>
              <w:ind w:left="-108" w:right="-108"/>
              <w:jc w:val="center"/>
              <w:rPr>
                <w:rFonts w:cs="Arial"/>
                <w:sz w:val="18"/>
                <w:szCs w:val="18"/>
              </w:rPr>
            </w:pPr>
            <w:r>
              <w:rPr>
                <w:rFonts w:cs="Arial"/>
                <w:sz w:val="18"/>
                <w:szCs w:val="18"/>
              </w:rPr>
              <w:t>1</w:t>
            </w:r>
          </w:p>
        </w:tc>
        <w:tc>
          <w:tcPr>
            <w:tcW w:w="1062" w:type="dxa"/>
            <w:vAlign w:val="center"/>
          </w:tcPr>
          <w:p w14:paraId="4BCBCC91" wp14:textId="77777777">
            <w:pPr>
              <w:ind w:left="-108" w:right="-108"/>
              <w:jc w:val="center"/>
              <w:rPr>
                <w:rFonts w:cs="Arial"/>
                <w:sz w:val="18"/>
                <w:szCs w:val="18"/>
              </w:rPr>
            </w:pPr>
            <w:r>
              <w:rPr>
                <w:rFonts w:cs="Arial"/>
                <w:sz w:val="18"/>
                <w:szCs w:val="18"/>
              </w:rPr>
              <w:t>1</w:t>
            </w:r>
          </w:p>
        </w:tc>
        <w:tc>
          <w:tcPr>
            <w:tcW w:w="1080" w:type="dxa"/>
            <w:vAlign w:val="center"/>
          </w:tcPr>
          <w:p w14:paraId="4812BB1D" wp14:textId="77777777">
            <w:pPr>
              <w:ind w:left="-108" w:right="-108"/>
              <w:jc w:val="center"/>
              <w:rPr>
                <w:rFonts w:cs="Arial"/>
                <w:sz w:val="18"/>
                <w:szCs w:val="18"/>
              </w:rPr>
            </w:pPr>
            <w:r>
              <w:rPr>
                <w:rFonts w:cs="Arial"/>
                <w:sz w:val="18"/>
                <w:szCs w:val="18"/>
              </w:rPr>
              <w:t>17-05-16</w:t>
            </w:r>
          </w:p>
        </w:tc>
        <w:tc>
          <w:tcPr>
            <w:tcW w:w="270" w:type="dxa"/>
            <w:tcBorders>
              <w:top w:val="nil"/>
              <w:bottom w:val="nil"/>
            </w:tcBorders>
          </w:tcPr>
          <w:p w14:paraId="3889A505" wp14:textId="77777777">
            <w:pPr>
              <w:ind w:left="-108" w:right="-108"/>
              <w:jc w:val="center"/>
              <w:rPr>
                <w:rFonts w:cs="Arial"/>
                <w:sz w:val="18"/>
                <w:szCs w:val="18"/>
              </w:rPr>
            </w:pPr>
          </w:p>
        </w:tc>
        <w:tc>
          <w:tcPr>
            <w:tcW w:w="720" w:type="dxa"/>
            <w:vAlign w:val="center"/>
          </w:tcPr>
          <w:p w14:paraId="29079D35" wp14:textId="77777777">
            <w:pPr>
              <w:ind w:left="-108" w:right="-108"/>
              <w:jc w:val="center"/>
              <w:rPr>
                <w:rFonts w:cs="Arial"/>
                <w:sz w:val="18"/>
                <w:szCs w:val="18"/>
              </w:rPr>
            </w:pPr>
          </w:p>
        </w:tc>
        <w:tc>
          <w:tcPr>
            <w:tcW w:w="720" w:type="dxa"/>
            <w:vAlign w:val="center"/>
          </w:tcPr>
          <w:p w14:paraId="6155174F" wp14:textId="77777777">
            <w:pPr>
              <w:ind w:left="-63" w:right="-108"/>
              <w:jc w:val="center"/>
              <w:rPr>
                <w:rFonts w:cs="Arial"/>
                <w:sz w:val="18"/>
                <w:szCs w:val="18"/>
              </w:rPr>
            </w:pPr>
            <w:r>
              <w:rPr>
                <w:rFonts w:cs="Arial"/>
                <w:sz w:val="18"/>
                <w:szCs w:val="18"/>
              </w:rPr>
              <w:t>4-24</w:t>
            </w:r>
          </w:p>
        </w:tc>
        <w:tc>
          <w:tcPr>
            <w:tcW w:w="810" w:type="dxa"/>
            <w:vAlign w:val="center"/>
          </w:tcPr>
          <w:p w14:paraId="195B4E72" wp14:textId="77777777">
            <w:pPr>
              <w:ind w:left="-108" w:right="-108"/>
              <w:jc w:val="center"/>
              <w:rPr>
                <w:rFonts w:cs="Arial"/>
                <w:sz w:val="18"/>
                <w:szCs w:val="18"/>
              </w:rPr>
            </w:pPr>
            <w:r>
              <w:rPr>
                <w:rFonts w:cs="Arial"/>
                <w:sz w:val="18"/>
                <w:szCs w:val="18"/>
              </w:rPr>
              <w:t>1</w:t>
            </w:r>
          </w:p>
        </w:tc>
        <w:tc>
          <w:tcPr>
            <w:tcW w:w="990" w:type="dxa"/>
            <w:vAlign w:val="center"/>
          </w:tcPr>
          <w:p w14:paraId="475BD3FF" wp14:textId="77777777">
            <w:pPr>
              <w:ind w:left="-108" w:right="-108"/>
              <w:jc w:val="center"/>
              <w:rPr>
                <w:rFonts w:cs="Arial"/>
                <w:sz w:val="18"/>
                <w:szCs w:val="18"/>
              </w:rPr>
            </w:pPr>
            <w:r>
              <w:rPr>
                <w:rFonts w:cs="Arial"/>
                <w:sz w:val="18"/>
                <w:szCs w:val="18"/>
              </w:rPr>
              <w:t>1</w:t>
            </w:r>
          </w:p>
        </w:tc>
        <w:tc>
          <w:tcPr>
            <w:tcW w:w="1080" w:type="dxa"/>
            <w:vAlign w:val="center"/>
          </w:tcPr>
          <w:p w14:paraId="13CCF1FF" wp14:textId="77777777">
            <w:pPr>
              <w:ind w:left="-108" w:right="-108"/>
              <w:jc w:val="center"/>
              <w:rPr>
                <w:rFonts w:cs="Arial"/>
                <w:sz w:val="18"/>
                <w:szCs w:val="18"/>
              </w:rPr>
            </w:pPr>
            <w:r>
              <w:rPr>
                <w:rFonts w:cs="Arial"/>
                <w:sz w:val="18"/>
                <w:szCs w:val="18"/>
              </w:rPr>
              <w:t>17-05-16</w:t>
            </w:r>
          </w:p>
        </w:tc>
      </w:tr>
      <w:tr xmlns:wp14="http://schemas.microsoft.com/office/word/2010/wordml" w14:paraId="45692D50"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1" w:hRule="atLeast"/>
        </w:trPr>
        <w:tc>
          <w:tcPr>
            <w:tcW w:w="846" w:type="dxa"/>
            <w:vAlign w:val="center"/>
          </w:tcPr>
          <w:p w14:paraId="2CC21B90" wp14:textId="77777777">
            <w:pPr>
              <w:ind w:left="-108" w:right="-108"/>
              <w:jc w:val="center"/>
              <w:rPr>
                <w:rFonts w:cs="Arial"/>
                <w:sz w:val="18"/>
                <w:szCs w:val="18"/>
              </w:rPr>
            </w:pPr>
            <w:r>
              <w:rPr>
                <w:rFonts w:cs="Arial"/>
                <w:sz w:val="18"/>
                <w:szCs w:val="18"/>
              </w:rPr>
              <w:t>2</w:t>
            </w:r>
          </w:p>
        </w:tc>
        <w:tc>
          <w:tcPr>
            <w:tcW w:w="846" w:type="dxa"/>
            <w:vAlign w:val="center"/>
          </w:tcPr>
          <w:p w14:paraId="48E7A507" wp14:textId="77777777">
            <w:pPr>
              <w:ind w:left="-63" w:right="-108"/>
              <w:jc w:val="center"/>
              <w:rPr>
                <w:rFonts w:cs="Arial"/>
                <w:sz w:val="18"/>
                <w:szCs w:val="18"/>
              </w:rPr>
            </w:pPr>
            <w:r>
              <w:rPr>
                <w:rFonts w:cs="Arial"/>
                <w:sz w:val="18"/>
                <w:szCs w:val="18"/>
              </w:rPr>
              <w:t>2-1</w:t>
            </w:r>
          </w:p>
        </w:tc>
        <w:tc>
          <w:tcPr>
            <w:tcW w:w="846" w:type="dxa"/>
            <w:vAlign w:val="center"/>
          </w:tcPr>
          <w:p w14:paraId="4E879993" wp14:textId="77777777">
            <w:pPr>
              <w:ind w:left="-108" w:right="-108"/>
              <w:jc w:val="center"/>
              <w:rPr>
                <w:rFonts w:cs="Arial"/>
                <w:sz w:val="18"/>
                <w:szCs w:val="18"/>
              </w:rPr>
            </w:pPr>
            <w:r>
              <w:rPr>
                <w:rFonts w:cs="Arial"/>
                <w:sz w:val="18"/>
                <w:szCs w:val="18"/>
              </w:rPr>
              <w:t>1</w:t>
            </w:r>
          </w:p>
        </w:tc>
        <w:tc>
          <w:tcPr>
            <w:tcW w:w="1062" w:type="dxa"/>
            <w:vAlign w:val="center"/>
          </w:tcPr>
          <w:p w14:paraId="4386A4F3" wp14:textId="77777777">
            <w:pPr>
              <w:ind w:left="-108" w:right="-108"/>
              <w:jc w:val="center"/>
              <w:rPr>
                <w:rFonts w:cs="Arial"/>
                <w:sz w:val="18"/>
                <w:szCs w:val="18"/>
              </w:rPr>
            </w:pPr>
            <w:r>
              <w:rPr>
                <w:rFonts w:cs="Arial"/>
                <w:sz w:val="18"/>
                <w:szCs w:val="18"/>
              </w:rPr>
              <w:t>1</w:t>
            </w:r>
          </w:p>
        </w:tc>
        <w:tc>
          <w:tcPr>
            <w:tcW w:w="1080" w:type="dxa"/>
            <w:vAlign w:val="center"/>
          </w:tcPr>
          <w:p w14:paraId="7CA6CB83" wp14:textId="77777777">
            <w:pPr>
              <w:ind w:left="-108" w:right="-108"/>
              <w:jc w:val="center"/>
              <w:rPr>
                <w:rFonts w:cs="Arial"/>
                <w:sz w:val="18"/>
                <w:szCs w:val="18"/>
              </w:rPr>
            </w:pPr>
            <w:r>
              <w:rPr>
                <w:rFonts w:cs="Arial"/>
                <w:sz w:val="18"/>
                <w:szCs w:val="18"/>
              </w:rPr>
              <w:t>17-05-16</w:t>
            </w:r>
          </w:p>
        </w:tc>
        <w:tc>
          <w:tcPr>
            <w:tcW w:w="270" w:type="dxa"/>
            <w:tcBorders>
              <w:top w:val="nil"/>
              <w:bottom w:val="nil"/>
            </w:tcBorders>
          </w:tcPr>
          <w:p w14:paraId="17686DC7" wp14:textId="77777777">
            <w:pPr>
              <w:ind w:left="-108" w:right="-108"/>
              <w:jc w:val="center"/>
              <w:rPr>
                <w:rFonts w:cs="Arial"/>
                <w:sz w:val="18"/>
                <w:szCs w:val="18"/>
              </w:rPr>
            </w:pPr>
          </w:p>
        </w:tc>
        <w:tc>
          <w:tcPr>
            <w:tcW w:w="720" w:type="dxa"/>
            <w:vAlign w:val="center"/>
          </w:tcPr>
          <w:p w14:paraId="53BD644D" wp14:textId="77777777">
            <w:pPr>
              <w:ind w:left="-108" w:right="-108"/>
              <w:jc w:val="center"/>
              <w:rPr>
                <w:rFonts w:cs="Arial"/>
                <w:sz w:val="18"/>
                <w:szCs w:val="18"/>
              </w:rPr>
            </w:pPr>
          </w:p>
        </w:tc>
        <w:tc>
          <w:tcPr>
            <w:tcW w:w="720" w:type="dxa"/>
            <w:vAlign w:val="center"/>
          </w:tcPr>
          <w:p w14:paraId="51845F06" wp14:textId="77777777">
            <w:pPr>
              <w:ind w:left="-63" w:right="-108"/>
              <w:jc w:val="center"/>
              <w:rPr>
                <w:rFonts w:cs="Arial"/>
                <w:sz w:val="18"/>
                <w:szCs w:val="18"/>
              </w:rPr>
            </w:pPr>
            <w:r>
              <w:rPr>
                <w:rFonts w:cs="Arial"/>
                <w:sz w:val="18"/>
                <w:szCs w:val="18"/>
              </w:rPr>
              <w:t>4-25</w:t>
            </w:r>
          </w:p>
        </w:tc>
        <w:tc>
          <w:tcPr>
            <w:tcW w:w="810" w:type="dxa"/>
            <w:vAlign w:val="center"/>
          </w:tcPr>
          <w:p w14:paraId="1B696D8E" wp14:textId="77777777">
            <w:pPr>
              <w:ind w:left="-108" w:right="-108"/>
              <w:jc w:val="center"/>
              <w:rPr>
                <w:rFonts w:cs="Arial"/>
                <w:sz w:val="18"/>
                <w:szCs w:val="18"/>
              </w:rPr>
            </w:pPr>
            <w:r>
              <w:rPr>
                <w:rFonts w:cs="Arial"/>
                <w:sz w:val="18"/>
                <w:szCs w:val="18"/>
              </w:rPr>
              <w:t>1</w:t>
            </w:r>
          </w:p>
        </w:tc>
        <w:tc>
          <w:tcPr>
            <w:tcW w:w="990" w:type="dxa"/>
            <w:vAlign w:val="center"/>
          </w:tcPr>
          <w:p w14:paraId="32702CFB" wp14:textId="77777777">
            <w:pPr>
              <w:ind w:left="-108" w:right="-108"/>
              <w:jc w:val="center"/>
              <w:rPr>
                <w:rFonts w:cs="Arial"/>
                <w:sz w:val="18"/>
                <w:szCs w:val="18"/>
              </w:rPr>
            </w:pPr>
            <w:r>
              <w:rPr>
                <w:rFonts w:cs="Arial"/>
                <w:sz w:val="18"/>
                <w:szCs w:val="18"/>
              </w:rPr>
              <w:t>1</w:t>
            </w:r>
          </w:p>
        </w:tc>
        <w:tc>
          <w:tcPr>
            <w:tcW w:w="1080" w:type="dxa"/>
            <w:vAlign w:val="center"/>
          </w:tcPr>
          <w:p w14:paraId="63FCA1B0" wp14:textId="77777777">
            <w:pPr>
              <w:ind w:left="-108" w:right="-108"/>
              <w:jc w:val="center"/>
              <w:rPr>
                <w:rFonts w:cs="Arial"/>
                <w:sz w:val="18"/>
                <w:szCs w:val="18"/>
              </w:rPr>
            </w:pPr>
            <w:r>
              <w:rPr>
                <w:rFonts w:cs="Arial"/>
                <w:sz w:val="18"/>
                <w:szCs w:val="18"/>
              </w:rPr>
              <w:t>17-05-16</w:t>
            </w:r>
          </w:p>
        </w:tc>
      </w:tr>
      <w:tr xmlns:wp14="http://schemas.microsoft.com/office/word/2010/wordml" w14:paraId="641DD8BC"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1" w:hRule="atLeast"/>
        </w:trPr>
        <w:tc>
          <w:tcPr>
            <w:tcW w:w="846" w:type="dxa"/>
            <w:vAlign w:val="center"/>
          </w:tcPr>
          <w:p w14:paraId="1A3FAC43" wp14:textId="77777777">
            <w:pPr>
              <w:ind w:left="-108" w:right="-108"/>
              <w:jc w:val="center"/>
              <w:rPr>
                <w:rFonts w:cs="Arial"/>
                <w:sz w:val="18"/>
                <w:szCs w:val="18"/>
              </w:rPr>
            </w:pPr>
          </w:p>
        </w:tc>
        <w:tc>
          <w:tcPr>
            <w:tcW w:w="846" w:type="dxa"/>
            <w:vAlign w:val="center"/>
          </w:tcPr>
          <w:p w14:paraId="1FFDA236" wp14:textId="77777777">
            <w:pPr>
              <w:ind w:left="-63" w:right="-108"/>
              <w:jc w:val="center"/>
              <w:rPr>
                <w:rFonts w:cs="Arial"/>
                <w:sz w:val="18"/>
                <w:szCs w:val="18"/>
              </w:rPr>
            </w:pPr>
            <w:r>
              <w:rPr>
                <w:rFonts w:cs="Arial"/>
                <w:sz w:val="18"/>
                <w:szCs w:val="18"/>
              </w:rPr>
              <w:t>2-2</w:t>
            </w:r>
          </w:p>
        </w:tc>
        <w:tc>
          <w:tcPr>
            <w:tcW w:w="846" w:type="dxa"/>
            <w:vAlign w:val="center"/>
          </w:tcPr>
          <w:p w14:paraId="2937A08E" wp14:textId="77777777">
            <w:pPr>
              <w:ind w:left="-108" w:right="-108"/>
              <w:jc w:val="center"/>
              <w:rPr>
                <w:rFonts w:cs="Arial"/>
                <w:sz w:val="18"/>
                <w:szCs w:val="18"/>
              </w:rPr>
            </w:pPr>
            <w:r>
              <w:rPr>
                <w:rFonts w:cs="Arial"/>
                <w:sz w:val="18"/>
                <w:szCs w:val="18"/>
              </w:rPr>
              <w:t>1</w:t>
            </w:r>
          </w:p>
        </w:tc>
        <w:tc>
          <w:tcPr>
            <w:tcW w:w="1062" w:type="dxa"/>
            <w:vAlign w:val="center"/>
          </w:tcPr>
          <w:p w14:paraId="70F25178" wp14:textId="77777777">
            <w:pPr>
              <w:ind w:left="-108" w:right="-108"/>
              <w:jc w:val="center"/>
              <w:rPr>
                <w:rFonts w:cs="Arial"/>
                <w:sz w:val="18"/>
                <w:szCs w:val="18"/>
              </w:rPr>
            </w:pPr>
            <w:r>
              <w:rPr>
                <w:rFonts w:cs="Arial"/>
                <w:sz w:val="18"/>
                <w:szCs w:val="18"/>
              </w:rPr>
              <w:t>1</w:t>
            </w:r>
          </w:p>
        </w:tc>
        <w:tc>
          <w:tcPr>
            <w:tcW w:w="1080" w:type="dxa"/>
            <w:vAlign w:val="center"/>
          </w:tcPr>
          <w:p w14:paraId="28AAA495" wp14:textId="77777777">
            <w:pPr>
              <w:ind w:left="-108" w:right="-108"/>
              <w:jc w:val="center"/>
              <w:rPr>
                <w:rFonts w:cs="Arial"/>
                <w:sz w:val="18"/>
                <w:szCs w:val="18"/>
              </w:rPr>
            </w:pPr>
            <w:r>
              <w:rPr>
                <w:rFonts w:cs="Arial"/>
                <w:sz w:val="18"/>
                <w:szCs w:val="18"/>
              </w:rPr>
              <w:t>17-05-16</w:t>
            </w:r>
          </w:p>
        </w:tc>
        <w:tc>
          <w:tcPr>
            <w:tcW w:w="270" w:type="dxa"/>
            <w:tcBorders>
              <w:top w:val="nil"/>
              <w:bottom w:val="nil"/>
            </w:tcBorders>
          </w:tcPr>
          <w:p w14:paraId="2BBD94B2" wp14:textId="77777777">
            <w:pPr>
              <w:ind w:left="-108" w:right="-108"/>
              <w:jc w:val="center"/>
              <w:rPr>
                <w:rFonts w:cs="Arial"/>
                <w:sz w:val="18"/>
                <w:szCs w:val="18"/>
              </w:rPr>
            </w:pPr>
          </w:p>
        </w:tc>
        <w:tc>
          <w:tcPr>
            <w:tcW w:w="720" w:type="dxa"/>
            <w:vAlign w:val="center"/>
          </w:tcPr>
          <w:p w14:paraId="5854DE7F" wp14:textId="77777777">
            <w:pPr>
              <w:ind w:left="-108" w:right="-108"/>
              <w:jc w:val="center"/>
              <w:rPr>
                <w:rFonts w:cs="Arial"/>
                <w:sz w:val="18"/>
                <w:szCs w:val="18"/>
              </w:rPr>
            </w:pPr>
          </w:p>
        </w:tc>
        <w:tc>
          <w:tcPr>
            <w:tcW w:w="720" w:type="dxa"/>
            <w:vAlign w:val="center"/>
          </w:tcPr>
          <w:p w14:paraId="3C74AA76" wp14:textId="77777777">
            <w:pPr>
              <w:ind w:left="-63" w:right="-108"/>
              <w:jc w:val="center"/>
              <w:rPr>
                <w:rFonts w:cs="Arial"/>
                <w:sz w:val="18"/>
                <w:szCs w:val="18"/>
              </w:rPr>
            </w:pPr>
            <w:r>
              <w:rPr>
                <w:rFonts w:cs="Arial"/>
                <w:sz w:val="18"/>
                <w:szCs w:val="18"/>
              </w:rPr>
              <w:t>4-26</w:t>
            </w:r>
          </w:p>
        </w:tc>
        <w:tc>
          <w:tcPr>
            <w:tcW w:w="810" w:type="dxa"/>
            <w:vAlign w:val="center"/>
          </w:tcPr>
          <w:p w14:paraId="503ED486" wp14:textId="77777777">
            <w:pPr>
              <w:ind w:left="-108" w:right="-108"/>
              <w:jc w:val="center"/>
              <w:rPr>
                <w:rFonts w:cs="Arial"/>
                <w:sz w:val="18"/>
                <w:szCs w:val="18"/>
              </w:rPr>
            </w:pPr>
            <w:r>
              <w:rPr>
                <w:rFonts w:cs="Arial"/>
                <w:sz w:val="18"/>
                <w:szCs w:val="18"/>
              </w:rPr>
              <w:t>1</w:t>
            </w:r>
          </w:p>
        </w:tc>
        <w:tc>
          <w:tcPr>
            <w:tcW w:w="990" w:type="dxa"/>
            <w:vAlign w:val="center"/>
          </w:tcPr>
          <w:p w14:paraId="4ACB48C9" wp14:textId="77777777">
            <w:pPr>
              <w:ind w:left="-108" w:right="-108"/>
              <w:jc w:val="center"/>
              <w:rPr>
                <w:rFonts w:cs="Arial"/>
                <w:sz w:val="18"/>
                <w:szCs w:val="18"/>
              </w:rPr>
            </w:pPr>
            <w:r>
              <w:rPr>
                <w:rFonts w:cs="Arial"/>
                <w:sz w:val="18"/>
                <w:szCs w:val="18"/>
              </w:rPr>
              <w:t>1</w:t>
            </w:r>
          </w:p>
        </w:tc>
        <w:tc>
          <w:tcPr>
            <w:tcW w:w="1080" w:type="dxa"/>
            <w:vAlign w:val="center"/>
          </w:tcPr>
          <w:p w14:paraId="70AE8894" wp14:textId="77777777">
            <w:pPr>
              <w:ind w:left="-108" w:right="-108"/>
              <w:jc w:val="center"/>
              <w:rPr>
                <w:rFonts w:cs="Arial"/>
                <w:sz w:val="18"/>
                <w:szCs w:val="18"/>
              </w:rPr>
            </w:pPr>
            <w:r>
              <w:rPr>
                <w:rFonts w:cs="Arial"/>
                <w:sz w:val="18"/>
                <w:szCs w:val="18"/>
              </w:rPr>
              <w:t>17-05-16</w:t>
            </w:r>
          </w:p>
        </w:tc>
      </w:tr>
      <w:tr xmlns:wp14="http://schemas.microsoft.com/office/word/2010/wordml" w14:paraId="7383995D"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1" w:hRule="atLeast"/>
        </w:trPr>
        <w:tc>
          <w:tcPr>
            <w:tcW w:w="846" w:type="dxa"/>
            <w:vAlign w:val="center"/>
          </w:tcPr>
          <w:p w14:paraId="2CA7ADD4" wp14:textId="77777777">
            <w:pPr>
              <w:ind w:left="-108" w:right="-108"/>
              <w:jc w:val="center"/>
              <w:rPr>
                <w:rFonts w:cs="Arial"/>
                <w:sz w:val="18"/>
                <w:szCs w:val="18"/>
              </w:rPr>
            </w:pPr>
          </w:p>
        </w:tc>
        <w:tc>
          <w:tcPr>
            <w:tcW w:w="846" w:type="dxa"/>
            <w:vAlign w:val="center"/>
          </w:tcPr>
          <w:p w14:paraId="1EC95ACF" wp14:textId="77777777">
            <w:pPr>
              <w:ind w:left="-63" w:right="-108"/>
              <w:jc w:val="center"/>
              <w:rPr>
                <w:rFonts w:cs="Arial"/>
                <w:sz w:val="18"/>
                <w:szCs w:val="18"/>
              </w:rPr>
            </w:pPr>
            <w:r>
              <w:rPr>
                <w:rFonts w:cs="Arial"/>
                <w:sz w:val="18"/>
                <w:szCs w:val="18"/>
              </w:rPr>
              <w:t>2-3</w:t>
            </w:r>
          </w:p>
        </w:tc>
        <w:tc>
          <w:tcPr>
            <w:tcW w:w="846" w:type="dxa"/>
            <w:vAlign w:val="center"/>
          </w:tcPr>
          <w:p w14:paraId="1DB73607" wp14:textId="77777777">
            <w:pPr>
              <w:ind w:left="-108" w:right="-108"/>
              <w:jc w:val="center"/>
              <w:rPr>
                <w:rFonts w:cs="Arial"/>
                <w:sz w:val="18"/>
                <w:szCs w:val="18"/>
              </w:rPr>
            </w:pPr>
            <w:r>
              <w:rPr>
                <w:rFonts w:cs="Arial"/>
                <w:sz w:val="18"/>
                <w:szCs w:val="18"/>
              </w:rPr>
              <w:t>1</w:t>
            </w:r>
          </w:p>
        </w:tc>
        <w:tc>
          <w:tcPr>
            <w:tcW w:w="1062" w:type="dxa"/>
            <w:vAlign w:val="center"/>
          </w:tcPr>
          <w:p w14:paraId="0C988742" wp14:textId="77777777">
            <w:pPr>
              <w:ind w:left="-108" w:right="-108"/>
              <w:jc w:val="center"/>
              <w:rPr>
                <w:rFonts w:cs="Arial"/>
                <w:sz w:val="18"/>
                <w:szCs w:val="18"/>
              </w:rPr>
            </w:pPr>
            <w:r>
              <w:rPr>
                <w:rFonts w:cs="Arial"/>
                <w:sz w:val="18"/>
                <w:szCs w:val="18"/>
              </w:rPr>
              <w:t>1</w:t>
            </w:r>
          </w:p>
        </w:tc>
        <w:tc>
          <w:tcPr>
            <w:tcW w:w="1080" w:type="dxa"/>
            <w:vAlign w:val="center"/>
          </w:tcPr>
          <w:p w14:paraId="7C9E06AA" wp14:textId="77777777">
            <w:pPr>
              <w:ind w:left="-108" w:right="-108"/>
              <w:jc w:val="center"/>
              <w:rPr>
                <w:rFonts w:cs="Arial"/>
                <w:sz w:val="18"/>
                <w:szCs w:val="18"/>
              </w:rPr>
            </w:pPr>
            <w:r>
              <w:rPr>
                <w:rFonts w:cs="Arial"/>
                <w:sz w:val="18"/>
                <w:szCs w:val="18"/>
              </w:rPr>
              <w:t>17-05-16</w:t>
            </w:r>
          </w:p>
        </w:tc>
        <w:tc>
          <w:tcPr>
            <w:tcW w:w="270" w:type="dxa"/>
            <w:tcBorders>
              <w:top w:val="nil"/>
              <w:bottom w:val="nil"/>
            </w:tcBorders>
          </w:tcPr>
          <w:p w14:paraId="314EE24A" wp14:textId="77777777">
            <w:pPr>
              <w:ind w:left="-108" w:right="-108"/>
              <w:jc w:val="center"/>
              <w:rPr>
                <w:rFonts w:cs="Arial"/>
                <w:sz w:val="18"/>
                <w:szCs w:val="18"/>
              </w:rPr>
            </w:pPr>
          </w:p>
        </w:tc>
        <w:tc>
          <w:tcPr>
            <w:tcW w:w="720" w:type="dxa"/>
            <w:vAlign w:val="center"/>
          </w:tcPr>
          <w:p w14:paraId="76614669" wp14:textId="77777777">
            <w:pPr>
              <w:ind w:left="-108" w:right="-108"/>
              <w:jc w:val="center"/>
              <w:rPr>
                <w:rFonts w:cs="Arial"/>
                <w:sz w:val="18"/>
                <w:szCs w:val="18"/>
              </w:rPr>
            </w:pPr>
          </w:p>
        </w:tc>
        <w:tc>
          <w:tcPr>
            <w:tcW w:w="720" w:type="dxa"/>
            <w:vAlign w:val="center"/>
          </w:tcPr>
          <w:p w14:paraId="5BCFD3EB" wp14:textId="77777777">
            <w:pPr>
              <w:ind w:left="-63" w:right="-108"/>
              <w:jc w:val="center"/>
              <w:rPr>
                <w:rFonts w:cs="Arial"/>
                <w:sz w:val="18"/>
                <w:szCs w:val="18"/>
              </w:rPr>
            </w:pPr>
            <w:r>
              <w:rPr>
                <w:rFonts w:cs="Arial"/>
                <w:sz w:val="18"/>
                <w:szCs w:val="18"/>
              </w:rPr>
              <w:t>4-27</w:t>
            </w:r>
          </w:p>
        </w:tc>
        <w:tc>
          <w:tcPr>
            <w:tcW w:w="810" w:type="dxa"/>
            <w:vAlign w:val="center"/>
          </w:tcPr>
          <w:p w14:paraId="2EDA64DC" wp14:textId="77777777">
            <w:pPr>
              <w:ind w:left="-108" w:right="-108"/>
              <w:jc w:val="center"/>
              <w:rPr>
                <w:rFonts w:cs="Arial"/>
                <w:sz w:val="18"/>
                <w:szCs w:val="18"/>
              </w:rPr>
            </w:pPr>
            <w:r>
              <w:rPr>
                <w:rFonts w:cs="Arial"/>
                <w:sz w:val="18"/>
                <w:szCs w:val="18"/>
              </w:rPr>
              <w:t>1</w:t>
            </w:r>
          </w:p>
        </w:tc>
        <w:tc>
          <w:tcPr>
            <w:tcW w:w="990" w:type="dxa"/>
            <w:vAlign w:val="center"/>
          </w:tcPr>
          <w:p w14:paraId="07B663F3" wp14:textId="77777777">
            <w:pPr>
              <w:ind w:left="-108" w:right="-108"/>
              <w:jc w:val="center"/>
              <w:rPr>
                <w:rFonts w:cs="Arial"/>
                <w:sz w:val="18"/>
                <w:szCs w:val="18"/>
              </w:rPr>
            </w:pPr>
            <w:r>
              <w:rPr>
                <w:rFonts w:cs="Arial"/>
                <w:sz w:val="18"/>
                <w:szCs w:val="18"/>
              </w:rPr>
              <w:t>1</w:t>
            </w:r>
          </w:p>
        </w:tc>
        <w:tc>
          <w:tcPr>
            <w:tcW w:w="1080" w:type="dxa"/>
            <w:vAlign w:val="center"/>
          </w:tcPr>
          <w:p w14:paraId="70355198" wp14:textId="77777777">
            <w:pPr>
              <w:ind w:left="-108" w:right="-108"/>
              <w:jc w:val="center"/>
              <w:rPr>
                <w:rFonts w:cs="Arial"/>
                <w:sz w:val="18"/>
                <w:szCs w:val="18"/>
              </w:rPr>
            </w:pPr>
            <w:r>
              <w:rPr>
                <w:rFonts w:cs="Arial"/>
                <w:sz w:val="18"/>
                <w:szCs w:val="18"/>
              </w:rPr>
              <w:t>17-05-16</w:t>
            </w:r>
          </w:p>
        </w:tc>
      </w:tr>
      <w:tr xmlns:wp14="http://schemas.microsoft.com/office/word/2010/wordml" w14:paraId="1FF6A2F2"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1" w:hRule="atLeast"/>
        </w:trPr>
        <w:tc>
          <w:tcPr>
            <w:tcW w:w="846" w:type="dxa"/>
            <w:vAlign w:val="center"/>
          </w:tcPr>
          <w:p w14:paraId="68D9363B" wp14:textId="77777777">
            <w:pPr>
              <w:ind w:left="-108" w:right="-108"/>
              <w:jc w:val="center"/>
              <w:rPr>
                <w:rFonts w:cs="Arial"/>
                <w:sz w:val="18"/>
                <w:szCs w:val="18"/>
              </w:rPr>
            </w:pPr>
            <w:r>
              <w:rPr>
                <w:rFonts w:cs="Arial"/>
                <w:sz w:val="18"/>
                <w:szCs w:val="18"/>
              </w:rPr>
              <w:t>3</w:t>
            </w:r>
          </w:p>
        </w:tc>
        <w:tc>
          <w:tcPr>
            <w:tcW w:w="846" w:type="dxa"/>
            <w:vAlign w:val="center"/>
          </w:tcPr>
          <w:p w14:paraId="60184969" wp14:textId="77777777">
            <w:pPr>
              <w:ind w:left="-63" w:right="-108"/>
              <w:jc w:val="center"/>
              <w:rPr>
                <w:rFonts w:cs="Arial"/>
                <w:sz w:val="18"/>
                <w:szCs w:val="18"/>
              </w:rPr>
            </w:pPr>
            <w:r>
              <w:rPr>
                <w:rFonts w:cs="Arial"/>
                <w:sz w:val="18"/>
                <w:szCs w:val="18"/>
              </w:rPr>
              <w:t>3-1</w:t>
            </w:r>
          </w:p>
        </w:tc>
        <w:tc>
          <w:tcPr>
            <w:tcW w:w="846" w:type="dxa"/>
            <w:vAlign w:val="center"/>
          </w:tcPr>
          <w:p w14:paraId="14F35070" wp14:textId="77777777">
            <w:pPr>
              <w:ind w:left="-108" w:right="-108"/>
              <w:jc w:val="center"/>
              <w:rPr>
                <w:rFonts w:cs="Arial"/>
                <w:sz w:val="18"/>
                <w:szCs w:val="18"/>
              </w:rPr>
            </w:pPr>
            <w:r>
              <w:rPr>
                <w:rFonts w:cs="Arial"/>
                <w:sz w:val="18"/>
                <w:szCs w:val="18"/>
              </w:rPr>
              <w:t>1</w:t>
            </w:r>
          </w:p>
        </w:tc>
        <w:tc>
          <w:tcPr>
            <w:tcW w:w="1062" w:type="dxa"/>
            <w:vAlign w:val="center"/>
          </w:tcPr>
          <w:p w14:paraId="33E9BFC7" wp14:textId="77777777">
            <w:pPr>
              <w:ind w:left="-108" w:right="-108"/>
              <w:jc w:val="center"/>
              <w:rPr>
                <w:rFonts w:cs="Arial"/>
                <w:sz w:val="18"/>
                <w:szCs w:val="18"/>
              </w:rPr>
            </w:pPr>
            <w:r>
              <w:rPr>
                <w:rFonts w:cs="Arial"/>
                <w:sz w:val="18"/>
                <w:szCs w:val="18"/>
              </w:rPr>
              <w:t>1</w:t>
            </w:r>
          </w:p>
        </w:tc>
        <w:tc>
          <w:tcPr>
            <w:tcW w:w="1080" w:type="dxa"/>
            <w:vAlign w:val="center"/>
          </w:tcPr>
          <w:p w14:paraId="05CF6AA8" wp14:textId="77777777">
            <w:pPr>
              <w:ind w:left="-108" w:right="-108"/>
              <w:jc w:val="center"/>
              <w:rPr>
                <w:rFonts w:cs="Arial"/>
                <w:sz w:val="18"/>
                <w:szCs w:val="18"/>
              </w:rPr>
            </w:pPr>
            <w:r>
              <w:rPr>
                <w:rFonts w:cs="Arial"/>
                <w:sz w:val="18"/>
                <w:szCs w:val="18"/>
              </w:rPr>
              <w:t>17-05-16</w:t>
            </w:r>
          </w:p>
        </w:tc>
        <w:tc>
          <w:tcPr>
            <w:tcW w:w="270" w:type="dxa"/>
            <w:tcBorders>
              <w:top w:val="nil"/>
              <w:bottom w:val="nil"/>
            </w:tcBorders>
          </w:tcPr>
          <w:p w14:paraId="57590049" wp14:textId="77777777">
            <w:pPr>
              <w:ind w:left="-108" w:right="-108"/>
              <w:jc w:val="center"/>
              <w:rPr>
                <w:rFonts w:cs="Arial"/>
                <w:sz w:val="18"/>
                <w:szCs w:val="18"/>
              </w:rPr>
            </w:pPr>
          </w:p>
        </w:tc>
        <w:tc>
          <w:tcPr>
            <w:tcW w:w="720" w:type="dxa"/>
            <w:vAlign w:val="center"/>
          </w:tcPr>
          <w:p w14:paraId="0C5B615A" wp14:textId="77777777">
            <w:pPr>
              <w:ind w:left="-108" w:right="-108"/>
              <w:jc w:val="center"/>
              <w:rPr>
                <w:rFonts w:cs="Arial"/>
                <w:sz w:val="18"/>
                <w:szCs w:val="18"/>
              </w:rPr>
            </w:pPr>
          </w:p>
        </w:tc>
        <w:tc>
          <w:tcPr>
            <w:tcW w:w="720" w:type="dxa"/>
            <w:vAlign w:val="center"/>
          </w:tcPr>
          <w:p w14:paraId="5E113B82" wp14:textId="77777777">
            <w:pPr>
              <w:ind w:left="-63" w:right="-108"/>
              <w:jc w:val="center"/>
              <w:rPr>
                <w:rFonts w:cs="Arial"/>
                <w:sz w:val="18"/>
                <w:szCs w:val="18"/>
              </w:rPr>
            </w:pPr>
            <w:r>
              <w:rPr>
                <w:rFonts w:cs="Arial"/>
                <w:sz w:val="18"/>
                <w:szCs w:val="18"/>
              </w:rPr>
              <w:t>4-28</w:t>
            </w:r>
          </w:p>
        </w:tc>
        <w:tc>
          <w:tcPr>
            <w:tcW w:w="810" w:type="dxa"/>
            <w:vAlign w:val="center"/>
          </w:tcPr>
          <w:p w14:paraId="1093BB7E" wp14:textId="77777777">
            <w:pPr>
              <w:ind w:left="-108" w:right="-108"/>
              <w:jc w:val="center"/>
              <w:rPr>
                <w:rFonts w:cs="Arial"/>
                <w:sz w:val="18"/>
                <w:szCs w:val="18"/>
              </w:rPr>
            </w:pPr>
            <w:r>
              <w:rPr>
                <w:rFonts w:cs="Arial"/>
                <w:sz w:val="18"/>
                <w:szCs w:val="18"/>
              </w:rPr>
              <w:t>1</w:t>
            </w:r>
          </w:p>
        </w:tc>
        <w:tc>
          <w:tcPr>
            <w:tcW w:w="990" w:type="dxa"/>
            <w:vAlign w:val="center"/>
          </w:tcPr>
          <w:p w14:paraId="64B0763D" wp14:textId="77777777">
            <w:pPr>
              <w:ind w:left="-108" w:right="-108"/>
              <w:jc w:val="center"/>
              <w:rPr>
                <w:rFonts w:cs="Arial"/>
                <w:sz w:val="18"/>
                <w:szCs w:val="18"/>
              </w:rPr>
            </w:pPr>
            <w:r>
              <w:rPr>
                <w:rFonts w:cs="Arial"/>
                <w:sz w:val="18"/>
                <w:szCs w:val="18"/>
              </w:rPr>
              <w:t>1</w:t>
            </w:r>
          </w:p>
        </w:tc>
        <w:tc>
          <w:tcPr>
            <w:tcW w:w="1080" w:type="dxa"/>
            <w:vAlign w:val="center"/>
          </w:tcPr>
          <w:p w14:paraId="64A12424" wp14:textId="77777777">
            <w:pPr>
              <w:ind w:left="-108" w:right="-108"/>
              <w:jc w:val="center"/>
              <w:rPr>
                <w:rFonts w:cs="Arial"/>
                <w:sz w:val="18"/>
                <w:szCs w:val="18"/>
              </w:rPr>
            </w:pPr>
            <w:r>
              <w:rPr>
                <w:rFonts w:cs="Arial"/>
                <w:sz w:val="18"/>
                <w:szCs w:val="18"/>
              </w:rPr>
              <w:t>17-05-16</w:t>
            </w:r>
          </w:p>
        </w:tc>
      </w:tr>
      <w:tr xmlns:wp14="http://schemas.microsoft.com/office/word/2010/wordml" w14:paraId="1CBFEAB5"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1" w:hRule="atLeast"/>
        </w:trPr>
        <w:tc>
          <w:tcPr>
            <w:tcW w:w="846" w:type="dxa"/>
            <w:vAlign w:val="center"/>
          </w:tcPr>
          <w:p w14:paraId="792F1AA2" wp14:textId="77777777">
            <w:pPr>
              <w:ind w:left="-108" w:right="-108"/>
              <w:jc w:val="center"/>
              <w:rPr>
                <w:rFonts w:cs="Arial"/>
                <w:sz w:val="18"/>
                <w:szCs w:val="18"/>
              </w:rPr>
            </w:pPr>
          </w:p>
        </w:tc>
        <w:tc>
          <w:tcPr>
            <w:tcW w:w="846" w:type="dxa"/>
            <w:vAlign w:val="center"/>
          </w:tcPr>
          <w:p w14:paraId="0635CE5E" wp14:textId="77777777">
            <w:pPr>
              <w:ind w:left="-63" w:right="-108"/>
              <w:jc w:val="center"/>
              <w:rPr>
                <w:rFonts w:cs="Arial"/>
                <w:sz w:val="18"/>
                <w:szCs w:val="18"/>
              </w:rPr>
            </w:pPr>
            <w:r>
              <w:rPr>
                <w:rFonts w:cs="Arial"/>
                <w:sz w:val="18"/>
                <w:szCs w:val="18"/>
              </w:rPr>
              <w:t>3-2</w:t>
            </w:r>
          </w:p>
        </w:tc>
        <w:tc>
          <w:tcPr>
            <w:tcW w:w="846" w:type="dxa"/>
            <w:vAlign w:val="center"/>
          </w:tcPr>
          <w:p w14:paraId="3201E2B8" wp14:textId="77777777">
            <w:pPr>
              <w:ind w:left="-108" w:right="-108"/>
              <w:jc w:val="center"/>
              <w:rPr>
                <w:rFonts w:cs="Arial"/>
                <w:sz w:val="18"/>
                <w:szCs w:val="18"/>
              </w:rPr>
            </w:pPr>
            <w:r>
              <w:rPr>
                <w:rFonts w:cs="Arial"/>
                <w:sz w:val="18"/>
                <w:szCs w:val="18"/>
              </w:rPr>
              <w:t>1</w:t>
            </w:r>
          </w:p>
        </w:tc>
        <w:tc>
          <w:tcPr>
            <w:tcW w:w="1062" w:type="dxa"/>
            <w:vAlign w:val="center"/>
          </w:tcPr>
          <w:p w14:paraId="554ED7C6" wp14:textId="77777777">
            <w:pPr>
              <w:ind w:left="-108" w:right="-108"/>
              <w:jc w:val="center"/>
              <w:rPr>
                <w:rFonts w:cs="Arial"/>
                <w:sz w:val="18"/>
                <w:szCs w:val="18"/>
              </w:rPr>
            </w:pPr>
            <w:r>
              <w:rPr>
                <w:rFonts w:cs="Arial"/>
                <w:sz w:val="18"/>
                <w:szCs w:val="18"/>
              </w:rPr>
              <w:t>1</w:t>
            </w:r>
          </w:p>
        </w:tc>
        <w:tc>
          <w:tcPr>
            <w:tcW w:w="1080" w:type="dxa"/>
            <w:vAlign w:val="center"/>
          </w:tcPr>
          <w:p w14:paraId="6759EF8C" wp14:textId="77777777">
            <w:pPr>
              <w:ind w:left="-108" w:right="-108"/>
              <w:jc w:val="center"/>
              <w:rPr>
                <w:rFonts w:cs="Arial"/>
                <w:sz w:val="18"/>
                <w:szCs w:val="18"/>
              </w:rPr>
            </w:pPr>
            <w:r>
              <w:rPr>
                <w:rFonts w:cs="Arial"/>
                <w:sz w:val="18"/>
                <w:szCs w:val="18"/>
              </w:rPr>
              <w:t>17-05-16</w:t>
            </w:r>
          </w:p>
        </w:tc>
        <w:tc>
          <w:tcPr>
            <w:tcW w:w="270" w:type="dxa"/>
            <w:tcBorders>
              <w:top w:val="nil"/>
              <w:bottom w:val="nil"/>
            </w:tcBorders>
          </w:tcPr>
          <w:p w14:paraId="1A499DFC" wp14:textId="77777777">
            <w:pPr>
              <w:ind w:left="-108" w:right="-108"/>
              <w:jc w:val="center"/>
              <w:rPr>
                <w:rFonts w:cs="Arial"/>
                <w:sz w:val="18"/>
                <w:szCs w:val="18"/>
              </w:rPr>
            </w:pPr>
          </w:p>
        </w:tc>
        <w:tc>
          <w:tcPr>
            <w:tcW w:w="720" w:type="dxa"/>
            <w:vAlign w:val="center"/>
          </w:tcPr>
          <w:p w14:paraId="5E7E3C41" wp14:textId="77777777">
            <w:pPr>
              <w:ind w:left="-108" w:right="-108"/>
              <w:jc w:val="center"/>
              <w:rPr>
                <w:rFonts w:cs="Arial"/>
                <w:sz w:val="18"/>
                <w:szCs w:val="18"/>
              </w:rPr>
            </w:pPr>
          </w:p>
        </w:tc>
        <w:tc>
          <w:tcPr>
            <w:tcW w:w="720" w:type="dxa"/>
            <w:vAlign w:val="center"/>
          </w:tcPr>
          <w:p w14:paraId="4684E90E" wp14:textId="77777777">
            <w:pPr>
              <w:ind w:left="-63" w:right="-108"/>
              <w:jc w:val="center"/>
              <w:rPr>
                <w:rFonts w:cs="Arial"/>
                <w:sz w:val="18"/>
                <w:szCs w:val="18"/>
              </w:rPr>
            </w:pPr>
            <w:r>
              <w:rPr>
                <w:rFonts w:cs="Arial"/>
                <w:sz w:val="18"/>
                <w:szCs w:val="18"/>
              </w:rPr>
              <w:t>4-29</w:t>
            </w:r>
          </w:p>
        </w:tc>
        <w:tc>
          <w:tcPr>
            <w:tcW w:w="810" w:type="dxa"/>
            <w:vAlign w:val="center"/>
          </w:tcPr>
          <w:p w14:paraId="0361385E" wp14:textId="77777777">
            <w:pPr>
              <w:ind w:left="-108" w:right="-108"/>
              <w:jc w:val="center"/>
              <w:rPr>
                <w:rFonts w:cs="Arial"/>
                <w:sz w:val="18"/>
                <w:szCs w:val="18"/>
              </w:rPr>
            </w:pPr>
            <w:r>
              <w:rPr>
                <w:rFonts w:cs="Arial"/>
                <w:sz w:val="18"/>
                <w:szCs w:val="18"/>
              </w:rPr>
              <w:t>1</w:t>
            </w:r>
          </w:p>
        </w:tc>
        <w:tc>
          <w:tcPr>
            <w:tcW w:w="990" w:type="dxa"/>
            <w:vAlign w:val="center"/>
          </w:tcPr>
          <w:p w14:paraId="4595D826" wp14:textId="77777777">
            <w:pPr>
              <w:ind w:left="-108" w:right="-108"/>
              <w:jc w:val="center"/>
              <w:rPr>
                <w:rFonts w:cs="Arial"/>
                <w:sz w:val="18"/>
                <w:szCs w:val="18"/>
              </w:rPr>
            </w:pPr>
            <w:r>
              <w:rPr>
                <w:rFonts w:cs="Arial"/>
                <w:sz w:val="18"/>
                <w:szCs w:val="18"/>
              </w:rPr>
              <w:t>1</w:t>
            </w:r>
          </w:p>
        </w:tc>
        <w:tc>
          <w:tcPr>
            <w:tcW w:w="1080" w:type="dxa"/>
            <w:vAlign w:val="center"/>
          </w:tcPr>
          <w:p w14:paraId="0CB71F1B" wp14:textId="77777777">
            <w:pPr>
              <w:ind w:left="-108" w:right="-108"/>
              <w:jc w:val="center"/>
              <w:rPr>
                <w:rFonts w:cs="Arial"/>
                <w:sz w:val="18"/>
                <w:szCs w:val="18"/>
              </w:rPr>
            </w:pPr>
            <w:r>
              <w:rPr>
                <w:rFonts w:cs="Arial"/>
                <w:sz w:val="18"/>
                <w:szCs w:val="18"/>
              </w:rPr>
              <w:t>17-05-16</w:t>
            </w:r>
          </w:p>
        </w:tc>
      </w:tr>
      <w:tr xmlns:wp14="http://schemas.microsoft.com/office/word/2010/wordml" w14:paraId="4E477528"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1" w:hRule="atLeast"/>
        </w:trPr>
        <w:tc>
          <w:tcPr>
            <w:tcW w:w="846" w:type="dxa"/>
            <w:vAlign w:val="center"/>
          </w:tcPr>
          <w:p w14:paraId="279935FF" wp14:textId="77777777">
            <w:pPr>
              <w:ind w:left="-108" w:right="-108"/>
              <w:jc w:val="center"/>
              <w:rPr>
                <w:rFonts w:cs="Arial"/>
                <w:sz w:val="18"/>
                <w:szCs w:val="18"/>
              </w:rPr>
            </w:pPr>
            <w:r>
              <w:rPr>
                <w:rFonts w:cs="Arial"/>
                <w:sz w:val="18"/>
                <w:szCs w:val="18"/>
              </w:rPr>
              <w:t>4</w:t>
            </w:r>
          </w:p>
        </w:tc>
        <w:tc>
          <w:tcPr>
            <w:tcW w:w="846" w:type="dxa"/>
            <w:vAlign w:val="center"/>
          </w:tcPr>
          <w:p w14:paraId="78ABDCF7" wp14:textId="77777777">
            <w:pPr>
              <w:ind w:left="-63" w:right="-108"/>
              <w:jc w:val="center"/>
              <w:rPr>
                <w:rFonts w:cs="Arial"/>
                <w:sz w:val="18"/>
                <w:szCs w:val="18"/>
              </w:rPr>
            </w:pPr>
            <w:r>
              <w:rPr>
                <w:rFonts w:cs="Arial"/>
                <w:sz w:val="18"/>
                <w:szCs w:val="18"/>
              </w:rPr>
              <w:t>4-1</w:t>
            </w:r>
          </w:p>
        </w:tc>
        <w:tc>
          <w:tcPr>
            <w:tcW w:w="846" w:type="dxa"/>
            <w:vAlign w:val="center"/>
          </w:tcPr>
          <w:p w14:paraId="6B175AC7" wp14:textId="77777777">
            <w:pPr>
              <w:ind w:left="-108" w:right="-108"/>
              <w:jc w:val="center"/>
              <w:rPr>
                <w:rFonts w:cs="Arial"/>
                <w:sz w:val="18"/>
                <w:szCs w:val="18"/>
              </w:rPr>
            </w:pPr>
            <w:r>
              <w:rPr>
                <w:rFonts w:cs="Arial"/>
                <w:sz w:val="18"/>
                <w:szCs w:val="18"/>
              </w:rPr>
              <w:t>1</w:t>
            </w:r>
          </w:p>
        </w:tc>
        <w:tc>
          <w:tcPr>
            <w:tcW w:w="1062" w:type="dxa"/>
            <w:vAlign w:val="center"/>
          </w:tcPr>
          <w:p w14:paraId="0923B716" wp14:textId="77777777">
            <w:pPr>
              <w:ind w:left="-108" w:right="-108"/>
              <w:jc w:val="center"/>
              <w:rPr>
                <w:rFonts w:cs="Arial"/>
                <w:sz w:val="18"/>
                <w:szCs w:val="18"/>
              </w:rPr>
            </w:pPr>
            <w:r>
              <w:rPr>
                <w:rFonts w:cs="Arial"/>
                <w:sz w:val="18"/>
                <w:szCs w:val="18"/>
              </w:rPr>
              <w:t>1</w:t>
            </w:r>
          </w:p>
        </w:tc>
        <w:tc>
          <w:tcPr>
            <w:tcW w:w="1080" w:type="dxa"/>
            <w:vAlign w:val="center"/>
          </w:tcPr>
          <w:p w14:paraId="164A9155" wp14:textId="77777777">
            <w:pPr>
              <w:ind w:left="-108" w:right="-108"/>
              <w:jc w:val="center"/>
              <w:rPr>
                <w:rFonts w:cs="Arial"/>
                <w:sz w:val="18"/>
                <w:szCs w:val="18"/>
              </w:rPr>
            </w:pPr>
            <w:r>
              <w:rPr>
                <w:rFonts w:cs="Arial"/>
                <w:sz w:val="18"/>
                <w:szCs w:val="18"/>
              </w:rPr>
              <w:t>17-05-16</w:t>
            </w:r>
          </w:p>
        </w:tc>
        <w:tc>
          <w:tcPr>
            <w:tcW w:w="270" w:type="dxa"/>
            <w:tcBorders>
              <w:top w:val="nil"/>
              <w:bottom w:val="nil"/>
            </w:tcBorders>
          </w:tcPr>
          <w:p w14:paraId="03F828E4" wp14:textId="77777777">
            <w:pPr>
              <w:ind w:left="-108" w:right="-108"/>
              <w:jc w:val="center"/>
              <w:rPr>
                <w:rFonts w:cs="Arial"/>
                <w:sz w:val="18"/>
                <w:szCs w:val="18"/>
              </w:rPr>
            </w:pPr>
          </w:p>
        </w:tc>
        <w:tc>
          <w:tcPr>
            <w:tcW w:w="720" w:type="dxa"/>
            <w:vAlign w:val="center"/>
          </w:tcPr>
          <w:p w14:paraId="2AC57CB0" wp14:textId="77777777">
            <w:pPr>
              <w:ind w:left="-108" w:right="-108"/>
              <w:jc w:val="center"/>
              <w:rPr>
                <w:rFonts w:cs="Arial"/>
                <w:sz w:val="18"/>
                <w:szCs w:val="18"/>
              </w:rPr>
            </w:pPr>
          </w:p>
        </w:tc>
        <w:tc>
          <w:tcPr>
            <w:tcW w:w="720" w:type="dxa"/>
            <w:vAlign w:val="center"/>
          </w:tcPr>
          <w:p w14:paraId="20C0DE67" wp14:textId="77777777">
            <w:pPr>
              <w:ind w:left="-63" w:right="-108"/>
              <w:jc w:val="center"/>
              <w:rPr>
                <w:rFonts w:cs="Arial"/>
                <w:sz w:val="18"/>
                <w:szCs w:val="18"/>
              </w:rPr>
            </w:pPr>
            <w:ins w:author="Rajeev Mahadasu" w:date="2019-10-30T13:04:00Z" w:id="103">
              <w:r>
                <w:rPr>
                  <w:rFonts w:cs="Arial"/>
                  <w:sz w:val="18"/>
                  <w:szCs w:val="18"/>
                </w:rPr>
                <w:t>4-29</w:t>
              </w:r>
            </w:ins>
          </w:p>
        </w:tc>
        <w:tc>
          <w:tcPr>
            <w:tcW w:w="810" w:type="dxa"/>
            <w:vAlign w:val="center"/>
          </w:tcPr>
          <w:p w14:paraId="6B5EE03B" wp14:textId="77777777">
            <w:pPr>
              <w:ind w:left="-108" w:right="-108"/>
              <w:jc w:val="center"/>
              <w:rPr>
                <w:rFonts w:cs="Arial"/>
                <w:sz w:val="18"/>
                <w:szCs w:val="18"/>
              </w:rPr>
            </w:pPr>
            <w:ins w:author="Rajeev Mahadasu" w:date="2019-10-30T13:04:00Z" w:id="104">
              <w:r>
                <w:rPr>
                  <w:rFonts w:cs="Arial"/>
                  <w:sz w:val="18"/>
                  <w:szCs w:val="18"/>
                </w:rPr>
                <w:t>1</w:t>
              </w:r>
            </w:ins>
          </w:p>
        </w:tc>
        <w:tc>
          <w:tcPr>
            <w:tcW w:w="990" w:type="dxa"/>
            <w:vAlign w:val="center"/>
          </w:tcPr>
          <w:p w14:paraId="57AB7477" wp14:textId="77777777">
            <w:pPr>
              <w:ind w:left="-108" w:right="-108"/>
              <w:jc w:val="center"/>
              <w:rPr>
                <w:rFonts w:cs="Arial"/>
                <w:sz w:val="18"/>
                <w:szCs w:val="18"/>
              </w:rPr>
            </w:pPr>
            <w:ins w:author="Rajeev Mahadasu" w:date="2019-10-30T13:04:00Z" w:id="105">
              <w:r>
                <w:rPr>
                  <w:rFonts w:cs="Arial"/>
                  <w:sz w:val="18"/>
                  <w:szCs w:val="18"/>
                </w:rPr>
                <w:t>3</w:t>
              </w:r>
            </w:ins>
          </w:p>
        </w:tc>
        <w:tc>
          <w:tcPr>
            <w:tcW w:w="1080" w:type="dxa"/>
            <w:vAlign w:val="center"/>
          </w:tcPr>
          <w:p w14:paraId="3F0B8D9B" wp14:textId="77777777">
            <w:pPr>
              <w:ind w:left="-108" w:right="-108"/>
              <w:jc w:val="center"/>
              <w:rPr>
                <w:rFonts w:cs="Arial"/>
                <w:sz w:val="18"/>
                <w:szCs w:val="18"/>
              </w:rPr>
            </w:pPr>
            <w:ins w:author="Rajeev Mahadasu" w:date="2019-10-30T13:05:00Z" w:id="106">
              <w:r>
                <w:rPr>
                  <w:rFonts w:cs="Arial"/>
                  <w:sz w:val="18"/>
                  <w:szCs w:val="18"/>
                </w:rPr>
                <w:t>27-09-19</w:t>
              </w:r>
            </w:ins>
          </w:p>
        </w:tc>
      </w:tr>
      <w:tr xmlns:wp14="http://schemas.microsoft.com/office/word/2010/wordml" w14:paraId="27467658"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1" w:hRule="atLeast"/>
        </w:trPr>
        <w:tc>
          <w:tcPr>
            <w:tcW w:w="846" w:type="dxa"/>
            <w:vAlign w:val="center"/>
          </w:tcPr>
          <w:p w14:paraId="5186B13D" wp14:textId="77777777">
            <w:pPr>
              <w:ind w:left="-108" w:right="-108"/>
              <w:jc w:val="center"/>
              <w:rPr>
                <w:rFonts w:cs="Arial"/>
                <w:sz w:val="18"/>
                <w:szCs w:val="18"/>
              </w:rPr>
            </w:pPr>
          </w:p>
        </w:tc>
        <w:tc>
          <w:tcPr>
            <w:tcW w:w="846" w:type="dxa"/>
            <w:vAlign w:val="center"/>
          </w:tcPr>
          <w:p w14:paraId="583FC322" wp14:textId="77777777">
            <w:pPr>
              <w:ind w:left="-63" w:right="-108"/>
              <w:jc w:val="center"/>
              <w:rPr>
                <w:rFonts w:cs="Arial"/>
                <w:sz w:val="18"/>
                <w:szCs w:val="18"/>
              </w:rPr>
            </w:pPr>
            <w:r>
              <w:rPr>
                <w:rFonts w:cs="Arial"/>
                <w:sz w:val="18"/>
                <w:szCs w:val="18"/>
              </w:rPr>
              <w:t>4-2</w:t>
            </w:r>
          </w:p>
        </w:tc>
        <w:tc>
          <w:tcPr>
            <w:tcW w:w="846" w:type="dxa"/>
            <w:vAlign w:val="center"/>
          </w:tcPr>
          <w:p w14:paraId="59BF04B7" wp14:textId="77777777">
            <w:pPr>
              <w:ind w:left="-108" w:right="-108"/>
              <w:jc w:val="center"/>
              <w:rPr>
                <w:rFonts w:cs="Arial"/>
                <w:sz w:val="18"/>
                <w:szCs w:val="18"/>
              </w:rPr>
            </w:pPr>
            <w:r>
              <w:rPr>
                <w:rFonts w:cs="Arial"/>
                <w:sz w:val="18"/>
                <w:szCs w:val="18"/>
              </w:rPr>
              <w:t>1</w:t>
            </w:r>
          </w:p>
        </w:tc>
        <w:tc>
          <w:tcPr>
            <w:tcW w:w="1062" w:type="dxa"/>
            <w:vAlign w:val="center"/>
          </w:tcPr>
          <w:p w14:paraId="3C003525" wp14:textId="77777777">
            <w:pPr>
              <w:ind w:left="-108" w:right="-108"/>
              <w:jc w:val="center"/>
              <w:rPr>
                <w:rFonts w:cs="Arial"/>
                <w:sz w:val="18"/>
                <w:szCs w:val="18"/>
              </w:rPr>
            </w:pPr>
            <w:r>
              <w:rPr>
                <w:rFonts w:cs="Arial"/>
                <w:sz w:val="18"/>
                <w:szCs w:val="18"/>
              </w:rPr>
              <w:t>1</w:t>
            </w:r>
          </w:p>
        </w:tc>
        <w:tc>
          <w:tcPr>
            <w:tcW w:w="1080" w:type="dxa"/>
            <w:vAlign w:val="center"/>
          </w:tcPr>
          <w:p w14:paraId="32AB7247" wp14:textId="77777777">
            <w:pPr>
              <w:ind w:left="-108" w:right="-108"/>
              <w:jc w:val="center"/>
              <w:rPr>
                <w:rFonts w:cs="Arial"/>
                <w:sz w:val="18"/>
                <w:szCs w:val="18"/>
              </w:rPr>
            </w:pPr>
            <w:r>
              <w:rPr>
                <w:rFonts w:cs="Arial"/>
                <w:sz w:val="18"/>
                <w:szCs w:val="18"/>
              </w:rPr>
              <w:t>17-05-16</w:t>
            </w:r>
          </w:p>
        </w:tc>
        <w:tc>
          <w:tcPr>
            <w:tcW w:w="270" w:type="dxa"/>
            <w:tcBorders>
              <w:top w:val="nil"/>
              <w:bottom w:val="nil"/>
            </w:tcBorders>
          </w:tcPr>
          <w:p w14:paraId="6C57C439" wp14:textId="77777777">
            <w:pPr>
              <w:ind w:left="-108" w:right="-108"/>
              <w:jc w:val="center"/>
              <w:rPr>
                <w:rFonts w:cs="Arial"/>
                <w:sz w:val="18"/>
                <w:szCs w:val="18"/>
              </w:rPr>
            </w:pPr>
          </w:p>
        </w:tc>
        <w:tc>
          <w:tcPr>
            <w:tcW w:w="720" w:type="dxa"/>
            <w:vAlign w:val="center"/>
          </w:tcPr>
          <w:p w14:paraId="3D404BC9" wp14:textId="77777777">
            <w:pPr>
              <w:ind w:left="-108" w:right="-108"/>
              <w:jc w:val="center"/>
              <w:rPr>
                <w:rFonts w:cs="Arial"/>
                <w:sz w:val="18"/>
                <w:szCs w:val="18"/>
              </w:rPr>
            </w:pPr>
          </w:p>
        </w:tc>
        <w:tc>
          <w:tcPr>
            <w:tcW w:w="720" w:type="dxa"/>
            <w:vAlign w:val="center"/>
          </w:tcPr>
          <w:p w14:paraId="7A3D97C6" wp14:textId="77777777">
            <w:pPr>
              <w:ind w:left="-63" w:right="-108"/>
              <w:jc w:val="center"/>
              <w:rPr>
                <w:rFonts w:cs="Arial"/>
                <w:sz w:val="18"/>
                <w:szCs w:val="18"/>
              </w:rPr>
            </w:pPr>
            <w:r>
              <w:rPr>
                <w:rFonts w:cs="Arial"/>
                <w:sz w:val="18"/>
                <w:szCs w:val="18"/>
              </w:rPr>
              <w:t>4-30</w:t>
            </w:r>
          </w:p>
        </w:tc>
        <w:tc>
          <w:tcPr>
            <w:tcW w:w="810" w:type="dxa"/>
            <w:vAlign w:val="center"/>
          </w:tcPr>
          <w:p w14:paraId="0B23D8F0" wp14:textId="77777777">
            <w:pPr>
              <w:ind w:left="-108" w:right="-108"/>
              <w:jc w:val="center"/>
              <w:rPr>
                <w:rFonts w:cs="Arial"/>
                <w:sz w:val="18"/>
                <w:szCs w:val="18"/>
              </w:rPr>
            </w:pPr>
            <w:r>
              <w:rPr>
                <w:rFonts w:cs="Arial"/>
                <w:sz w:val="18"/>
                <w:szCs w:val="18"/>
              </w:rPr>
              <w:t>1</w:t>
            </w:r>
          </w:p>
        </w:tc>
        <w:tc>
          <w:tcPr>
            <w:tcW w:w="990" w:type="dxa"/>
            <w:vAlign w:val="center"/>
          </w:tcPr>
          <w:p w14:paraId="3179650E" wp14:textId="77777777">
            <w:pPr>
              <w:ind w:left="-108" w:right="-108"/>
              <w:jc w:val="center"/>
              <w:rPr>
                <w:rFonts w:cs="Arial"/>
                <w:sz w:val="18"/>
                <w:szCs w:val="18"/>
              </w:rPr>
            </w:pPr>
            <w:r>
              <w:rPr>
                <w:rFonts w:cs="Arial"/>
                <w:sz w:val="18"/>
                <w:szCs w:val="18"/>
              </w:rPr>
              <w:t>1</w:t>
            </w:r>
          </w:p>
        </w:tc>
        <w:tc>
          <w:tcPr>
            <w:tcW w:w="1080" w:type="dxa"/>
            <w:vAlign w:val="center"/>
          </w:tcPr>
          <w:p w14:paraId="6390BBB1" wp14:textId="77777777">
            <w:pPr>
              <w:ind w:left="-108" w:right="-108"/>
              <w:jc w:val="center"/>
              <w:rPr>
                <w:rFonts w:cs="Arial"/>
                <w:sz w:val="18"/>
                <w:szCs w:val="18"/>
              </w:rPr>
            </w:pPr>
            <w:r>
              <w:rPr>
                <w:rFonts w:cs="Arial"/>
                <w:sz w:val="18"/>
                <w:szCs w:val="18"/>
              </w:rPr>
              <w:t>17-05-16</w:t>
            </w:r>
          </w:p>
        </w:tc>
      </w:tr>
      <w:tr xmlns:wp14="http://schemas.microsoft.com/office/word/2010/wordml" w14:paraId="61319B8A"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1" w:hRule="atLeast"/>
          <w:ins w:author="Rajeev Mahadasu" w:date="2019-10-30T13:04:00Z" w:id="107"/>
        </w:trPr>
        <w:tc>
          <w:tcPr>
            <w:tcW w:w="846" w:type="dxa"/>
            <w:vAlign w:val="center"/>
          </w:tcPr>
          <w:p w14:paraId="31A560F4" wp14:textId="77777777">
            <w:pPr>
              <w:ind w:left="-108" w:right="-108"/>
              <w:jc w:val="center"/>
              <w:rPr>
                <w:ins w:author="Rajeev Mahadasu" w:date="2019-10-30T13:04:00Z" w:id="108"/>
                <w:rFonts w:cs="Arial"/>
                <w:sz w:val="18"/>
                <w:szCs w:val="18"/>
              </w:rPr>
            </w:pPr>
          </w:p>
        </w:tc>
        <w:tc>
          <w:tcPr>
            <w:tcW w:w="846" w:type="dxa"/>
            <w:vAlign w:val="center"/>
          </w:tcPr>
          <w:p w14:paraId="70DF735C" wp14:textId="77777777">
            <w:pPr>
              <w:ind w:left="-63" w:right="-108"/>
              <w:jc w:val="center"/>
              <w:rPr>
                <w:ins w:author="Rajeev Mahadasu" w:date="2019-10-30T13:04:00Z" w:id="109"/>
                <w:rFonts w:cs="Arial"/>
                <w:sz w:val="18"/>
                <w:szCs w:val="18"/>
              </w:rPr>
            </w:pPr>
          </w:p>
        </w:tc>
        <w:tc>
          <w:tcPr>
            <w:tcW w:w="846" w:type="dxa"/>
            <w:vAlign w:val="center"/>
          </w:tcPr>
          <w:p w14:paraId="3A413BF6" wp14:textId="77777777">
            <w:pPr>
              <w:ind w:left="-108" w:right="-108"/>
              <w:jc w:val="center"/>
              <w:rPr>
                <w:ins w:author="Rajeev Mahadasu" w:date="2019-10-30T13:04:00Z" w:id="110"/>
                <w:rFonts w:cs="Arial"/>
                <w:sz w:val="18"/>
                <w:szCs w:val="18"/>
              </w:rPr>
            </w:pPr>
          </w:p>
        </w:tc>
        <w:tc>
          <w:tcPr>
            <w:tcW w:w="1062" w:type="dxa"/>
            <w:vAlign w:val="center"/>
          </w:tcPr>
          <w:p w14:paraId="33D28B4B" wp14:textId="77777777">
            <w:pPr>
              <w:ind w:left="-108" w:right="-108"/>
              <w:jc w:val="center"/>
              <w:rPr>
                <w:ins w:author="Rajeev Mahadasu" w:date="2019-10-30T13:04:00Z" w:id="111"/>
                <w:rFonts w:cs="Arial"/>
                <w:sz w:val="18"/>
                <w:szCs w:val="18"/>
              </w:rPr>
            </w:pPr>
          </w:p>
        </w:tc>
        <w:tc>
          <w:tcPr>
            <w:tcW w:w="1080" w:type="dxa"/>
            <w:vAlign w:val="center"/>
          </w:tcPr>
          <w:p w14:paraId="37EFA3E3" wp14:textId="77777777">
            <w:pPr>
              <w:ind w:left="-108" w:right="-108"/>
              <w:jc w:val="center"/>
              <w:rPr>
                <w:ins w:author="Rajeev Mahadasu" w:date="2019-10-30T13:04:00Z" w:id="112"/>
                <w:rFonts w:cs="Arial"/>
                <w:sz w:val="18"/>
                <w:szCs w:val="18"/>
              </w:rPr>
            </w:pPr>
          </w:p>
        </w:tc>
        <w:tc>
          <w:tcPr>
            <w:tcW w:w="270" w:type="dxa"/>
            <w:tcBorders>
              <w:top w:val="nil"/>
              <w:bottom w:val="nil"/>
            </w:tcBorders>
          </w:tcPr>
          <w:p w14:paraId="41C6AC2A" wp14:textId="77777777">
            <w:pPr>
              <w:ind w:left="-108" w:right="-108"/>
              <w:jc w:val="center"/>
              <w:rPr>
                <w:ins w:author="Rajeev Mahadasu" w:date="2019-10-30T13:04:00Z" w:id="113"/>
                <w:rFonts w:cs="Arial"/>
                <w:sz w:val="18"/>
                <w:szCs w:val="18"/>
              </w:rPr>
            </w:pPr>
          </w:p>
        </w:tc>
        <w:tc>
          <w:tcPr>
            <w:tcW w:w="720" w:type="dxa"/>
            <w:vAlign w:val="center"/>
          </w:tcPr>
          <w:p w14:paraId="2DC44586" wp14:textId="77777777">
            <w:pPr>
              <w:ind w:left="-108" w:right="-108"/>
              <w:jc w:val="center"/>
              <w:rPr>
                <w:ins w:author="Rajeev Mahadasu" w:date="2019-10-30T13:04:00Z" w:id="114"/>
                <w:rFonts w:cs="Arial"/>
                <w:sz w:val="18"/>
                <w:szCs w:val="18"/>
              </w:rPr>
            </w:pPr>
          </w:p>
        </w:tc>
        <w:tc>
          <w:tcPr>
            <w:tcW w:w="720" w:type="dxa"/>
            <w:vAlign w:val="center"/>
          </w:tcPr>
          <w:p w14:paraId="4FFCBC07" wp14:textId="77777777">
            <w:pPr>
              <w:ind w:left="-108" w:right="-108"/>
              <w:jc w:val="center"/>
              <w:rPr>
                <w:ins w:author="Rajeev Mahadasu" w:date="2019-10-30T13:04:00Z" w:id="115"/>
                <w:rFonts w:cs="Arial"/>
                <w:sz w:val="18"/>
                <w:szCs w:val="18"/>
              </w:rPr>
            </w:pPr>
          </w:p>
        </w:tc>
        <w:tc>
          <w:tcPr>
            <w:tcW w:w="810" w:type="dxa"/>
            <w:vAlign w:val="center"/>
          </w:tcPr>
          <w:p w14:paraId="1728B4D0" wp14:textId="77777777">
            <w:pPr>
              <w:ind w:left="-108" w:right="-108"/>
              <w:jc w:val="center"/>
              <w:rPr>
                <w:ins w:author="Rajeev Mahadasu" w:date="2019-10-30T13:04:00Z" w:id="116"/>
                <w:rFonts w:cs="Arial"/>
                <w:sz w:val="18"/>
                <w:szCs w:val="18"/>
              </w:rPr>
            </w:pPr>
          </w:p>
        </w:tc>
        <w:tc>
          <w:tcPr>
            <w:tcW w:w="990" w:type="dxa"/>
            <w:vAlign w:val="center"/>
          </w:tcPr>
          <w:p w14:paraId="34959D4B" wp14:textId="77777777">
            <w:pPr>
              <w:ind w:left="-108" w:right="-108"/>
              <w:jc w:val="center"/>
              <w:rPr>
                <w:ins w:author="Rajeev Mahadasu" w:date="2019-10-30T13:04:00Z" w:id="117"/>
                <w:rFonts w:cs="Arial"/>
                <w:sz w:val="18"/>
                <w:szCs w:val="18"/>
              </w:rPr>
            </w:pPr>
          </w:p>
        </w:tc>
        <w:tc>
          <w:tcPr>
            <w:tcW w:w="1080" w:type="dxa"/>
            <w:vAlign w:val="center"/>
          </w:tcPr>
          <w:p w14:paraId="7BD58BA2" wp14:textId="77777777">
            <w:pPr>
              <w:ind w:left="-108" w:right="-108"/>
              <w:jc w:val="center"/>
              <w:rPr>
                <w:ins w:author="Rajeev Mahadasu" w:date="2019-10-30T13:04:00Z" w:id="118"/>
                <w:rFonts w:cs="Arial"/>
                <w:sz w:val="18"/>
                <w:szCs w:val="18"/>
              </w:rPr>
            </w:pPr>
          </w:p>
        </w:tc>
      </w:tr>
      <w:tr xmlns:wp14="http://schemas.microsoft.com/office/word/2010/wordml" w14:paraId="0CB55C5F"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1" w:hRule="atLeast"/>
        </w:trPr>
        <w:tc>
          <w:tcPr>
            <w:tcW w:w="846" w:type="dxa"/>
            <w:vAlign w:val="center"/>
          </w:tcPr>
          <w:p w14:paraId="4357A966" wp14:textId="77777777">
            <w:pPr>
              <w:ind w:left="-108" w:right="-108"/>
              <w:jc w:val="center"/>
              <w:rPr>
                <w:rFonts w:cs="Arial"/>
                <w:sz w:val="18"/>
                <w:szCs w:val="18"/>
              </w:rPr>
            </w:pPr>
          </w:p>
        </w:tc>
        <w:tc>
          <w:tcPr>
            <w:tcW w:w="846" w:type="dxa"/>
            <w:vAlign w:val="center"/>
          </w:tcPr>
          <w:p w14:paraId="4331EE35" wp14:textId="77777777">
            <w:pPr>
              <w:ind w:left="-63" w:right="-108"/>
              <w:jc w:val="center"/>
              <w:rPr>
                <w:rFonts w:cs="Arial"/>
                <w:sz w:val="18"/>
                <w:szCs w:val="18"/>
              </w:rPr>
            </w:pPr>
            <w:r>
              <w:rPr>
                <w:rFonts w:cs="Arial"/>
                <w:sz w:val="18"/>
                <w:szCs w:val="18"/>
              </w:rPr>
              <w:t>4-3</w:t>
            </w:r>
          </w:p>
        </w:tc>
        <w:tc>
          <w:tcPr>
            <w:tcW w:w="846" w:type="dxa"/>
            <w:vAlign w:val="center"/>
          </w:tcPr>
          <w:p w14:paraId="4AB0D031" wp14:textId="77777777">
            <w:pPr>
              <w:ind w:left="-108" w:right="-108"/>
              <w:jc w:val="center"/>
              <w:rPr>
                <w:rFonts w:cs="Arial"/>
                <w:sz w:val="18"/>
                <w:szCs w:val="18"/>
              </w:rPr>
            </w:pPr>
            <w:r>
              <w:rPr>
                <w:rFonts w:cs="Arial"/>
                <w:sz w:val="18"/>
                <w:szCs w:val="18"/>
              </w:rPr>
              <w:t>1</w:t>
            </w:r>
          </w:p>
        </w:tc>
        <w:tc>
          <w:tcPr>
            <w:tcW w:w="1062" w:type="dxa"/>
            <w:vAlign w:val="center"/>
          </w:tcPr>
          <w:p w14:paraId="22FE32E5" wp14:textId="77777777">
            <w:pPr>
              <w:ind w:left="-108" w:right="-108"/>
              <w:jc w:val="center"/>
              <w:rPr>
                <w:rFonts w:cs="Arial"/>
                <w:sz w:val="18"/>
                <w:szCs w:val="18"/>
              </w:rPr>
            </w:pPr>
            <w:r>
              <w:rPr>
                <w:rFonts w:cs="Arial"/>
                <w:sz w:val="18"/>
                <w:szCs w:val="18"/>
              </w:rPr>
              <w:t>1</w:t>
            </w:r>
          </w:p>
        </w:tc>
        <w:tc>
          <w:tcPr>
            <w:tcW w:w="1080" w:type="dxa"/>
            <w:vAlign w:val="center"/>
          </w:tcPr>
          <w:p w14:paraId="6818008C" wp14:textId="77777777">
            <w:pPr>
              <w:ind w:left="-108" w:right="-108"/>
              <w:jc w:val="center"/>
              <w:rPr>
                <w:rFonts w:cs="Arial"/>
                <w:sz w:val="18"/>
                <w:szCs w:val="18"/>
              </w:rPr>
            </w:pPr>
            <w:r>
              <w:rPr>
                <w:rFonts w:cs="Arial"/>
                <w:sz w:val="18"/>
                <w:szCs w:val="18"/>
              </w:rPr>
              <w:t>17-05-16</w:t>
            </w:r>
          </w:p>
        </w:tc>
        <w:tc>
          <w:tcPr>
            <w:tcW w:w="270" w:type="dxa"/>
            <w:tcBorders>
              <w:top w:val="nil"/>
              <w:bottom w:val="nil"/>
            </w:tcBorders>
          </w:tcPr>
          <w:p w14:paraId="44690661" wp14:textId="77777777">
            <w:pPr>
              <w:ind w:left="-108" w:right="-108"/>
              <w:jc w:val="center"/>
              <w:rPr>
                <w:rFonts w:cs="Arial"/>
                <w:sz w:val="18"/>
                <w:szCs w:val="18"/>
              </w:rPr>
            </w:pPr>
          </w:p>
        </w:tc>
        <w:tc>
          <w:tcPr>
            <w:tcW w:w="720" w:type="dxa"/>
            <w:vAlign w:val="center"/>
          </w:tcPr>
          <w:p w14:paraId="74539910" wp14:textId="77777777">
            <w:pPr>
              <w:ind w:left="-108" w:right="-108"/>
              <w:jc w:val="center"/>
              <w:rPr>
                <w:rFonts w:cs="Arial"/>
                <w:sz w:val="18"/>
                <w:szCs w:val="18"/>
              </w:rPr>
            </w:pPr>
          </w:p>
        </w:tc>
        <w:tc>
          <w:tcPr>
            <w:tcW w:w="720" w:type="dxa"/>
            <w:vAlign w:val="center"/>
          </w:tcPr>
          <w:p w14:paraId="5A7E0CF2" wp14:textId="77777777">
            <w:pPr>
              <w:ind w:left="-108" w:right="-108"/>
              <w:jc w:val="center"/>
              <w:rPr>
                <w:rFonts w:cs="Arial"/>
                <w:sz w:val="18"/>
                <w:szCs w:val="18"/>
              </w:rPr>
            </w:pPr>
          </w:p>
        </w:tc>
        <w:tc>
          <w:tcPr>
            <w:tcW w:w="810" w:type="dxa"/>
            <w:vAlign w:val="center"/>
          </w:tcPr>
          <w:p w14:paraId="60FA6563" wp14:textId="77777777">
            <w:pPr>
              <w:ind w:left="-108" w:right="-108"/>
              <w:jc w:val="center"/>
              <w:rPr>
                <w:rFonts w:cs="Arial"/>
                <w:sz w:val="18"/>
                <w:szCs w:val="18"/>
              </w:rPr>
            </w:pPr>
          </w:p>
        </w:tc>
        <w:tc>
          <w:tcPr>
            <w:tcW w:w="990" w:type="dxa"/>
            <w:vAlign w:val="center"/>
          </w:tcPr>
          <w:p w14:paraId="1AC5CDBE" wp14:textId="77777777">
            <w:pPr>
              <w:ind w:left="-108" w:right="-108"/>
              <w:jc w:val="center"/>
              <w:rPr>
                <w:rFonts w:cs="Arial"/>
                <w:sz w:val="18"/>
                <w:szCs w:val="18"/>
              </w:rPr>
            </w:pPr>
          </w:p>
        </w:tc>
        <w:tc>
          <w:tcPr>
            <w:tcW w:w="1080" w:type="dxa"/>
            <w:vAlign w:val="center"/>
          </w:tcPr>
          <w:p w14:paraId="342D4C27" wp14:textId="77777777">
            <w:pPr>
              <w:ind w:left="-108" w:right="-108"/>
              <w:jc w:val="center"/>
              <w:rPr>
                <w:rFonts w:cs="Arial"/>
                <w:sz w:val="18"/>
                <w:szCs w:val="18"/>
              </w:rPr>
            </w:pPr>
          </w:p>
        </w:tc>
      </w:tr>
      <w:tr xmlns:wp14="http://schemas.microsoft.com/office/word/2010/wordml" w14:paraId="7B973304"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1" w:hRule="atLeast"/>
        </w:trPr>
        <w:tc>
          <w:tcPr>
            <w:tcW w:w="846" w:type="dxa"/>
            <w:vAlign w:val="center"/>
          </w:tcPr>
          <w:p w14:paraId="3572E399" wp14:textId="77777777">
            <w:pPr>
              <w:ind w:left="-108" w:right="-108"/>
              <w:jc w:val="center"/>
              <w:rPr>
                <w:rFonts w:cs="Arial"/>
                <w:sz w:val="18"/>
                <w:szCs w:val="18"/>
              </w:rPr>
            </w:pPr>
          </w:p>
        </w:tc>
        <w:tc>
          <w:tcPr>
            <w:tcW w:w="846" w:type="dxa"/>
            <w:vAlign w:val="center"/>
          </w:tcPr>
          <w:p w14:paraId="266EAB5C" wp14:textId="77777777">
            <w:pPr>
              <w:ind w:left="-63" w:right="-108"/>
              <w:jc w:val="center"/>
              <w:rPr>
                <w:rFonts w:cs="Arial"/>
                <w:sz w:val="18"/>
                <w:szCs w:val="18"/>
              </w:rPr>
            </w:pPr>
            <w:r>
              <w:rPr>
                <w:rFonts w:cs="Arial"/>
                <w:sz w:val="18"/>
                <w:szCs w:val="18"/>
              </w:rPr>
              <w:t>4-4</w:t>
            </w:r>
          </w:p>
        </w:tc>
        <w:tc>
          <w:tcPr>
            <w:tcW w:w="846" w:type="dxa"/>
            <w:vAlign w:val="center"/>
          </w:tcPr>
          <w:p w14:paraId="53F4B3E9" wp14:textId="77777777">
            <w:pPr>
              <w:ind w:left="-108" w:right="-108"/>
              <w:jc w:val="center"/>
              <w:rPr>
                <w:rFonts w:cs="Arial"/>
                <w:sz w:val="18"/>
                <w:szCs w:val="18"/>
              </w:rPr>
            </w:pPr>
            <w:r>
              <w:rPr>
                <w:rFonts w:cs="Arial"/>
                <w:sz w:val="18"/>
                <w:szCs w:val="18"/>
              </w:rPr>
              <w:t>1</w:t>
            </w:r>
          </w:p>
        </w:tc>
        <w:tc>
          <w:tcPr>
            <w:tcW w:w="1062" w:type="dxa"/>
            <w:vAlign w:val="center"/>
          </w:tcPr>
          <w:p w14:paraId="71CA73DA" wp14:textId="77777777">
            <w:pPr>
              <w:ind w:left="-108" w:right="-108"/>
              <w:jc w:val="center"/>
              <w:rPr>
                <w:rFonts w:cs="Arial"/>
                <w:sz w:val="18"/>
                <w:szCs w:val="18"/>
              </w:rPr>
            </w:pPr>
            <w:r>
              <w:rPr>
                <w:rFonts w:cs="Arial"/>
                <w:sz w:val="18"/>
                <w:szCs w:val="18"/>
              </w:rPr>
              <w:t>1</w:t>
            </w:r>
          </w:p>
        </w:tc>
        <w:tc>
          <w:tcPr>
            <w:tcW w:w="1080" w:type="dxa"/>
            <w:vAlign w:val="center"/>
          </w:tcPr>
          <w:p w14:paraId="1D1BD5D4" wp14:textId="77777777">
            <w:pPr>
              <w:ind w:left="-108" w:right="-108"/>
              <w:jc w:val="center"/>
              <w:rPr>
                <w:rFonts w:cs="Arial"/>
                <w:sz w:val="18"/>
                <w:szCs w:val="18"/>
              </w:rPr>
            </w:pPr>
            <w:r>
              <w:rPr>
                <w:rFonts w:cs="Arial"/>
                <w:sz w:val="18"/>
                <w:szCs w:val="18"/>
              </w:rPr>
              <w:t>17-05-16</w:t>
            </w:r>
          </w:p>
        </w:tc>
        <w:tc>
          <w:tcPr>
            <w:tcW w:w="270" w:type="dxa"/>
            <w:tcBorders>
              <w:top w:val="nil"/>
              <w:bottom w:val="nil"/>
            </w:tcBorders>
          </w:tcPr>
          <w:p w14:paraId="6CEB15CE" wp14:textId="77777777">
            <w:pPr>
              <w:ind w:left="-108" w:right="-108"/>
              <w:jc w:val="center"/>
              <w:rPr>
                <w:rFonts w:cs="Arial"/>
                <w:sz w:val="18"/>
                <w:szCs w:val="18"/>
              </w:rPr>
            </w:pPr>
          </w:p>
        </w:tc>
        <w:tc>
          <w:tcPr>
            <w:tcW w:w="720" w:type="dxa"/>
            <w:vAlign w:val="center"/>
          </w:tcPr>
          <w:p w14:paraId="66518E39" wp14:textId="77777777">
            <w:pPr>
              <w:ind w:left="-108" w:right="-108"/>
              <w:jc w:val="center"/>
              <w:rPr>
                <w:rFonts w:cs="Arial"/>
                <w:sz w:val="18"/>
                <w:szCs w:val="18"/>
              </w:rPr>
            </w:pPr>
          </w:p>
        </w:tc>
        <w:tc>
          <w:tcPr>
            <w:tcW w:w="720" w:type="dxa"/>
            <w:vAlign w:val="center"/>
          </w:tcPr>
          <w:p w14:paraId="7E75FCD0" wp14:textId="77777777">
            <w:pPr>
              <w:ind w:left="-108" w:right="-108"/>
              <w:jc w:val="center"/>
              <w:rPr>
                <w:rFonts w:cs="Arial"/>
                <w:sz w:val="18"/>
                <w:szCs w:val="18"/>
              </w:rPr>
            </w:pPr>
          </w:p>
        </w:tc>
        <w:tc>
          <w:tcPr>
            <w:tcW w:w="810" w:type="dxa"/>
            <w:vAlign w:val="center"/>
          </w:tcPr>
          <w:p w14:paraId="10FDAA0E" wp14:textId="77777777">
            <w:pPr>
              <w:ind w:left="-108" w:right="-108"/>
              <w:jc w:val="center"/>
              <w:rPr>
                <w:rFonts w:cs="Arial"/>
                <w:sz w:val="18"/>
                <w:szCs w:val="18"/>
              </w:rPr>
            </w:pPr>
          </w:p>
        </w:tc>
        <w:tc>
          <w:tcPr>
            <w:tcW w:w="990" w:type="dxa"/>
            <w:vAlign w:val="center"/>
          </w:tcPr>
          <w:p w14:paraId="774AF2BF" wp14:textId="77777777">
            <w:pPr>
              <w:ind w:left="-108" w:right="-108"/>
              <w:jc w:val="center"/>
              <w:rPr>
                <w:rFonts w:cs="Arial"/>
                <w:sz w:val="18"/>
                <w:szCs w:val="18"/>
              </w:rPr>
            </w:pPr>
          </w:p>
        </w:tc>
        <w:tc>
          <w:tcPr>
            <w:tcW w:w="1080" w:type="dxa"/>
            <w:vAlign w:val="center"/>
          </w:tcPr>
          <w:p w14:paraId="7A292896" wp14:textId="77777777">
            <w:pPr>
              <w:ind w:left="-108" w:right="-108"/>
              <w:jc w:val="center"/>
              <w:rPr>
                <w:rFonts w:cs="Arial"/>
                <w:sz w:val="18"/>
                <w:szCs w:val="18"/>
              </w:rPr>
            </w:pPr>
          </w:p>
        </w:tc>
      </w:tr>
      <w:tr xmlns:wp14="http://schemas.microsoft.com/office/word/2010/wordml" w14:paraId="61507913"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1" w:hRule="atLeast"/>
        </w:trPr>
        <w:tc>
          <w:tcPr>
            <w:tcW w:w="846" w:type="dxa"/>
            <w:vAlign w:val="center"/>
          </w:tcPr>
          <w:p w14:paraId="2191599E" wp14:textId="77777777">
            <w:pPr>
              <w:ind w:left="-108" w:right="-108"/>
              <w:jc w:val="center"/>
              <w:rPr>
                <w:rFonts w:cs="Arial"/>
                <w:sz w:val="18"/>
                <w:szCs w:val="18"/>
              </w:rPr>
            </w:pPr>
          </w:p>
        </w:tc>
        <w:tc>
          <w:tcPr>
            <w:tcW w:w="846" w:type="dxa"/>
            <w:vAlign w:val="center"/>
          </w:tcPr>
          <w:p w14:paraId="7727F823" wp14:textId="77777777">
            <w:pPr>
              <w:ind w:left="-63" w:right="-108"/>
              <w:jc w:val="center"/>
              <w:rPr>
                <w:rFonts w:cs="Arial"/>
                <w:sz w:val="18"/>
                <w:szCs w:val="18"/>
              </w:rPr>
            </w:pPr>
            <w:r>
              <w:rPr>
                <w:rFonts w:cs="Arial"/>
                <w:sz w:val="18"/>
                <w:szCs w:val="18"/>
              </w:rPr>
              <w:t>4-5</w:t>
            </w:r>
          </w:p>
        </w:tc>
        <w:tc>
          <w:tcPr>
            <w:tcW w:w="846" w:type="dxa"/>
            <w:vAlign w:val="center"/>
          </w:tcPr>
          <w:p w14:paraId="176C5C7C" wp14:textId="77777777">
            <w:pPr>
              <w:ind w:left="-108" w:right="-108"/>
              <w:jc w:val="center"/>
              <w:rPr>
                <w:rFonts w:cs="Arial"/>
                <w:sz w:val="18"/>
                <w:szCs w:val="18"/>
              </w:rPr>
            </w:pPr>
            <w:r>
              <w:rPr>
                <w:rFonts w:cs="Arial"/>
                <w:sz w:val="18"/>
                <w:szCs w:val="18"/>
              </w:rPr>
              <w:t>1</w:t>
            </w:r>
          </w:p>
        </w:tc>
        <w:tc>
          <w:tcPr>
            <w:tcW w:w="1062" w:type="dxa"/>
            <w:vAlign w:val="center"/>
          </w:tcPr>
          <w:p w14:paraId="75F60085" wp14:textId="77777777">
            <w:pPr>
              <w:ind w:left="-108" w:right="-108"/>
              <w:jc w:val="center"/>
              <w:rPr>
                <w:rFonts w:cs="Arial"/>
                <w:sz w:val="18"/>
                <w:szCs w:val="18"/>
              </w:rPr>
            </w:pPr>
            <w:r>
              <w:rPr>
                <w:rFonts w:cs="Arial"/>
                <w:sz w:val="18"/>
                <w:szCs w:val="18"/>
              </w:rPr>
              <w:t>1</w:t>
            </w:r>
          </w:p>
        </w:tc>
        <w:tc>
          <w:tcPr>
            <w:tcW w:w="1080" w:type="dxa"/>
            <w:vAlign w:val="center"/>
          </w:tcPr>
          <w:p w14:paraId="4490F4A8" wp14:textId="77777777">
            <w:pPr>
              <w:ind w:left="-108" w:right="-108"/>
              <w:jc w:val="center"/>
              <w:rPr>
                <w:rFonts w:cs="Arial"/>
                <w:sz w:val="18"/>
                <w:szCs w:val="18"/>
              </w:rPr>
            </w:pPr>
            <w:r>
              <w:rPr>
                <w:rFonts w:cs="Arial"/>
                <w:sz w:val="18"/>
                <w:szCs w:val="18"/>
              </w:rPr>
              <w:t>17-05-16</w:t>
            </w:r>
          </w:p>
        </w:tc>
        <w:tc>
          <w:tcPr>
            <w:tcW w:w="270" w:type="dxa"/>
            <w:tcBorders>
              <w:top w:val="nil"/>
              <w:bottom w:val="nil"/>
            </w:tcBorders>
          </w:tcPr>
          <w:p w14:paraId="7673E5AE" wp14:textId="77777777">
            <w:pPr>
              <w:ind w:left="-108" w:right="-108"/>
              <w:jc w:val="center"/>
              <w:rPr>
                <w:rFonts w:cs="Arial"/>
                <w:sz w:val="18"/>
                <w:szCs w:val="18"/>
              </w:rPr>
            </w:pPr>
          </w:p>
        </w:tc>
        <w:tc>
          <w:tcPr>
            <w:tcW w:w="720" w:type="dxa"/>
            <w:vAlign w:val="center"/>
          </w:tcPr>
          <w:p w14:paraId="041D98D7" wp14:textId="77777777">
            <w:pPr>
              <w:ind w:left="-108" w:right="-108"/>
              <w:jc w:val="center"/>
              <w:rPr>
                <w:rFonts w:cs="Arial"/>
                <w:sz w:val="18"/>
                <w:szCs w:val="18"/>
              </w:rPr>
            </w:pPr>
          </w:p>
        </w:tc>
        <w:tc>
          <w:tcPr>
            <w:tcW w:w="720" w:type="dxa"/>
            <w:vAlign w:val="center"/>
          </w:tcPr>
          <w:p w14:paraId="5AB7C0C5" wp14:textId="77777777">
            <w:pPr>
              <w:ind w:left="-108" w:right="-108"/>
              <w:jc w:val="center"/>
              <w:rPr>
                <w:rFonts w:cs="Arial"/>
                <w:sz w:val="18"/>
                <w:szCs w:val="18"/>
              </w:rPr>
            </w:pPr>
          </w:p>
        </w:tc>
        <w:tc>
          <w:tcPr>
            <w:tcW w:w="810" w:type="dxa"/>
            <w:vAlign w:val="center"/>
          </w:tcPr>
          <w:p w14:paraId="55B33694" wp14:textId="77777777">
            <w:pPr>
              <w:ind w:left="-108" w:right="-108"/>
              <w:jc w:val="center"/>
              <w:rPr>
                <w:rFonts w:cs="Arial"/>
                <w:sz w:val="18"/>
                <w:szCs w:val="18"/>
              </w:rPr>
            </w:pPr>
          </w:p>
        </w:tc>
        <w:tc>
          <w:tcPr>
            <w:tcW w:w="990" w:type="dxa"/>
            <w:vAlign w:val="center"/>
          </w:tcPr>
          <w:p w14:paraId="4455F193" wp14:textId="77777777">
            <w:pPr>
              <w:ind w:left="-108" w:right="-108"/>
              <w:jc w:val="center"/>
              <w:rPr>
                <w:rFonts w:cs="Arial"/>
                <w:sz w:val="18"/>
                <w:szCs w:val="18"/>
              </w:rPr>
            </w:pPr>
          </w:p>
        </w:tc>
        <w:tc>
          <w:tcPr>
            <w:tcW w:w="1080" w:type="dxa"/>
            <w:vAlign w:val="center"/>
          </w:tcPr>
          <w:p w14:paraId="1C2776EB" wp14:textId="77777777">
            <w:pPr>
              <w:ind w:left="-108" w:right="-108"/>
              <w:jc w:val="center"/>
              <w:rPr>
                <w:rFonts w:cs="Arial"/>
                <w:sz w:val="18"/>
                <w:szCs w:val="18"/>
              </w:rPr>
            </w:pPr>
          </w:p>
        </w:tc>
      </w:tr>
      <w:tr xmlns:wp14="http://schemas.microsoft.com/office/word/2010/wordml" w14:paraId="6D7A1228"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1" w:hRule="atLeast"/>
        </w:trPr>
        <w:tc>
          <w:tcPr>
            <w:tcW w:w="846" w:type="dxa"/>
            <w:vAlign w:val="center"/>
          </w:tcPr>
          <w:p w14:paraId="15342E60" wp14:textId="77777777">
            <w:pPr>
              <w:ind w:left="-108" w:right="-108"/>
              <w:jc w:val="center"/>
              <w:rPr>
                <w:rFonts w:cs="Arial"/>
                <w:sz w:val="18"/>
                <w:szCs w:val="18"/>
              </w:rPr>
            </w:pPr>
          </w:p>
        </w:tc>
        <w:tc>
          <w:tcPr>
            <w:tcW w:w="846" w:type="dxa"/>
            <w:vAlign w:val="center"/>
          </w:tcPr>
          <w:p w14:paraId="0DF5A98D" wp14:textId="77777777">
            <w:pPr>
              <w:ind w:left="-63" w:right="-108"/>
              <w:jc w:val="center"/>
              <w:rPr>
                <w:rFonts w:cs="Arial"/>
                <w:sz w:val="18"/>
                <w:szCs w:val="18"/>
              </w:rPr>
            </w:pPr>
            <w:r>
              <w:rPr>
                <w:rFonts w:cs="Arial"/>
                <w:sz w:val="18"/>
                <w:szCs w:val="18"/>
              </w:rPr>
              <w:t>4-6</w:t>
            </w:r>
          </w:p>
        </w:tc>
        <w:tc>
          <w:tcPr>
            <w:tcW w:w="846" w:type="dxa"/>
            <w:vAlign w:val="center"/>
          </w:tcPr>
          <w:p w14:paraId="459E8428" wp14:textId="77777777">
            <w:pPr>
              <w:ind w:left="-108" w:right="-108"/>
              <w:jc w:val="center"/>
              <w:rPr>
                <w:rFonts w:cs="Arial"/>
                <w:sz w:val="18"/>
                <w:szCs w:val="18"/>
              </w:rPr>
            </w:pPr>
            <w:r>
              <w:rPr>
                <w:rFonts w:cs="Arial"/>
                <w:sz w:val="18"/>
                <w:szCs w:val="18"/>
              </w:rPr>
              <w:t>1</w:t>
            </w:r>
          </w:p>
        </w:tc>
        <w:tc>
          <w:tcPr>
            <w:tcW w:w="1062" w:type="dxa"/>
            <w:vAlign w:val="center"/>
          </w:tcPr>
          <w:p w14:paraId="264A4AB5" wp14:textId="77777777">
            <w:pPr>
              <w:ind w:left="-108" w:right="-108"/>
              <w:jc w:val="center"/>
              <w:rPr>
                <w:rFonts w:cs="Arial"/>
                <w:sz w:val="18"/>
                <w:szCs w:val="18"/>
              </w:rPr>
            </w:pPr>
            <w:r>
              <w:rPr>
                <w:rFonts w:cs="Arial"/>
                <w:sz w:val="18"/>
                <w:szCs w:val="18"/>
              </w:rPr>
              <w:t>1</w:t>
            </w:r>
          </w:p>
        </w:tc>
        <w:tc>
          <w:tcPr>
            <w:tcW w:w="1080" w:type="dxa"/>
            <w:vAlign w:val="center"/>
          </w:tcPr>
          <w:p w14:paraId="29A286A7" wp14:textId="77777777">
            <w:pPr>
              <w:ind w:left="-108" w:right="-108"/>
              <w:jc w:val="center"/>
              <w:rPr>
                <w:rFonts w:cs="Arial"/>
                <w:sz w:val="18"/>
                <w:szCs w:val="18"/>
              </w:rPr>
            </w:pPr>
            <w:r>
              <w:rPr>
                <w:rFonts w:cs="Arial"/>
                <w:sz w:val="18"/>
                <w:szCs w:val="18"/>
              </w:rPr>
              <w:t>17-05-16</w:t>
            </w:r>
          </w:p>
        </w:tc>
        <w:tc>
          <w:tcPr>
            <w:tcW w:w="270" w:type="dxa"/>
            <w:tcBorders>
              <w:top w:val="nil"/>
              <w:bottom w:val="nil"/>
            </w:tcBorders>
          </w:tcPr>
          <w:p w14:paraId="5EB89DE8" wp14:textId="77777777">
            <w:pPr>
              <w:ind w:left="-108" w:right="-108"/>
              <w:jc w:val="center"/>
              <w:rPr>
                <w:rFonts w:cs="Arial"/>
                <w:sz w:val="18"/>
                <w:szCs w:val="18"/>
              </w:rPr>
            </w:pPr>
          </w:p>
        </w:tc>
        <w:tc>
          <w:tcPr>
            <w:tcW w:w="720" w:type="dxa"/>
            <w:vAlign w:val="center"/>
          </w:tcPr>
          <w:p w14:paraId="7D62D461" wp14:textId="77777777">
            <w:pPr>
              <w:ind w:left="-108" w:right="-108"/>
              <w:jc w:val="center"/>
              <w:rPr>
                <w:rFonts w:cs="Arial"/>
                <w:sz w:val="18"/>
                <w:szCs w:val="18"/>
              </w:rPr>
            </w:pPr>
          </w:p>
        </w:tc>
        <w:tc>
          <w:tcPr>
            <w:tcW w:w="720" w:type="dxa"/>
            <w:vAlign w:val="center"/>
          </w:tcPr>
          <w:p w14:paraId="078B034E" wp14:textId="77777777">
            <w:pPr>
              <w:ind w:left="-108" w:right="-108"/>
              <w:jc w:val="center"/>
              <w:rPr>
                <w:rFonts w:cs="Arial"/>
                <w:sz w:val="18"/>
                <w:szCs w:val="18"/>
              </w:rPr>
            </w:pPr>
          </w:p>
        </w:tc>
        <w:tc>
          <w:tcPr>
            <w:tcW w:w="810" w:type="dxa"/>
            <w:vAlign w:val="center"/>
          </w:tcPr>
          <w:p w14:paraId="492506DD" wp14:textId="77777777">
            <w:pPr>
              <w:ind w:left="-108" w:right="-108"/>
              <w:jc w:val="center"/>
              <w:rPr>
                <w:rFonts w:cs="Arial"/>
                <w:sz w:val="18"/>
                <w:szCs w:val="18"/>
              </w:rPr>
            </w:pPr>
          </w:p>
        </w:tc>
        <w:tc>
          <w:tcPr>
            <w:tcW w:w="990" w:type="dxa"/>
            <w:vAlign w:val="center"/>
          </w:tcPr>
          <w:p w14:paraId="31CD0C16" wp14:textId="77777777">
            <w:pPr>
              <w:ind w:left="-108" w:right="-108"/>
              <w:jc w:val="center"/>
              <w:rPr>
                <w:rFonts w:cs="Arial"/>
                <w:sz w:val="18"/>
                <w:szCs w:val="18"/>
              </w:rPr>
            </w:pPr>
          </w:p>
        </w:tc>
        <w:tc>
          <w:tcPr>
            <w:tcW w:w="1080" w:type="dxa"/>
            <w:vAlign w:val="center"/>
          </w:tcPr>
          <w:p w14:paraId="7FD8715F" wp14:textId="77777777">
            <w:pPr>
              <w:ind w:left="-108" w:right="-108"/>
              <w:jc w:val="center"/>
              <w:rPr>
                <w:rFonts w:cs="Arial"/>
                <w:sz w:val="18"/>
                <w:szCs w:val="18"/>
              </w:rPr>
            </w:pPr>
          </w:p>
        </w:tc>
      </w:tr>
      <w:tr xmlns:wp14="http://schemas.microsoft.com/office/word/2010/wordml" w14:paraId="24E79EF2"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1" w:hRule="atLeast"/>
        </w:trPr>
        <w:tc>
          <w:tcPr>
            <w:tcW w:w="846" w:type="dxa"/>
            <w:vAlign w:val="center"/>
          </w:tcPr>
          <w:p w14:paraId="6BDFDFC2" wp14:textId="77777777">
            <w:pPr>
              <w:ind w:left="-108" w:right="-108"/>
              <w:jc w:val="center"/>
              <w:rPr>
                <w:rFonts w:cs="Arial"/>
                <w:sz w:val="18"/>
                <w:szCs w:val="18"/>
              </w:rPr>
            </w:pPr>
          </w:p>
        </w:tc>
        <w:tc>
          <w:tcPr>
            <w:tcW w:w="846" w:type="dxa"/>
            <w:vAlign w:val="center"/>
          </w:tcPr>
          <w:p w14:paraId="5B57F55C" wp14:textId="77777777">
            <w:pPr>
              <w:ind w:left="-63" w:right="-108"/>
              <w:jc w:val="center"/>
              <w:rPr>
                <w:rFonts w:cs="Arial"/>
                <w:sz w:val="18"/>
                <w:szCs w:val="18"/>
              </w:rPr>
            </w:pPr>
            <w:r>
              <w:rPr>
                <w:rFonts w:cs="Arial"/>
                <w:sz w:val="18"/>
                <w:szCs w:val="18"/>
              </w:rPr>
              <w:t>4-7</w:t>
            </w:r>
          </w:p>
        </w:tc>
        <w:tc>
          <w:tcPr>
            <w:tcW w:w="846" w:type="dxa"/>
            <w:vAlign w:val="center"/>
          </w:tcPr>
          <w:p w14:paraId="005D06E6" wp14:textId="77777777">
            <w:pPr>
              <w:ind w:left="-108" w:right="-108"/>
              <w:jc w:val="center"/>
              <w:rPr>
                <w:rFonts w:cs="Arial"/>
                <w:sz w:val="18"/>
                <w:szCs w:val="18"/>
              </w:rPr>
            </w:pPr>
            <w:r>
              <w:rPr>
                <w:rFonts w:cs="Arial"/>
                <w:sz w:val="18"/>
                <w:szCs w:val="18"/>
              </w:rPr>
              <w:t>1</w:t>
            </w:r>
          </w:p>
        </w:tc>
        <w:tc>
          <w:tcPr>
            <w:tcW w:w="1062" w:type="dxa"/>
            <w:vAlign w:val="center"/>
          </w:tcPr>
          <w:p w14:paraId="283E0A4D" wp14:textId="77777777">
            <w:pPr>
              <w:ind w:left="-108" w:right="-108"/>
              <w:jc w:val="center"/>
              <w:rPr>
                <w:rFonts w:cs="Arial"/>
                <w:sz w:val="18"/>
                <w:szCs w:val="18"/>
              </w:rPr>
            </w:pPr>
            <w:r>
              <w:rPr>
                <w:rFonts w:cs="Arial"/>
                <w:sz w:val="18"/>
                <w:szCs w:val="18"/>
              </w:rPr>
              <w:t>1</w:t>
            </w:r>
          </w:p>
        </w:tc>
        <w:tc>
          <w:tcPr>
            <w:tcW w:w="1080" w:type="dxa"/>
            <w:vAlign w:val="center"/>
          </w:tcPr>
          <w:p w14:paraId="28A77958" wp14:textId="77777777">
            <w:pPr>
              <w:ind w:left="-108" w:right="-108"/>
              <w:jc w:val="center"/>
              <w:rPr>
                <w:rFonts w:cs="Arial"/>
                <w:sz w:val="18"/>
                <w:szCs w:val="18"/>
              </w:rPr>
            </w:pPr>
            <w:r>
              <w:rPr>
                <w:rFonts w:cs="Arial"/>
                <w:sz w:val="18"/>
                <w:szCs w:val="18"/>
              </w:rPr>
              <w:t>17-05-16</w:t>
            </w:r>
          </w:p>
        </w:tc>
        <w:tc>
          <w:tcPr>
            <w:tcW w:w="270" w:type="dxa"/>
            <w:tcBorders>
              <w:top w:val="nil"/>
              <w:bottom w:val="nil"/>
            </w:tcBorders>
          </w:tcPr>
          <w:p w14:paraId="41F9AE5E" wp14:textId="77777777">
            <w:pPr>
              <w:ind w:left="-108" w:right="-108"/>
              <w:jc w:val="center"/>
              <w:rPr>
                <w:rFonts w:cs="Arial"/>
                <w:sz w:val="18"/>
                <w:szCs w:val="18"/>
              </w:rPr>
            </w:pPr>
          </w:p>
        </w:tc>
        <w:tc>
          <w:tcPr>
            <w:tcW w:w="720" w:type="dxa"/>
            <w:vAlign w:val="center"/>
          </w:tcPr>
          <w:p w14:paraId="00F03A6D" wp14:textId="77777777">
            <w:pPr>
              <w:ind w:left="-108" w:right="-108"/>
              <w:jc w:val="center"/>
              <w:rPr>
                <w:rFonts w:cs="Arial"/>
                <w:sz w:val="18"/>
                <w:szCs w:val="18"/>
              </w:rPr>
            </w:pPr>
          </w:p>
        </w:tc>
        <w:tc>
          <w:tcPr>
            <w:tcW w:w="720" w:type="dxa"/>
            <w:vAlign w:val="center"/>
          </w:tcPr>
          <w:p w14:paraId="6930E822" wp14:textId="77777777">
            <w:pPr>
              <w:ind w:left="-108" w:right="-108"/>
              <w:jc w:val="center"/>
              <w:rPr>
                <w:rFonts w:cs="Arial"/>
                <w:sz w:val="18"/>
                <w:szCs w:val="18"/>
              </w:rPr>
            </w:pPr>
          </w:p>
        </w:tc>
        <w:tc>
          <w:tcPr>
            <w:tcW w:w="810" w:type="dxa"/>
            <w:vAlign w:val="center"/>
          </w:tcPr>
          <w:p w14:paraId="20E36DAB" wp14:textId="77777777">
            <w:pPr>
              <w:ind w:left="-108" w:right="-108"/>
              <w:jc w:val="center"/>
              <w:rPr>
                <w:rFonts w:cs="Arial"/>
                <w:sz w:val="18"/>
                <w:szCs w:val="18"/>
              </w:rPr>
            </w:pPr>
          </w:p>
        </w:tc>
        <w:tc>
          <w:tcPr>
            <w:tcW w:w="990" w:type="dxa"/>
            <w:vAlign w:val="center"/>
          </w:tcPr>
          <w:p w14:paraId="32D85219" wp14:textId="77777777">
            <w:pPr>
              <w:ind w:left="-108" w:right="-108"/>
              <w:jc w:val="center"/>
              <w:rPr>
                <w:rFonts w:cs="Arial"/>
                <w:sz w:val="18"/>
                <w:szCs w:val="18"/>
              </w:rPr>
            </w:pPr>
          </w:p>
        </w:tc>
        <w:tc>
          <w:tcPr>
            <w:tcW w:w="1080" w:type="dxa"/>
            <w:vAlign w:val="center"/>
          </w:tcPr>
          <w:p w14:paraId="0CE19BC3" wp14:textId="77777777">
            <w:pPr>
              <w:ind w:left="-108" w:right="-108"/>
              <w:jc w:val="center"/>
              <w:rPr>
                <w:rFonts w:cs="Arial"/>
                <w:sz w:val="18"/>
                <w:szCs w:val="18"/>
              </w:rPr>
            </w:pPr>
          </w:p>
        </w:tc>
      </w:tr>
      <w:tr xmlns:wp14="http://schemas.microsoft.com/office/word/2010/wordml" w14:paraId="375A2D32"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1" w:hRule="atLeast"/>
        </w:trPr>
        <w:tc>
          <w:tcPr>
            <w:tcW w:w="846" w:type="dxa"/>
            <w:vAlign w:val="center"/>
          </w:tcPr>
          <w:p w14:paraId="63966B72" wp14:textId="77777777">
            <w:pPr>
              <w:ind w:left="-108" w:right="-108"/>
              <w:jc w:val="center"/>
              <w:rPr>
                <w:rFonts w:cs="Arial"/>
                <w:sz w:val="18"/>
                <w:szCs w:val="18"/>
              </w:rPr>
            </w:pPr>
          </w:p>
        </w:tc>
        <w:tc>
          <w:tcPr>
            <w:tcW w:w="846" w:type="dxa"/>
            <w:vAlign w:val="center"/>
          </w:tcPr>
          <w:p w14:paraId="05000523" wp14:textId="77777777">
            <w:pPr>
              <w:ind w:left="-63" w:right="-108"/>
              <w:jc w:val="center"/>
              <w:rPr>
                <w:rFonts w:cs="Arial"/>
                <w:sz w:val="18"/>
                <w:szCs w:val="18"/>
              </w:rPr>
            </w:pPr>
            <w:r>
              <w:rPr>
                <w:rFonts w:cs="Arial"/>
                <w:sz w:val="18"/>
                <w:szCs w:val="18"/>
              </w:rPr>
              <w:t>4-8</w:t>
            </w:r>
          </w:p>
        </w:tc>
        <w:tc>
          <w:tcPr>
            <w:tcW w:w="846" w:type="dxa"/>
            <w:vAlign w:val="center"/>
          </w:tcPr>
          <w:p w14:paraId="589FF1F0" wp14:textId="77777777">
            <w:pPr>
              <w:ind w:left="-108" w:right="-108"/>
              <w:jc w:val="center"/>
              <w:rPr>
                <w:rFonts w:cs="Arial"/>
                <w:sz w:val="18"/>
                <w:szCs w:val="18"/>
              </w:rPr>
            </w:pPr>
            <w:r>
              <w:rPr>
                <w:rFonts w:cs="Arial"/>
                <w:sz w:val="18"/>
                <w:szCs w:val="18"/>
              </w:rPr>
              <w:t>1</w:t>
            </w:r>
          </w:p>
        </w:tc>
        <w:tc>
          <w:tcPr>
            <w:tcW w:w="1062" w:type="dxa"/>
            <w:vAlign w:val="center"/>
          </w:tcPr>
          <w:p w14:paraId="121A667C" wp14:textId="77777777">
            <w:pPr>
              <w:ind w:left="-108" w:right="-108"/>
              <w:jc w:val="center"/>
              <w:rPr>
                <w:rFonts w:cs="Arial"/>
                <w:sz w:val="18"/>
                <w:szCs w:val="18"/>
              </w:rPr>
            </w:pPr>
            <w:r>
              <w:rPr>
                <w:rFonts w:cs="Arial"/>
                <w:sz w:val="18"/>
                <w:szCs w:val="18"/>
              </w:rPr>
              <w:t>1</w:t>
            </w:r>
          </w:p>
        </w:tc>
        <w:tc>
          <w:tcPr>
            <w:tcW w:w="1080" w:type="dxa"/>
            <w:vAlign w:val="center"/>
          </w:tcPr>
          <w:p w14:paraId="63F13BFB" wp14:textId="77777777">
            <w:pPr>
              <w:ind w:left="-108" w:right="-108"/>
              <w:jc w:val="center"/>
              <w:rPr>
                <w:rFonts w:cs="Arial"/>
                <w:sz w:val="18"/>
                <w:szCs w:val="18"/>
              </w:rPr>
            </w:pPr>
            <w:r>
              <w:rPr>
                <w:rFonts w:cs="Arial"/>
                <w:sz w:val="18"/>
                <w:szCs w:val="18"/>
              </w:rPr>
              <w:t>17-05-16</w:t>
            </w:r>
          </w:p>
        </w:tc>
        <w:tc>
          <w:tcPr>
            <w:tcW w:w="270" w:type="dxa"/>
            <w:tcBorders>
              <w:top w:val="nil"/>
              <w:bottom w:val="nil"/>
            </w:tcBorders>
          </w:tcPr>
          <w:p w14:paraId="23536548" wp14:textId="77777777">
            <w:pPr>
              <w:ind w:left="-108" w:right="-108"/>
              <w:jc w:val="center"/>
              <w:rPr>
                <w:rFonts w:cs="Arial"/>
                <w:sz w:val="18"/>
                <w:szCs w:val="18"/>
              </w:rPr>
            </w:pPr>
          </w:p>
        </w:tc>
        <w:tc>
          <w:tcPr>
            <w:tcW w:w="720" w:type="dxa"/>
            <w:vAlign w:val="center"/>
          </w:tcPr>
          <w:p w14:paraId="271AE1F2" wp14:textId="77777777">
            <w:pPr>
              <w:ind w:left="-108" w:right="-108"/>
              <w:jc w:val="center"/>
              <w:rPr>
                <w:rFonts w:cs="Arial"/>
                <w:sz w:val="18"/>
                <w:szCs w:val="18"/>
              </w:rPr>
            </w:pPr>
          </w:p>
        </w:tc>
        <w:tc>
          <w:tcPr>
            <w:tcW w:w="720" w:type="dxa"/>
            <w:vAlign w:val="center"/>
          </w:tcPr>
          <w:p w14:paraId="4AE5B7AF" wp14:textId="77777777">
            <w:pPr>
              <w:ind w:left="-108" w:right="-108"/>
              <w:jc w:val="center"/>
              <w:rPr>
                <w:rFonts w:cs="Arial"/>
                <w:sz w:val="18"/>
                <w:szCs w:val="18"/>
              </w:rPr>
            </w:pPr>
          </w:p>
        </w:tc>
        <w:tc>
          <w:tcPr>
            <w:tcW w:w="810" w:type="dxa"/>
            <w:vAlign w:val="center"/>
          </w:tcPr>
          <w:p w14:paraId="3955E093" wp14:textId="77777777">
            <w:pPr>
              <w:ind w:left="-108" w:right="-108"/>
              <w:jc w:val="center"/>
              <w:rPr>
                <w:rFonts w:cs="Arial"/>
                <w:sz w:val="18"/>
                <w:szCs w:val="18"/>
              </w:rPr>
            </w:pPr>
          </w:p>
        </w:tc>
        <w:tc>
          <w:tcPr>
            <w:tcW w:w="990" w:type="dxa"/>
            <w:vAlign w:val="center"/>
          </w:tcPr>
          <w:p w14:paraId="12C42424" wp14:textId="77777777">
            <w:pPr>
              <w:ind w:left="-108" w:right="-108"/>
              <w:jc w:val="center"/>
              <w:rPr>
                <w:rFonts w:cs="Arial"/>
                <w:sz w:val="18"/>
                <w:szCs w:val="18"/>
              </w:rPr>
            </w:pPr>
          </w:p>
        </w:tc>
        <w:tc>
          <w:tcPr>
            <w:tcW w:w="1080" w:type="dxa"/>
            <w:vAlign w:val="center"/>
          </w:tcPr>
          <w:p w14:paraId="379CA55B" wp14:textId="77777777">
            <w:pPr>
              <w:ind w:left="-108" w:right="-108"/>
              <w:jc w:val="center"/>
              <w:rPr>
                <w:rFonts w:cs="Arial"/>
                <w:sz w:val="18"/>
                <w:szCs w:val="18"/>
              </w:rPr>
            </w:pPr>
          </w:p>
        </w:tc>
      </w:tr>
      <w:tr xmlns:wp14="http://schemas.microsoft.com/office/word/2010/wordml" w14:paraId="045DD827"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1" w:hRule="atLeast"/>
        </w:trPr>
        <w:tc>
          <w:tcPr>
            <w:tcW w:w="846" w:type="dxa"/>
            <w:vAlign w:val="center"/>
          </w:tcPr>
          <w:p w14:paraId="5ABF93C4" wp14:textId="77777777">
            <w:pPr>
              <w:ind w:left="-108" w:right="-108"/>
              <w:jc w:val="center"/>
              <w:rPr>
                <w:rFonts w:cs="Arial"/>
                <w:sz w:val="18"/>
                <w:szCs w:val="18"/>
              </w:rPr>
            </w:pPr>
          </w:p>
        </w:tc>
        <w:tc>
          <w:tcPr>
            <w:tcW w:w="846" w:type="dxa"/>
            <w:vAlign w:val="center"/>
          </w:tcPr>
          <w:p w14:paraId="64026052" wp14:textId="77777777">
            <w:pPr>
              <w:ind w:left="-63" w:right="-108"/>
              <w:jc w:val="center"/>
              <w:rPr>
                <w:rFonts w:cs="Arial"/>
                <w:sz w:val="18"/>
                <w:szCs w:val="18"/>
              </w:rPr>
            </w:pPr>
            <w:r>
              <w:rPr>
                <w:rFonts w:cs="Arial"/>
                <w:sz w:val="18"/>
                <w:szCs w:val="18"/>
              </w:rPr>
              <w:t>4-9</w:t>
            </w:r>
          </w:p>
        </w:tc>
        <w:tc>
          <w:tcPr>
            <w:tcW w:w="846" w:type="dxa"/>
            <w:vAlign w:val="center"/>
          </w:tcPr>
          <w:p w14:paraId="6CDB210E" wp14:textId="77777777">
            <w:pPr>
              <w:ind w:left="-108" w:right="-108"/>
              <w:jc w:val="center"/>
              <w:rPr>
                <w:rFonts w:cs="Arial"/>
                <w:sz w:val="18"/>
                <w:szCs w:val="18"/>
              </w:rPr>
            </w:pPr>
            <w:r>
              <w:rPr>
                <w:rFonts w:cs="Arial"/>
                <w:sz w:val="18"/>
                <w:szCs w:val="18"/>
              </w:rPr>
              <w:t>1</w:t>
            </w:r>
          </w:p>
        </w:tc>
        <w:tc>
          <w:tcPr>
            <w:tcW w:w="1062" w:type="dxa"/>
            <w:vAlign w:val="center"/>
          </w:tcPr>
          <w:p w14:paraId="46E8E995" wp14:textId="77777777">
            <w:pPr>
              <w:ind w:left="-108" w:right="-108"/>
              <w:jc w:val="center"/>
              <w:rPr>
                <w:rFonts w:cs="Arial"/>
                <w:sz w:val="18"/>
                <w:szCs w:val="18"/>
              </w:rPr>
            </w:pPr>
            <w:r>
              <w:rPr>
                <w:rFonts w:cs="Arial"/>
                <w:sz w:val="18"/>
                <w:szCs w:val="18"/>
              </w:rPr>
              <w:t>1</w:t>
            </w:r>
          </w:p>
        </w:tc>
        <w:tc>
          <w:tcPr>
            <w:tcW w:w="1080" w:type="dxa"/>
            <w:vAlign w:val="center"/>
          </w:tcPr>
          <w:p w14:paraId="56AB1F00" wp14:textId="77777777">
            <w:pPr>
              <w:ind w:left="-108" w:right="-108"/>
              <w:jc w:val="center"/>
              <w:rPr>
                <w:rFonts w:cs="Arial"/>
                <w:sz w:val="18"/>
                <w:szCs w:val="18"/>
              </w:rPr>
            </w:pPr>
            <w:r>
              <w:rPr>
                <w:rFonts w:cs="Arial"/>
                <w:sz w:val="18"/>
                <w:szCs w:val="18"/>
              </w:rPr>
              <w:t>17-05-16</w:t>
            </w:r>
          </w:p>
        </w:tc>
        <w:tc>
          <w:tcPr>
            <w:tcW w:w="270" w:type="dxa"/>
            <w:tcBorders>
              <w:top w:val="nil"/>
              <w:bottom w:val="nil"/>
            </w:tcBorders>
          </w:tcPr>
          <w:p w14:paraId="71DCB018" wp14:textId="77777777">
            <w:pPr>
              <w:ind w:left="-108" w:right="-108"/>
              <w:jc w:val="center"/>
              <w:rPr>
                <w:rFonts w:cs="Arial"/>
                <w:sz w:val="18"/>
                <w:szCs w:val="18"/>
              </w:rPr>
            </w:pPr>
          </w:p>
        </w:tc>
        <w:tc>
          <w:tcPr>
            <w:tcW w:w="720" w:type="dxa"/>
            <w:vAlign w:val="center"/>
          </w:tcPr>
          <w:p w14:paraId="4B644A8D" wp14:textId="77777777">
            <w:pPr>
              <w:ind w:left="-108" w:right="-108"/>
              <w:jc w:val="center"/>
              <w:rPr>
                <w:rFonts w:cs="Arial"/>
                <w:sz w:val="18"/>
                <w:szCs w:val="18"/>
              </w:rPr>
            </w:pPr>
          </w:p>
        </w:tc>
        <w:tc>
          <w:tcPr>
            <w:tcW w:w="720" w:type="dxa"/>
            <w:vAlign w:val="center"/>
          </w:tcPr>
          <w:p w14:paraId="082C48EB" wp14:textId="77777777">
            <w:pPr>
              <w:ind w:left="-108" w:right="-108"/>
              <w:jc w:val="center"/>
              <w:rPr>
                <w:rFonts w:cs="Arial"/>
                <w:sz w:val="18"/>
                <w:szCs w:val="18"/>
              </w:rPr>
            </w:pPr>
          </w:p>
        </w:tc>
        <w:tc>
          <w:tcPr>
            <w:tcW w:w="810" w:type="dxa"/>
            <w:vAlign w:val="center"/>
          </w:tcPr>
          <w:p w14:paraId="2677290C" wp14:textId="77777777">
            <w:pPr>
              <w:ind w:left="-108" w:right="-108"/>
              <w:jc w:val="center"/>
              <w:rPr>
                <w:rFonts w:cs="Arial"/>
                <w:sz w:val="18"/>
                <w:szCs w:val="18"/>
              </w:rPr>
            </w:pPr>
          </w:p>
        </w:tc>
        <w:tc>
          <w:tcPr>
            <w:tcW w:w="990" w:type="dxa"/>
            <w:vAlign w:val="center"/>
          </w:tcPr>
          <w:p w14:paraId="249BF8C6" wp14:textId="77777777">
            <w:pPr>
              <w:ind w:left="-108" w:right="-108"/>
              <w:jc w:val="center"/>
              <w:rPr>
                <w:rFonts w:cs="Arial"/>
                <w:sz w:val="18"/>
                <w:szCs w:val="18"/>
              </w:rPr>
            </w:pPr>
          </w:p>
        </w:tc>
        <w:tc>
          <w:tcPr>
            <w:tcW w:w="1080" w:type="dxa"/>
            <w:vAlign w:val="center"/>
          </w:tcPr>
          <w:p w14:paraId="0EF46479" wp14:textId="77777777">
            <w:pPr>
              <w:ind w:left="-108" w:right="-108"/>
              <w:jc w:val="center"/>
              <w:rPr>
                <w:rFonts w:cs="Arial"/>
                <w:sz w:val="18"/>
                <w:szCs w:val="18"/>
              </w:rPr>
            </w:pPr>
          </w:p>
        </w:tc>
      </w:tr>
      <w:tr xmlns:wp14="http://schemas.microsoft.com/office/word/2010/wordml" w14:paraId="69A8262F"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1" w:hRule="atLeast"/>
        </w:trPr>
        <w:tc>
          <w:tcPr>
            <w:tcW w:w="846" w:type="dxa"/>
            <w:vAlign w:val="center"/>
          </w:tcPr>
          <w:p w14:paraId="3AB58C42" wp14:textId="77777777">
            <w:pPr>
              <w:ind w:left="-108" w:right="-108"/>
              <w:jc w:val="center"/>
              <w:rPr>
                <w:rFonts w:cs="Arial"/>
                <w:sz w:val="18"/>
                <w:szCs w:val="18"/>
              </w:rPr>
            </w:pPr>
          </w:p>
        </w:tc>
        <w:tc>
          <w:tcPr>
            <w:tcW w:w="846" w:type="dxa"/>
            <w:vAlign w:val="center"/>
          </w:tcPr>
          <w:p w14:paraId="78DFA013" wp14:textId="77777777">
            <w:pPr>
              <w:ind w:left="-63" w:right="-108"/>
              <w:jc w:val="center"/>
              <w:rPr>
                <w:rFonts w:cs="Arial"/>
                <w:sz w:val="18"/>
                <w:szCs w:val="18"/>
              </w:rPr>
            </w:pPr>
            <w:r>
              <w:rPr>
                <w:rFonts w:cs="Arial"/>
                <w:sz w:val="18"/>
                <w:szCs w:val="18"/>
              </w:rPr>
              <w:t>4-10</w:t>
            </w:r>
          </w:p>
        </w:tc>
        <w:tc>
          <w:tcPr>
            <w:tcW w:w="846" w:type="dxa"/>
            <w:vAlign w:val="center"/>
          </w:tcPr>
          <w:p w14:paraId="6D5D1E1F" wp14:textId="77777777">
            <w:pPr>
              <w:ind w:left="-108" w:right="-108"/>
              <w:jc w:val="center"/>
              <w:rPr>
                <w:rFonts w:cs="Arial"/>
                <w:sz w:val="18"/>
                <w:szCs w:val="18"/>
              </w:rPr>
            </w:pPr>
            <w:r>
              <w:rPr>
                <w:rFonts w:cs="Arial"/>
                <w:sz w:val="18"/>
                <w:szCs w:val="18"/>
              </w:rPr>
              <w:t>1</w:t>
            </w:r>
          </w:p>
        </w:tc>
        <w:tc>
          <w:tcPr>
            <w:tcW w:w="1062" w:type="dxa"/>
            <w:vAlign w:val="center"/>
          </w:tcPr>
          <w:p w14:paraId="2C8B330C" wp14:textId="77777777">
            <w:pPr>
              <w:ind w:left="-108" w:right="-108"/>
              <w:jc w:val="center"/>
              <w:rPr>
                <w:rFonts w:cs="Arial"/>
                <w:sz w:val="18"/>
                <w:szCs w:val="18"/>
              </w:rPr>
            </w:pPr>
            <w:ins w:author="palash.pandit" w:date="2020-06-25T15:35:45Z" w:id="119">
              <w:r>
                <w:rPr>
                  <w:rFonts w:hint="default" w:cs="Arial"/>
                  <w:sz w:val="18"/>
                  <w:szCs w:val="18"/>
                  <w:lang w:val="en-IN"/>
                </w:rPr>
                <w:t>3</w:t>
              </w:r>
            </w:ins>
            <w:del w:author="palash.pandit" w:date="2020-06-25T15:35:44Z" w:id="120">
              <w:r>
                <w:rPr>
                  <w:rFonts w:cs="Arial"/>
                  <w:sz w:val="18"/>
                  <w:szCs w:val="18"/>
                </w:rPr>
                <w:delText>1</w:delText>
              </w:r>
            </w:del>
          </w:p>
        </w:tc>
        <w:tc>
          <w:tcPr>
            <w:tcW w:w="1080" w:type="dxa"/>
            <w:vAlign w:val="center"/>
          </w:tcPr>
          <w:p w14:paraId="76E98253" wp14:textId="77777777">
            <w:pPr>
              <w:ind w:left="-108" w:right="-108"/>
              <w:jc w:val="center"/>
              <w:rPr>
                <w:rFonts w:hint="default" w:cs="Arial"/>
                <w:sz w:val="18"/>
                <w:szCs w:val="18"/>
                <w:lang w:val="en-IN"/>
              </w:rPr>
            </w:pPr>
            <w:del w:author="palash.pandit" w:date="2020-06-25T15:35:49Z" w:id="121">
              <w:r>
                <w:rPr>
                  <w:rFonts w:hint="default" w:cs="Arial"/>
                  <w:sz w:val="18"/>
                  <w:szCs w:val="18"/>
                  <w:lang w:val="en-US"/>
                </w:rPr>
                <w:delText>17-05-16</w:delText>
              </w:r>
            </w:del>
            <w:ins w:author="palash.pandit" w:date="2020-06-25T15:35:49Z" w:id="122">
              <w:r>
                <w:rPr>
                  <w:rFonts w:hint="default" w:cs="Arial"/>
                  <w:sz w:val="18"/>
                  <w:szCs w:val="18"/>
                  <w:lang w:val="en-IN"/>
                </w:rPr>
                <w:t>25</w:t>
              </w:r>
            </w:ins>
            <w:ins w:author="palash.pandit" w:date="2020-06-25T15:35:50Z" w:id="123">
              <w:r>
                <w:rPr>
                  <w:rFonts w:hint="default" w:cs="Arial"/>
                  <w:sz w:val="18"/>
                  <w:szCs w:val="18"/>
                  <w:lang w:val="en-IN"/>
                </w:rPr>
                <w:t>-0</w:t>
              </w:r>
            </w:ins>
            <w:ins w:author="palash.pandit" w:date="2020-06-25T15:35:51Z" w:id="124">
              <w:r>
                <w:rPr>
                  <w:rFonts w:hint="default" w:cs="Arial"/>
                  <w:sz w:val="18"/>
                  <w:szCs w:val="18"/>
                  <w:lang w:val="en-IN"/>
                </w:rPr>
                <w:t>6-20</w:t>
              </w:r>
            </w:ins>
            <w:bookmarkStart w:name="_GoBack" w:id="145"/>
            <w:bookmarkEnd w:id="145"/>
          </w:p>
        </w:tc>
        <w:tc>
          <w:tcPr>
            <w:tcW w:w="270" w:type="dxa"/>
            <w:tcBorders>
              <w:top w:val="nil"/>
              <w:bottom w:val="nil"/>
            </w:tcBorders>
          </w:tcPr>
          <w:p w14:paraId="4EA9BA15" wp14:textId="77777777">
            <w:pPr>
              <w:ind w:left="-108" w:right="-108"/>
              <w:jc w:val="center"/>
              <w:rPr>
                <w:rFonts w:cs="Arial"/>
                <w:sz w:val="18"/>
                <w:szCs w:val="18"/>
              </w:rPr>
            </w:pPr>
          </w:p>
        </w:tc>
        <w:tc>
          <w:tcPr>
            <w:tcW w:w="720" w:type="dxa"/>
            <w:vAlign w:val="center"/>
          </w:tcPr>
          <w:p w14:paraId="7332107B" wp14:textId="77777777">
            <w:pPr>
              <w:ind w:left="-108" w:right="-108"/>
              <w:jc w:val="center"/>
              <w:rPr>
                <w:rFonts w:cs="Arial"/>
                <w:sz w:val="18"/>
                <w:szCs w:val="18"/>
              </w:rPr>
            </w:pPr>
          </w:p>
        </w:tc>
        <w:tc>
          <w:tcPr>
            <w:tcW w:w="720" w:type="dxa"/>
            <w:vAlign w:val="center"/>
          </w:tcPr>
          <w:p w14:paraId="5D98A3F1" wp14:textId="77777777">
            <w:pPr>
              <w:ind w:left="-108" w:right="-108"/>
              <w:jc w:val="center"/>
              <w:rPr>
                <w:rFonts w:cs="Arial"/>
                <w:sz w:val="18"/>
                <w:szCs w:val="18"/>
              </w:rPr>
            </w:pPr>
          </w:p>
        </w:tc>
        <w:tc>
          <w:tcPr>
            <w:tcW w:w="810" w:type="dxa"/>
            <w:vAlign w:val="center"/>
          </w:tcPr>
          <w:p w14:paraId="50C86B8C" wp14:textId="77777777">
            <w:pPr>
              <w:ind w:left="-108" w:right="-108"/>
              <w:jc w:val="center"/>
              <w:rPr>
                <w:rFonts w:cs="Arial"/>
                <w:sz w:val="18"/>
                <w:szCs w:val="18"/>
              </w:rPr>
            </w:pPr>
          </w:p>
        </w:tc>
        <w:tc>
          <w:tcPr>
            <w:tcW w:w="990" w:type="dxa"/>
            <w:vAlign w:val="center"/>
          </w:tcPr>
          <w:p w14:paraId="60EDCC55" wp14:textId="77777777">
            <w:pPr>
              <w:ind w:left="-108" w:right="-108"/>
              <w:jc w:val="center"/>
              <w:rPr>
                <w:rFonts w:cs="Arial"/>
                <w:sz w:val="18"/>
                <w:szCs w:val="18"/>
              </w:rPr>
            </w:pPr>
          </w:p>
        </w:tc>
        <w:tc>
          <w:tcPr>
            <w:tcW w:w="1080" w:type="dxa"/>
            <w:vAlign w:val="center"/>
          </w:tcPr>
          <w:p w14:paraId="3BBB8815" wp14:textId="77777777">
            <w:pPr>
              <w:ind w:left="-108" w:right="-108"/>
              <w:jc w:val="center"/>
              <w:rPr>
                <w:rFonts w:cs="Arial"/>
                <w:sz w:val="18"/>
                <w:szCs w:val="18"/>
              </w:rPr>
            </w:pPr>
          </w:p>
        </w:tc>
      </w:tr>
      <w:tr xmlns:wp14="http://schemas.microsoft.com/office/word/2010/wordml" w14:paraId="0413D31E"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1" w:hRule="atLeast"/>
        </w:trPr>
        <w:tc>
          <w:tcPr>
            <w:tcW w:w="846" w:type="dxa"/>
            <w:vAlign w:val="center"/>
          </w:tcPr>
          <w:p w14:paraId="55B91B0D" wp14:textId="77777777">
            <w:pPr>
              <w:ind w:left="-108" w:right="-108"/>
              <w:jc w:val="center"/>
              <w:rPr>
                <w:rFonts w:cs="Arial"/>
                <w:sz w:val="18"/>
                <w:szCs w:val="18"/>
              </w:rPr>
            </w:pPr>
          </w:p>
        </w:tc>
        <w:tc>
          <w:tcPr>
            <w:tcW w:w="846" w:type="dxa"/>
            <w:vAlign w:val="center"/>
          </w:tcPr>
          <w:p w14:paraId="744B3229" wp14:textId="77777777">
            <w:pPr>
              <w:ind w:left="-63" w:right="-108"/>
              <w:jc w:val="center"/>
              <w:rPr>
                <w:rFonts w:cs="Arial"/>
                <w:sz w:val="18"/>
                <w:szCs w:val="18"/>
              </w:rPr>
            </w:pPr>
            <w:r>
              <w:rPr>
                <w:rFonts w:cs="Arial"/>
                <w:sz w:val="18"/>
                <w:szCs w:val="18"/>
              </w:rPr>
              <w:t>4-11</w:t>
            </w:r>
          </w:p>
        </w:tc>
        <w:tc>
          <w:tcPr>
            <w:tcW w:w="846" w:type="dxa"/>
            <w:vAlign w:val="center"/>
          </w:tcPr>
          <w:p w14:paraId="416F9635" wp14:textId="77777777">
            <w:pPr>
              <w:ind w:left="-108" w:right="-108"/>
              <w:jc w:val="center"/>
              <w:rPr>
                <w:rFonts w:cs="Arial"/>
                <w:sz w:val="18"/>
                <w:szCs w:val="18"/>
              </w:rPr>
            </w:pPr>
            <w:r>
              <w:rPr>
                <w:rFonts w:cs="Arial"/>
                <w:sz w:val="18"/>
                <w:szCs w:val="18"/>
              </w:rPr>
              <w:t>1</w:t>
            </w:r>
          </w:p>
        </w:tc>
        <w:tc>
          <w:tcPr>
            <w:tcW w:w="1062" w:type="dxa"/>
            <w:vAlign w:val="center"/>
          </w:tcPr>
          <w:p w14:paraId="4FD1FD74" wp14:textId="77777777">
            <w:pPr>
              <w:ind w:left="-108" w:right="-108"/>
              <w:jc w:val="center"/>
              <w:rPr>
                <w:rFonts w:cs="Arial"/>
                <w:sz w:val="18"/>
                <w:szCs w:val="18"/>
              </w:rPr>
            </w:pPr>
            <w:r>
              <w:rPr>
                <w:rFonts w:cs="Arial"/>
                <w:sz w:val="18"/>
                <w:szCs w:val="18"/>
              </w:rPr>
              <w:t>1</w:t>
            </w:r>
          </w:p>
        </w:tc>
        <w:tc>
          <w:tcPr>
            <w:tcW w:w="1080" w:type="dxa"/>
            <w:vAlign w:val="center"/>
          </w:tcPr>
          <w:p w14:paraId="25F3AEA7" wp14:textId="77777777">
            <w:pPr>
              <w:ind w:left="-108" w:right="-108"/>
              <w:jc w:val="center"/>
              <w:rPr>
                <w:rFonts w:cs="Arial"/>
                <w:sz w:val="18"/>
                <w:szCs w:val="18"/>
              </w:rPr>
            </w:pPr>
            <w:r>
              <w:rPr>
                <w:rFonts w:cs="Arial"/>
                <w:sz w:val="18"/>
                <w:szCs w:val="18"/>
              </w:rPr>
              <w:t>17-05-16</w:t>
            </w:r>
          </w:p>
        </w:tc>
        <w:tc>
          <w:tcPr>
            <w:tcW w:w="270" w:type="dxa"/>
            <w:tcBorders>
              <w:top w:val="nil"/>
              <w:bottom w:val="nil"/>
            </w:tcBorders>
          </w:tcPr>
          <w:p w14:paraId="6810F0D1" wp14:textId="77777777">
            <w:pPr>
              <w:ind w:left="-108" w:right="-108"/>
              <w:jc w:val="center"/>
              <w:rPr>
                <w:rFonts w:cs="Arial"/>
                <w:sz w:val="18"/>
                <w:szCs w:val="18"/>
              </w:rPr>
            </w:pPr>
          </w:p>
        </w:tc>
        <w:tc>
          <w:tcPr>
            <w:tcW w:w="720" w:type="dxa"/>
            <w:vAlign w:val="center"/>
          </w:tcPr>
          <w:p w14:paraId="74E797DC" wp14:textId="77777777">
            <w:pPr>
              <w:ind w:left="-108" w:right="-108"/>
              <w:jc w:val="center"/>
              <w:rPr>
                <w:rFonts w:cs="Arial"/>
                <w:sz w:val="18"/>
                <w:szCs w:val="18"/>
              </w:rPr>
            </w:pPr>
          </w:p>
        </w:tc>
        <w:tc>
          <w:tcPr>
            <w:tcW w:w="720" w:type="dxa"/>
            <w:vAlign w:val="center"/>
          </w:tcPr>
          <w:p w14:paraId="25AF7EAE" wp14:textId="77777777">
            <w:pPr>
              <w:ind w:left="-108" w:right="-108"/>
              <w:jc w:val="center"/>
              <w:rPr>
                <w:rFonts w:cs="Arial"/>
                <w:sz w:val="18"/>
                <w:szCs w:val="18"/>
              </w:rPr>
            </w:pPr>
          </w:p>
        </w:tc>
        <w:tc>
          <w:tcPr>
            <w:tcW w:w="810" w:type="dxa"/>
            <w:vAlign w:val="center"/>
          </w:tcPr>
          <w:p w14:paraId="2633CEB9" wp14:textId="77777777">
            <w:pPr>
              <w:ind w:left="-108" w:right="-108"/>
              <w:jc w:val="center"/>
              <w:rPr>
                <w:rFonts w:cs="Arial"/>
                <w:sz w:val="18"/>
                <w:szCs w:val="18"/>
              </w:rPr>
            </w:pPr>
          </w:p>
        </w:tc>
        <w:tc>
          <w:tcPr>
            <w:tcW w:w="990" w:type="dxa"/>
            <w:vAlign w:val="center"/>
          </w:tcPr>
          <w:p w14:paraId="4B1D477B" wp14:textId="77777777">
            <w:pPr>
              <w:ind w:left="-108" w:right="-108"/>
              <w:jc w:val="center"/>
              <w:rPr>
                <w:rFonts w:cs="Arial"/>
                <w:sz w:val="18"/>
                <w:szCs w:val="18"/>
              </w:rPr>
            </w:pPr>
          </w:p>
        </w:tc>
        <w:tc>
          <w:tcPr>
            <w:tcW w:w="1080" w:type="dxa"/>
            <w:vAlign w:val="center"/>
          </w:tcPr>
          <w:p w14:paraId="65BE1F1D" wp14:textId="77777777">
            <w:pPr>
              <w:ind w:left="-108" w:right="-108"/>
              <w:jc w:val="center"/>
              <w:rPr>
                <w:rFonts w:cs="Arial"/>
                <w:sz w:val="18"/>
                <w:szCs w:val="18"/>
              </w:rPr>
            </w:pPr>
          </w:p>
        </w:tc>
      </w:tr>
      <w:tr xmlns:wp14="http://schemas.microsoft.com/office/word/2010/wordml" w14:paraId="77BCE175"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1" w:hRule="atLeast"/>
        </w:trPr>
        <w:tc>
          <w:tcPr>
            <w:tcW w:w="846" w:type="dxa"/>
            <w:vAlign w:val="center"/>
          </w:tcPr>
          <w:p w14:paraId="6AFAB436" wp14:textId="77777777">
            <w:pPr>
              <w:ind w:left="-108" w:right="-108"/>
              <w:jc w:val="center"/>
              <w:rPr>
                <w:rFonts w:cs="Arial"/>
                <w:sz w:val="18"/>
                <w:szCs w:val="18"/>
              </w:rPr>
            </w:pPr>
          </w:p>
        </w:tc>
        <w:tc>
          <w:tcPr>
            <w:tcW w:w="846" w:type="dxa"/>
            <w:vAlign w:val="center"/>
          </w:tcPr>
          <w:p w14:paraId="3DBAEDA3" wp14:textId="77777777">
            <w:pPr>
              <w:ind w:left="-63" w:right="-108"/>
              <w:jc w:val="center"/>
              <w:rPr>
                <w:rFonts w:cs="Arial"/>
                <w:sz w:val="18"/>
                <w:szCs w:val="18"/>
              </w:rPr>
            </w:pPr>
            <w:r>
              <w:rPr>
                <w:rFonts w:cs="Arial"/>
                <w:sz w:val="18"/>
                <w:szCs w:val="18"/>
              </w:rPr>
              <w:t>4-12</w:t>
            </w:r>
          </w:p>
        </w:tc>
        <w:tc>
          <w:tcPr>
            <w:tcW w:w="846" w:type="dxa"/>
            <w:vAlign w:val="center"/>
          </w:tcPr>
          <w:p w14:paraId="3D9312DF" wp14:textId="77777777">
            <w:pPr>
              <w:ind w:left="-108" w:right="-108"/>
              <w:jc w:val="center"/>
              <w:rPr>
                <w:rFonts w:cs="Arial"/>
                <w:sz w:val="18"/>
                <w:szCs w:val="18"/>
              </w:rPr>
            </w:pPr>
            <w:r>
              <w:rPr>
                <w:rFonts w:cs="Arial"/>
                <w:sz w:val="18"/>
                <w:szCs w:val="18"/>
              </w:rPr>
              <w:t>1</w:t>
            </w:r>
          </w:p>
        </w:tc>
        <w:tc>
          <w:tcPr>
            <w:tcW w:w="1062" w:type="dxa"/>
            <w:vAlign w:val="center"/>
          </w:tcPr>
          <w:p w14:paraId="247BF225" wp14:textId="77777777">
            <w:pPr>
              <w:ind w:left="-108" w:right="-108"/>
              <w:jc w:val="center"/>
              <w:rPr>
                <w:rFonts w:cs="Arial"/>
                <w:sz w:val="18"/>
                <w:szCs w:val="18"/>
              </w:rPr>
            </w:pPr>
            <w:r>
              <w:rPr>
                <w:rFonts w:cs="Arial"/>
                <w:sz w:val="18"/>
                <w:szCs w:val="18"/>
              </w:rPr>
              <w:t>1</w:t>
            </w:r>
          </w:p>
        </w:tc>
        <w:tc>
          <w:tcPr>
            <w:tcW w:w="1080" w:type="dxa"/>
            <w:vAlign w:val="center"/>
          </w:tcPr>
          <w:p w14:paraId="6A3C320B" wp14:textId="77777777">
            <w:pPr>
              <w:ind w:left="-108" w:right="-108"/>
              <w:jc w:val="center"/>
              <w:rPr>
                <w:rFonts w:cs="Arial"/>
                <w:sz w:val="18"/>
                <w:szCs w:val="18"/>
              </w:rPr>
            </w:pPr>
            <w:r>
              <w:rPr>
                <w:rFonts w:cs="Arial"/>
                <w:sz w:val="18"/>
                <w:szCs w:val="18"/>
              </w:rPr>
              <w:t>17-05-16</w:t>
            </w:r>
          </w:p>
        </w:tc>
        <w:tc>
          <w:tcPr>
            <w:tcW w:w="270" w:type="dxa"/>
            <w:tcBorders>
              <w:top w:val="nil"/>
              <w:bottom w:val="nil"/>
            </w:tcBorders>
          </w:tcPr>
          <w:p w14:paraId="042C5D41" wp14:textId="77777777">
            <w:pPr>
              <w:ind w:left="-108" w:right="-108"/>
              <w:jc w:val="center"/>
              <w:rPr>
                <w:rFonts w:cs="Arial"/>
                <w:sz w:val="18"/>
                <w:szCs w:val="18"/>
              </w:rPr>
            </w:pPr>
          </w:p>
        </w:tc>
        <w:tc>
          <w:tcPr>
            <w:tcW w:w="720" w:type="dxa"/>
            <w:vAlign w:val="center"/>
          </w:tcPr>
          <w:p w14:paraId="4D2E12B8" wp14:textId="77777777">
            <w:pPr>
              <w:ind w:left="-108" w:right="-108"/>
              <w:jc w:val="center"/>
              <w:rPr>
                <w:rFonts w:cs="Arial"/>
                <w:sz w:val="18"/>
                <w:szCs w:val="18"/>
              </w:rPr>
            </w:pPr>
          </w:p>
        </w:tc>
        <w:tc>
          <w:tcPr>
            <w:tcW w:w="720" w:type="dxa"/>
            <w:vAlign w:val="center"/>
          </w:tcPr>
          <w:p w14:paraId="308F224F" wp14:textId="77777777">
            <w:pPr>
              <w:ind w:left="-108" w:right="-108"/>
              <w:jc w:val="center"/>
              <w:rPr>
                <w:rFonts w:cs="Arial"/>
                <w:sz w:val="18"/>
                <w:szCs w:val="18"/>
              </w:rPr>
            </w:pPr>
          </w:p>
        </w:tc>
        <w:tc>
          <w:tcPr>
            <w:tcW w:w="810" w:type="dxa"/>
            <w:vAlign w:val="center"/>
          </w:tcPr>
          <w:p w14:paraId="5E6D6F63" wp14:textId="77777777">
            <w:pPr>
              <w:ind w:left="-108" w:right="-108"/>
              <w:jc w:val="center"/>
              <w:rPr>
                <w:rFonts w:cs="Arial"/>
                <w:sz w:val="18"/>
                <w:szCs w:val="18"/>
              </w:rPr>
            </w:pPr>
          </w:p>
        </w:tc>
        <w:tc>
          <w:tcPr>
            <w:tcW w:w="990" w:type="dxa"/>
            <w:vAlign w:val="center"/>
          </w:tcPr>
          <w:p w14:paraId="7B969857" wp14:textId="77777777">
            <w:pPr>
              <w:ind w:left="-108" w:right="-108"/>
              <w:jc w:val="center"/>
              <w:rPr>
                <w:rFonts w:cs="Arial"/>
                <w:sz w:val="18"/>
                <w:szCs w:val="18"/>
              </w:rPr>
            </w:pPr>
          </w:p>
        </w:tc>
        <w:tc>
          <w:tcPr>
            <w:tcW w:w="1080" w:type="dxa"/>
            <w:vAlign w:val="center"/>
          </w:tcPr>
          <w:p w14:paraId="0FE634FD" wp14:textId="77777777">
            <w:pPr>
              <w:ind w:left="-108" w:right="-108"/>
              <w:jc w:val="center"/>
              <w:rPr>
                <w:rFonts w:cs="Arial"/>
                <w:sz w:val="18"/>
                <w:szCs w:val="18"/>
              </w:rPr>
            </w:pPr>
          </w:p>
        </w:tc>
      </w:tr>
      <w:tr xmlns:wp14="http://schemas.microsoft.com/office/word/2010/wordml" w14:paraId="2AB9E885"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1" w:hRule="atLeast"/>
        </w:trPr>
        <w:tc>
          <w:tcPr>
            <w:tcW w:w="846" w:type="dxa"/>
            <w:vAlign w:val="center"/>
          </w:tcPr>
          <w:p w14:paraId="62A1F980" wp14:textId="77777777">
            <w:pPr>
              <w:ind w:left="-108" w:right="-108"/>
              <w:jc w:val="center"/>
              <w:rPr>
                <w:rFonts w:cs="Arial"/>
                <w:sz w:val="18"/>
                <w:szCs w:val="18"/>
              </w:rPr>
            </w:pPr>
          </w:p>
        </w:tc>
        <w:tc>
          <w:tcPr>
            <w:tcW w:w="846" w:type="dxa"/>
            <w:vAlign w:val="center"/>
          </w:tcPr>
          <w:p w14:paraId="4BD3C238" wp14:textId="77777777">
            <w:pPr>
              <w:ind w:left="-63" w:right="-108"/>
              <w:jc w:val="center"/>
              <w:rPr>
                <w:rFonts w:cs="Arial"/>
                <w:sz w:val="18"/>
                <w:szCs w:val="18"/>
              </w:rPr>
            </w:pPr>
            <w:r>
              <w:rPr>
                <w:rFonts w:cs="Arial"/>
                <w:sz w:val="18"/>
                <w:szCs w:val="18"/>
              </w:rPr>
              <w:t>4-13</w:t>
            </w:r>
          </w:p>
        </w:tc>
        <w:tc>
          <w:tcPr>
            <w:tcW w:w="846" w:type="dxa"/>
            <w:vAlign w:val="center"/>
          </w:tcPr>
          <w:p w14:paraId="197D88C4" wp14:textId="77777777">
            <w:pPr>
              <w:ind w:left="-108" w:right="-108"/>
              <w:jc w:val="center"/>
              <w:rPr>
                <w:rFonts w:cs="Arial"/>
                <w:sz w:val="18"/>
                <w:szCs w:val="18"/>
              </w:rPr>
            </w:pPr>
            <w:r>
              <w:rPr>
                <w:rFonts w:cs="Arial"/>
                <w:sz w:val="18"/>
                <w:szCs w:val="18"/>
              </w:rPr>
              <w:t>1</w:t>
            </w:r>
          </w:p>
        </w:tc>
        <w:tc>
          <w:tcPr>
            <w:tcW w:w="1062" w:type="dxa"/>
            <w:vAlign w:val="center"/>
          </w:tcPr>
          <w:p w14:paraId="4AFBE565" wp14:textId="77777777">
            <w:pPr>
              <w:ind w:left="-108" w:right="-108"/>
              <w:jc w:val="center"/>
              <w:rPr>
                <w:rFonts w:cs="Arial"/>
                <w:sz w:val="18"/>
                <w:szCs w:val="18"/>
              </w:rPr>
            </w:pPr>
            <w:r>
              <w:rPr>
                <w:rFonts w:cs="Arial"/>
                <w:sz w:val="18"/>
                <w:szCs w:val="18"/>
              </w:rPr>
              <w:t>1</w:t>
            </w:r>
          </w:p>
        </w:tc>
        <w:tc>
          <w:tcPr>
            <w:tcW w:w="1080" w:type="dxa"/>
            <w:vAlign w:val="center"/>
          </w:tcPr>
          <w:p w14:paraId="5193C268" wp14:textId="77777777">
            <w:pPr>
              <w:ind w:left="-108" w:right="-108"/>
              <w:jc w:val="center"/>
              <w:rPr>
                <w:rFonts w:cs="Arial"/>
                <w:sz w:val="18"/>
                <w:szCs w:val="18"/>
              </w:rPr>
            </w:pPr>
            <w:r>
              <w:rPr>
                <w:rFonts w:cs="Arial"/>
                <w:sz w:val="18"/>
                <w:szCs w:val="18"/>
              </w:rPr>
              <w:t>17-05-16</w:t>
            </w:r>
          </w:p>
        </w:tc>
        <w:tc>
          <w:tcPr>
            <w:tcW w:w="270" w:type="dxa"/>
            <w:tcBorders>
              <w:top w:val="nil"/>
              <w:bottom w:val="nil"/>
            </w:tcBorders>
          </w:tcPr>
          <w:p w14:paraId="300079F4" wp14:textId="77777777">
            <w:pPr>
              <w:ind w:left="-108" w:right="-108"/>
              <w:jc w:val="center"/>
              <w:rPr>
                <w:rFonts w:cs="Arial"/>
                <w:sz w:val="18"/>
                <w:szCs w:val="18"/>
              </w:rPr>
            </w:pPr>
          </w:p>
        </w:tc>
        <w:tc>
          <w:tcPr>
            <w:tcW w:w="720" w:type="dxa"/>
            <w:vAlign w:val="center"/>
          </w:tcPr>
          <w:p w14:paraId="299D8616" wp14:textId="77777777">
            <w:pPr>
              <w:ind w:left="-108" w:right="-108"/>
              <w:jc w:val="center"/>
              <w:rPr>
                <w:rFonts w:cs="Arial"/>
                <w:sz w:val="18"/>
                <w:szCs w:val="18"/>
              </w:rPr>
            </w:pPr>
          </w:p>
        </w:tc>
        <w:tc>
          <w:tcPr>
            <w:tcW w:w="720" w:type="dxa"/>
            <w:vAlign w:val="center"/>
          </w:tcPr>
          <w:p w14:paraId="491D2769" wp14:textId="77777777">
            <w:pPr>
              <w:ind w:left="-108" w:right="-108"/>
              <w:jc w:val="center"/>
              <w:rPr>
                <w:rFonts w:cs="Arial"/>
                <w:sz w:val="18"/>
                <w:szCs w:val="18"/>
              </w:rPr>
            </w:pPr>
          </w:p>
        </w:tc>
        <w:tc>
          <w:tcPr>
            <w:tcW w:w="810" w:type="dxa"/>
            <w:vAlign w:val="center"/>
          </w:tcPr>
          <w:p w14:paraId="6F5CD9ED" wp14:textId="77777777">
            <w:pPr>
              <w:ind w:left="-108" w:right="-108"/>
              <w:jc w:val="center"/>
              <w:rPr>
                <w:rFonts w:cs="Arial"/>
                <w:sz w:val="18"/>
                <w:szCs w:val="18"/>
              </w:rPr>
            </w:pPr>
          </w:p>
        </w:tc>
        <w:tc>
          <w:tcPr>
            <w:tcW w:w="990" w:type="dxa"/>
            <w:vAlign w:val="center"/>
          </w:tcPr>
          <w:p w14:paraId="4EF7FBD7" wp14:textId="77777777">
            <w:pPr>
              <w:ind w:left="-108" w:right="-108"/>
              <w:jc w:val="center"/>
              <w:rPr>
                <w:rFonts w:cs="Arial"/>
                <w:sz w:val="18"/>
                <w:szCs w:val="18"/>
              </w:rPr>
            </w:pPr>
          </w:p>
        </w:tc>
        <w:tc>
          <w:tcPr>
            <w:tcW w:w="1080" w:type="dxa"/>
            <w:vAlign w:val="center"/>
          </w:tcPr>
          <w:p w14:paraId="740C982E" wp14:textId="77777777">
            <w:pPr>
              <w:ind w:left="-108" w:right="-108"/>
              <w:jc w:val="center"/>
              <w:rPr>
                <w:rFonts w:cs="Arial"/>
                <w:sz w:val="18"/>
                <w:szCs w:val="18"/>
              </w:rPr>
            </w:pPr>
          </w:p>
        </w:tc>
      </w:tr>
      <w:tr xmlns:wp14="http://schemas.microsoft.com/office/word/2010/wordml" w14:paraId="7E05662B"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1" w:hRule="atLeast"/>
        </w:trPr>
        <w:tc>
          <w:tcPr>
            <w:tcW w:w="846" w:type="dxa"/>
            <w:vAlign w:val="center"/>
          </w:tcPr>
          <w:p w14:paraId="15C78039" wp14:textId="77777777">
            <w:pPr>
              <w:ind w:left="-108" w:right="-108"/>
              <w:jc w:val="center"/>
              <w:rPr>
                <w:rFonts w:cs="Arial"/>
                <w:sz w:val="18"/>
                <w:szCs w:val="18"/>
              </w:rPr>
            </w:pPr>
          </w:p>
        </w:tc>
        <w:tc>
          <w:tcPr>
            <w:tcW w:w="846" w:type="dxa"/>
            <w:vAlign w:val="center"/>
          </w:tcPr>
          <w:p w14:paraId="3DD60CCC" wp14:textId="77777777">
            <w:pPr>
              <w:ind w:left="-63" w:right="-108"/>
              <w:jc w:val="center"/>
              <w:rPr>
                <w:rFonts w:cs="Arial"/>
                <w:sz w:val="18"/>
                <w:szCs w:val="18"/>
              </w:rPr>
            </w:pPr>
            <w:r>
              <w:rPr>
                <w:rFonts w:cs="Arial"/>
                <w:sz w:val="18"/>
                <w:szCs w:val="18"/>
              </w:rPr>
              <w:t>4-14</w:t>
            </w:r>
          </w:p>
        </w:tc>
        <w:tc>
          <w:tcPr>
            <w:tcW w:w="846" w:type="dxa"/>
            <w:vAlign w:val="center"/>
          </w:tcPr>
          <w:p w14:paraId="2BBC4EE7" wp14:textId="77777777">
            <w:pPr>
              <w:ind w:left="-108" w:right="-108"/>
              <w:jc w:val="center"/>
              <w:rPr>
                <w:rFonts w:cs="Arial"/>
                <w:sz w:val="18"/>
                <w:szCs w:val="18"/>
              </w:rPr>
            </w:pPr>
            <w:r>
              <w:rPr>
                <w:rFonts w:cs="Arial"/>
                <w:sz w:val="18"/>
                <w:szCs w:val="18"/>
              </w:rPr>
              <w:t>1</w:t>
            </w:r>
          </w:p>
        </w:tc>
        <w:tc>
          <w:tcPr>
            <w:tcW w:w="1062" w:type="dxa"/>
            <w:vAlign w:val="center"/>
          </w:tcPr>
          <w:p w14:paraId="33565D86" wp14:textId="77777777">
            <w:pPr>
              <w:ind w:left="-108" w:right="-108"/>
              <w:jc w:val="center"/>
              <w:rPr>
                <w:rFonts w:cs="Arial"/>
                <w:sz w:val="18"/>
                <w:szCs w:val="18"/>
              </w:rPr>
            </w:pPr>
            <w:r>
              <w:rPr>
                <w:rFonts w:cs="Arial"/>
                <w:sz w:val="18"/>
                <w:szCs w:val="18"/>
              </w:rPr>
              <w:t>1</w:t>
            </w:r>
          </w:p>
        </w:tc>
        <w:tc>
          <w:tcPr>
            <w:tcW w:w="1080" w:type="dxa"/>
            <w:vAlign w:val="center"/>
          </w:tcPr>
          <w:p w14:paraId="7E388588" wp14:textId="77777777">
            <w:pPr>
              <w:ind w:left="-108" w:right="-108"/>
              <w:jc w:val="center"/>
              <w:rPr>
                <w:rFonts w:cs="Arial"/>
                <w:sz w:val="18"/>
                <w:szCs w:val="18"/>
              </w:rPr>
            </w:pPr>
            <w:r>
              <w:rPr>
                <w:rFonts w:cs="Arial"/>
                <w:sz w:val="18"/>
                <w:szCs w:val="18"/>
              </w:rPr>
              <w:t>17-05-16</w:t>
            </w:r>
          </w:p>
        </w:tc>
        <w:tc>
          <w:tcPr>
            <w:tcW w:w="270" w:type="dxa"/>
            <w:tcBorders>
              <w:top w:val="nil"/>
              <w:bottom w:val="nil"/>
            </w:tcBorders>
          </w:tcPr>
          <w:p w14:paraId="527D639D" wp14:textId="77777777">
            <w:pPr>
              <w:ind w:left="-108" w:right="-108"/>
              <w:jc w:val="center"/>
              <w:rPr>
                <w:rFonts w:cs="Arial"/>
                <w:sz w:val="18"/>
                <w:szCs w:val="18"/>
              </w:rPr>
            </w:pPr>
          </w:p>
        </w:tc>
        <w:tc>
          <w:tcPr>
            <w:tcW w:w="720" w:type="dxa"/>
            <w:vAlign w:val="center"/>
          </w:tcPr>
          <w:p w14:paraId="5101B52C" wp14:textId="77777777">
            <w:pPr>
              <w:ind w:left="-108" w:right="-108"/>
              <w:jc w:val="center"/>
              <w:rPr>
                <w:rFonts w:cs="Arial"/>
                <w:sz w:val="18"/>
                <w:szCs w:val="18"/>
              </w:rPr>
            </w:pPr>
          </w:p>
        </w:tc>
        <w:tc>
          <w:tcPr>
            <w:tcW w:w="720" w:type="dxa"/>
            <w:vAlign w:val="center"/>
          </w:tcPr>
          <w:p w14:paraId="3C8EC45C" wp14:textId="77777777">
            <w:pPr>
              <w:ind w:left="-108" w:right="-108"/>
              <w:jc w:val="center"/>
              <w:rPr>
                <w:rFonts w:cs="Arial"/>
                <w:sz w:val="18"/>
                <w:szCs w:val="18"/>
              </w:rPr>
            </w:pPr>
          </w:p>
        </w:tc>
        <w:tc>
          <w:tcPr>
            <w:tcW w:w="810" w:type="dxa"/>
            <w:vAlign w:val="center"/>
          </w:tcPr>
          <w:p w14:paraId="326DC100" wp14:textId="77777777">
            <w:pPr>
              <w:ind w:left="-108" w:right="-108"/>
              <w:jc w:val="center"/>
              <w:rPr>
                <w:rFonts w:cs="Arial"/>
                <w:sz w:val="18"/>
                <w:szCs w:val="18"/>
              </w:rPr>
            </w:pPr>
          </w:p>
        </w:tc>
        <w:tc>
          <w:tcPr>
            <w:tcW w:w="990" w:type="dxa"/>
            <w:vAlign w:val="center"/>
          </w:tcPr>
          <w:p w14:paraId="0A821549" wp14:textId="77777777">
            <w:pPr>
              <w:ind w:left="-108" w:right="-108"/>
              <w:jc w:val="center"/>
              <w:rPr>
                <w:rFonts w:cs="Arial"/>
                <w:sz w:val="18"/>
                <w:szCs w:val="18"/>
              </w:rPr>
            </w:pPr>
          </w:p>
        </w:tc>
        <w:tc>
          <w:tcPr>
            <w:tcW w:w="1080" w:type="dxa"/>
            <w:vAlign w:val="center"/>
          </w:tcPr>
          <w:p w14:paraId="66FDCF4E" wp14:textId="77777777">
            <w:pPr>
              <w:ind w:left="-108" w:right="-108"/>
              <w:jc w:val="center"/>
              <w:rPr>
                <w:rFonts w:cs="Arial"/>
                <w:sz w:val="18"/>
                <w:szCs w:val="18"/>
              </w:rPr>
            </w:pPr>
          </w:p>
        </w:tc>
      </w:tr>
      <w:tr xmlns:wp14="http://schemas.microsoft.com/office/word/2010/wordml" w14:paraId="39F3234F"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1" w:hRule="atLeast"/>
        </w:trPr>
        <w:tc>
          <w:tcPr>
            <w:tcW w:w="846" w:type="dxa"/>
            <w:vAlign w:val="center"/>
          </w:tcPr>
          <w:p w14:paraId="3BEE236D" wp14:textId="77777777">
            <w:pPr>
              <w:ind w:left="-108" w:right="-108"/>
              <w:jc w:val="center"/>
              <w:rPr>
                <w:rFonts w:cs="Arial"/>
                <w:sz w:val="18"/>
                <w:szCs w:val="18"/>
              </w:rPr>
            </w:pPr>
          </w:p>
        </w:tc>
        <w:tc>
          <w:tcPr>
            <w:tcW w:w="846" w:type="dxa"/>
            <w:vAlign w:val="center"/>
          </w:tcPr>
          <w:p w14:paraId="09163127" wp14:textId="77777777">
            <w:pPr>
              <w:ind w:left="-63" w:right="-108"/>
              <w:jc w:val="center"/>
              <w:rPr>
                <w:rFonts w:cs="Arial"/>
                <w:sz w:val="18"/>
                <w:szCs w:val="18"/>
              </w:rPr>
            </w:pPr>
            <w:r>
              <w:rPr>
                <w:rFonts w:cs="Arial"/>
                <w:sz w:val="18"/>
                <w:szCs w:val="18"/>
              </w:rPr>
              <w:t>4-15</w:t>
            </w:r>
          </w:p>
        </w:tc>
        <w:tc>
          <w:tcPr>
            <w:tcW w:w="846" w:type="dxa"/>
            <w:vAlign w:val="center"/>
          </w:tcPr>
          <w:p w14:paraId="0109B8D8" wp14:textId="77777777">
            <w:pPr>
              <w:ind w:left="-108" w:right="-108"/>
              <w:jc w:val="center"/>
              <w:rPr>
                <w:rFonts w:cs="Arial"/>
                <w:sz w:val="18"/>
                <w:szCs w:val="18"/>
              </w:rPr>
            </w:pPr>
            <w:r>
              <w:rPr>
                <w:rFonts w:cs="Arial"/>
                <w:sz w:val="18"/>
                <w:szCs w:val="18"/>
              </w:rPr>
              <w:t>1</w:t>
            </w:r>
          </w:p>
        </w:tc>
        <w:tc>
          <w:tcPr>
            <w:tcW w:w="1062" w:type="dxa"/>
            <w:vAlign w:val="center"/>
          </w:tcPr>
          <w:p w14:paraId="54F8E682" wp14:textId="77777777">
            <w:pPr>
              <w:ind w:left="-108" w:right="-108"/>
              <w:jc w:val="center"/>
              <w:rPr>
                <w:rFonts w:cs="Arial"/>
                <w:sz w:val="18"/>
                <w:szCs w:val="18"/>
              </w:rPr>
            </w:pPr>
            <w:r>
              <w:rPr>
                <w:rFonts w:cs="Arial"/>
                <w:sz w:val="18"/>
                <w:szCs w:val="18"/>
              </w:rPr>
              <w:t>1</w:t>
            </w:r>
          </w:p>
        </w:tc>
        <w:tc>
          <w:tcPr>
            <w:tcW w:w="1080" w:type="dxa"/>
            <w:vAlign w:val="center"/>
          </w:tcPr>
          <w:p w14:paraId="50C1740C" wp14:textId="77777777">
            <w:pPr>
              <w:ind w:left="-108" w:right="-108"/>
              <w:jc w:val="center"/>
              <w:rPr>
                <w:rFonts w:cs="Arial"/>
                <w:sz w:val="18"/>
                <w:szCs w:val="18"/>
              </w:rPr>
            </w:pPr>
            <w:r>
              <w:rPr>
                <w:rFonts w:cs="Arial"/>
                <w:sz w:val="18"/>
                <w:szCs w:val="18"/>
              </w:rPr>
              <w:t>17-05-16</w:t>
            </w:r>
          </w:p>
        </w:tc>
        <w:tc>
          <w:tcPr>
            <w:tcW w:w="270" w:type="dxa"/>
            <w:tcBorders>
              <w:top w:val="nil"/>
              <w:bottom w:val="nil"/>
            </w:tcBorders>
          </w:tcPr>
          <w:p w14:paraId="0CCC0888" wp14:textId="77777777">
            <w:pPr>
              <w:ind w:left="-108" w:right="-108"/>
              <w:jc w:val="center"/>
              <w:rPr>
                <w:rFonts w:cs="Arial"/>
                <w:sz w:val="18"/>
                <w:szCs w:val="18"/>
              </w:rPr>
            </w:pPr>
          </w:p>
        </w:tc>
        <w:tc>
          <w:tcPr>
            <w:tcW w:w="720" w:type="dxa"/>
            <w:vAlign w:val="center"/>
          </w:tcPr>
          <w:p w14:paraId="4A990D24" wp14:textId="77777777">
            <w:pPr>
              <w:ind w:left="-108" w:right="-108"/>
              <w:jc w:val="center"/>
              <w:rPr>
                <w:rFonts w:cs="Arial"/>
                <w:sz w:val="18"/>
                <w:szCs w:val="18"/>
              </w:rPr>
            </w:pPr>
          </w:p>
        </w:tc>
        <w:tc>
          <w:tcPr>
            <w:tcW w:w="720" w:type="dxa"/>
            <w:vAlign w:val="center"/>
          </w:tcPr>
          <w:p w14:paraId="603CC4DB" wp14:textId="77777777">
            <w:pPr>
              <w:ind w:left="-108" w:right="-108"/>
              <w:jc w:val="center"/>
              <w:rPr>
                <w:rFonts w:cs="Arial"/>
                <w:sz w:val="18"/>
                <w:szCs w:val="18"/>
              </w:rPr>
            </w:pPr>
          </w:p>
        </w:tc>
        <w:tc>
          <w:tcPr>
            <w:tcW w:w="810" w:type="dxa"/>
            <w:vAlign w:val="center"/>
          </w:tcPr>
          <w:p w14:paraId="5BAD3425" wp14:textId="77777777">
            <w:pPr>
              <w:ind w:left="-108" w:right="-108"/>
              <w:jc w:val="center"/>
              <w:rPr>
                <w:rFonts w:cs="Arial"/>
                <w:sz w:val="18"/>
                <w:szCs w:val="18"/>
              </w:rPr>
            </w:pPr>
          </w:p>
        </w:tc>
        <w:tc>
          <w:tcPr>
            <w:tcW w:w="990" w:type="dxa"/>
            <w:vAlign w:val="center"/>
          </w:tcPr>
          <w:p w14:paraId="0C7D08AC" wp14:textId="77777777">
            <w:pPr>
              <w:ind w:left="-108" w:right="-108"/>
              <w:jc w:val="center"/>
              <w:rPr>
                <w:rFonts w:cs="Arial"/>
                <w:sz w:val="18"/>
                <w:szCs w:val="18"/>
              </w:rPr>
            </w:pPr>
          </w:p>
        </w:tc>
        <w:tc>
          <w:tcPr>
            <w:tcW w:w="1080" w:type="dxa"/>
            <w:vAlign w:val="center"/>
          </w:tcPr>
          <w:p w14:paraId="37A31054" wp14:textId="77777777">
            <w:pPr>
              <w:ind w:left="-108" w:right="-108"/>
              <w:jc w:val="center"/>
              <w:rPr>
                <w:rFonts w:cs="Arial"/>
                <w:sz w:val="18"/>
                <w:szCs w:val="18"/>
              </w:rPr>
            </w:pPr>
          </w:p>
        </w:tc>
      </w:tr>
      <w:tr xmlns:wp14="http://schemas.microsoft.com/office/word/2010/wordml" w14:paraId="765AD2A2"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1" w:hRule="atLeast"/>
        </w:trPr>
        <w:tc>
          <w:tcPr>
            <w:tcW w:w="846" w:type="dxa"/>
            <w:vAlign w:val="center"/>
          </w:tcPr>
          <w:p w14:paraId="7DC8C081" wp14:textId="77777777">
            <w:pPr>
              <w:ind w:left="-108" w:right="-108"/>
              <w:jc w:val="center"/>
              <w:rPr>
                <w:rFonts w:cs="Arial"/>
                <w:sz w:val="18"/>
                <w:szCs w:val="18"/>
              </w:rPr>
            </w:pPr>
          </w:p>
        </w:tc>
        <w:tc>
          <w:tcPr>
            <w:tcW w:w="846" w:type="dxa"/>
            <w:vAlign w:val="center"/>
          </w:tcPr>
          <w:p w14:paraId="419811FB" wp14:textId="77777777">
            <w:pPr>
              <w:ind w:left="-63" w:right="-108"/>
              <w:jc w:val="center"/>
              <w:rPr>
                <w:rFonts w:cs="Arial"/>
                <w:sz w:val="18"/>
                <w:szCs w:val="18"/>
              </w:rPr>
            </w:pPr>
            <w:r>
              <w:rPr>
                <w:rFonts w:cs="Arial"/>
                <w:sz w:val="18"/>
                <w:szCs w:val="18"/>
              </w:rPr>
              <w:t>4-16</w:t>
            </w:r>
          </w:p>
        </w:tc>
        <w:tc>
          <w:tcPr>
            <w:tcW w:w="846" w:type="dxa"/>
            <w:vAlign w:val="center"/>
          </w:tcPr>
          <w:p w14:paraId="0DB6B41C" wp14:textId="77777777">
            <w:pPr>
              <w:ind w:left="-108" w:right="-108"/>
              <w:jc w:val="center"/>
              <w:rPr>
                <w:rFonts w:cs="Arial"/>
                <w:sz w:val="18"/>
                <w:szCs w:val="18"/>
              </w:rPr>
            </w:pPr>
            <w:r>
              <w:rPr>
                <w:rFonts w:cs="Arial"/>
                <w:sz w:val="18"/>
                <w:szCs w:val="18"/>
              </w:rPr>
              <w:t>1</w:t>
            </w:r>
          </w:p>
        </w:tc>
        <w:tc>
          <w:tcPr>
            <w:tcW w:w="1062" w:type="dxa"/>
            <w:vAlign w:val="center"/>
          </w:tcPr>
          <w:p w14:paraId="138328F9" wp14:textId="77777777">
            <w:pPr>
              <w:ind w:left="-108" w:right="-108"/>
              <w:jc w:val="center"/>
              <w:rPr>
                <w:rFonts w:cs="Arial"/>
                <w:sz w:val="18"/>
                <w:szCs w:val="18"/>
              </w:rPr>
            </w:pPr>
            <w:r>
              <w:rPr>
                <w:rFonts w:cs="Arial"/>
                <w:sz w:val="18"/>
                <w:szCs w:val="18"/>
              </w:rPr>
              <w:t>2</w:t>
            </w:r>
          </w:p>
        </w:tc>
        <w:tc>
          <w:tcPr>
            <w:tcW w:w="1080" w:type="dxa"/>
            <w:vAlign w:val="center"/>
          </w:tcPr>
          <w:p w14:paraId="049CA67A" wp14:textId="77777777">
            <w:pPr>
              <w:ind w:left="-108" w:right="-108"/>
              <w:jc w:val="center"/>
              <w:rPr>
                <w:rFonts w:cs="Arial"/>
                <w:sz w:val="18"/>
                <w:szCs w:val="18"/>
              </w:rPr>
            </w:pPr>
            <w:r>
              <w:rPr>
                <w:rFonts w:cs="Arial"/>
                <w:sz w:val="18"/>
                <w:szCs w:val="18"/>
              </w:rPr>
              <w:t>17-03-17</w:t>
            </w:r>
          </w:p>
        </w:tc>
        <w:tc>
          <w:tcPr>
            <w:tcW w:w="270" w:type="dxa"/>
            <w:tcBorders>
              <w:top w:val="nil"/>
              <w:bottom w:val="nil"/>
            </w:tcBorders>
          </w:tcPr>
          <w:p w14:paraId="0477E574" wp14:textId="77777777">
            <w:pPr>
              <w:ind w:left="-108" w:right="-108"/>
              <w:jc w:val="center"/>
              <w:rPr>
                <w:rFonts w:cs="Arial"/>
                <w:sz w:val="18"/>
                <w:szCs w:val="18"/>
              </w:rPr>
            </w:pPr>
          </w:p>
        </w:tc>
        <w:tc>
          <w:tcPr>
            <w:tcW w:w="720" w:type="dxa"/>
            <w:vAlign w:val="center"/>
          </w:tcPr>
          <w:p w14:paraId="3FD9042A" wp14:textId="77777777">
            <w:pPr>
              <w:ind w:left="-108" w:right="-108"/>
              <w:jc w:val="center"/>
              <w:rPr>
                <w:rFonts w:cs="Arial"/>
                <w:sz w:val="18"/>
                <w:szCs w:val="18"/>
              </w:rPr>
            </w:pPr>
          </w:p>
        </w:tc>
        <w:tc>
          <w:tcPr>
            <w:tcW w:w="720" w:type="dxa"/>
            <w:vAlign w:val="center"/>
          </w:tcPr>
          <w:p w14:paraId="052D4810" wp14:textId="77777777">
            <w:pPr>
              <w:ind w:left="-108" w:right="-108"/>
              <w:jc w:val="center"/>
              <w:rPr>
                <w:rFonts w:cs="Arial"/>
                <w:sz w:val="18"/>
                <w:szCs w:val="18"/>
              </w:rPr>
            </w:pPr>
          </w:p>
        </w:tc>
        <w:tc>
          <w:tcPr>
            <w:tcW w:w="810" w:type="dxa"/>
            <w:vAlign w:val="center"/>
          </w:tcPr>
          <w:p w14:paraId="62D3F89E" wp14:textId="77777777">
            <w:pPr>
              <w:ind w:left="-108" w:right="-108"/>
              <w:jc w:val="center"/>
              <w:rPr>
                <w:rFonts w:cs="Arial"/>
                <w:sz w:val="18"/>
                <w:szCs w:val="18"/>
              </w:rPr>
            </w:pPr>
          </w:p>
        </w:tc>
        <w:tc>
          <w:tcPr>
            <w:tcW w:w="990" w:type="dxa"/>
            <w:vAlign w:val="center"/>
          </w:tcPr>
          <w:p w14:paraId="2780AF0D" wp14:textId="77777777">
            <w:pPr>
              <w:ind w:left="-108" w:right="-108"/>
              <w:jc w:val="center"/>
              <w:rPr>
                <w:rFonts w:cs="Arial"/>
                <w:sz w:val="18"/>
                <w:szCs w:val="18"/>
              </w:rPr>
            </w:pPr>
          </w:p>
        </w:tc>
        <w:tc>
          <w:tcPr>
            <w:tcW w:w="1080" w:type="dxa"/>
            <w:vAlign w:val="center"/>
          </w:tcPr>
          <w:p w14:paraId="46FC4A0D" wp14:textId="77777777">
            <w:pPr>
              <w:ind w:left="-108" w:right="-108"/>
              <w:jc w:val="center"/>
              <w:rPr>
                <w:rFonts w:cs="Arial"/>
                <w:sz w:val="18"/>
                <w:szCs w:val="18"/>
              </w:rPr>
            </w:pPr>
          </w:p>
        </w:tc>
      </w:tr>
    </w:tbl>
    <w:p xmlns:wp14="http://schemas.microsoft.com/office/word/2010/wordml" w14:paraId="4DC2ECC6" wp14:textId="77777777">
      <w:pPr>
        <w:ind w:left="-108" w:right="-108"/>
        <w:jc w:val="center"/>
        <w:rPr>
          <w:rFonts w:cs="Arial"/>
          <w:sz w:val="18"/>
          <w:szCs w:val="18"/>
        </w:rPr>
      </w:pPr>
    </w:p>
    <w:p xmlns:wp14="http://schemas.microsoft.com/office/word/2010/wordml" w14:paraId="79796693" wp14:textId="77777777">
      <w:pPr>
        <w:rPr>
          <w:rFonts w:cs="Arial"/>
        </w:rPr>
      </w:pPr>
    </w:p>
    <w:p xmlns:wp14="http://schemas.microsoft.com/office/word/2010/wordml" w14:paraId="47297C67" wp14:textId="77777777">
      <w:pPr>
        <w:rPr>
          <w:rFonts w:cs="Arial"/>
        </w:rPr>
      </w:pPr>
    </w:p>
    <w:bookmarkEnd w:id="1994947259"/>
    <w:bookmarkEnd w:id="752891315"/>
    <w:bookmarkEnd w:id="1074475436"/>
    <w:bookmarkEnd w:id="523464162"/>
    <w:p xmlns:wp14="http://schemas.microsoft.com/office/word/2010/wordml" w14:paraId="2811E770" wp14:textId="77777777">
      <w:pPr>
        <w:pStyle w:val="2"/>
        <w:numPr>
          <w:ilvl w:val="1"/>
          <w:numId w:val="8"/>
        </w:numPr>
        <w:tabs>
          <w:tab w:val="left" w:pos="720"/>
        </w:tabs>
        <w:ind w:left="720" w:hanging="720"/>
        <w:rPr>
          <w:rFonts w:cs="Arial"/>
          <w:sz w:val="20"/>
        </w:rPr>
      </w:pPr>
      <w:bookmarkStart w:name="_Toc187483224" w:id="1547648558"/>
      <w:bookmarkStart w:name="_Toc187483943" w:id="872865593"/>
      <w:bookmarkStart w:name="_Toc289672059" w:id="1212366581"/>
      <w:bookmarkStart w:name="_Toc503346525" w:id="906320541"/>
      <w:bookmarkStart w:name="_Toc216835055" w:id="1875003266"/>
      <w:bookmarkStart w:name="_Toc445287675" w:id="1419618327"/>
      <w:bookmarkStart w:name="_Toc283217324" w:id="158155676"/>
      <w:bookmarkStart w:name="_Toc283645907" w:id="1537410477"/>
      <w:bookmarkStart w:name="_Toc283218704" w:id="556404951"/>
      <w:bookmarkStart w:name="_Toc355105693" w:id="2124918167"/>
      <w:r>
        <w:rPr>
          <w:rFonts w:cs="Arial"/>
          <w:sz w:val="20"/>
        </w:rPr>
        <w:t>DISTRIBUTION LIST</w:t>
      </w:r>
      <w:bookmarkEnd w:id="1547648558"/>
      <w:bookmarkEnd w:id="872865593"/>
      <w:bookmarkEnd w:id="1212366581"/>
      <w:bookmarkEnd w:id="906320541"/>
      <w:bookmarkEnd w:id="1875003266"/>
      <w:bookmarkEnd w:id="1419618327"/>
      <w:bookmarkEnd w:id="158155676"/>
      <w:bookmarkEnd w:id="1537410477"/>
      <w:bookmarkEnd w:id="556404951"/>
      <w:bookmarkEnd w:id="2124918167"/>
    </w:p>
    <w:p xmlns:wp14="http://schemas.microsoft.com/office/word/2010/wordml" w14:paraId="048740F3" wp14:textId="77777777">
      <w:pPr>
        <w:pStyle w:val="24"/>
        <w:rPr>
          <w:rFonts w:cs="Arial"/>
        </w:rPr>
      </w:pPr>
    </w:p>
    <w:tbl>
      <w:tblPr>
        <w:tblStyle w:val="42"/>
        <w:tblW w:w="9090"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20"/>
        <w:gridCol w:w="3600"/>
        <w:gridCol w:w="2970"/>
      </w:tblGrid>
      <w:tr xmlns:wp14="http://schemas.microsoft.com/office/word/2010/wordml" w14:paraId="4ACD73BF"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23" w:hRule="atLeast"/>
        </w:trPr>
        <w:tc>
          <w:tcPr>
            <w:tcW w:w="2520" w:type="dxa"/>
            <w:shd w:val="clear" w:color="auto" w:fill="auto"/>
            <w:vAlign w:val="center"/>
          </w:tcPr>
          <w:p w14:paraId="403E6338" wp14:textId="77777777">
            <w:pPr>
              <w:jc w:val="center"/>
              <w:rPr>
                <w:rFonts w:cs="Arial"/>
                <w:b/>
              </w:rPr>
            </w:pPr>
            <w:r>
              <w:rPr>
                <w:rFonts w:cs="Arial"/>
                <w:b/>
              </w:rPr>
              <w:t>NAME</w:t>
            </w:r>
          </w:p>
        </w:tc>
        <w:tc>
          <w:tcPr>
            <w:tcW w:w="3600" w:type="dxa"/>
            <w:shd w:val="clear" w:color="auto" w:fill="auto"/>
            <w:vAlign w:val="center"/>
          </w:tcPr>
          <w:p w14:paraId="28567355" wp14:textId="77777777">
            <w:pPr>
              <w:jc w:val="center"/>
              <w:rPr>
                <w:rFonts w:cs="Arial"/>
                <w:b/>
              </w:rPr>
            </w:pPr>
            <w:r>
              <w:rPr>
                <w:rFonts w:cs="Arial"/>
                <w:b/>
              </w:rPr>
              <w:t>DEPT / AREA</w:t>
            </w:r>
          </w:p>
        </w:tc>
        <w:tc>
          <w:tcPr>
            <w:tcW w:w="2970" w:type="dxa"/>
            <w:shd w:val="clear" w:color="auto" w:fill="auto"/>
            <w:vAlign w:val="center"/>
          </w:tcPr>
          <w:p w14:paraId="2B175CC3" wp14:textId="77777777">
            <w:pPr>
              <w:jc w:val="center"/>
              <w:rPr>
                <w:rFonts w:cs="Arial"/>
                <w:b/>
              </w:rPr>
            </w:pPr>
            <w:r>
              <w:rPr>
                <w:rFonts w:cs="Arial"/>
                <w:b/>
              </w:rPr>
              <w:t>DESIGNATION</w:t>
            </w:r>
          </w:p>
        </w:tc>
      </w:tr>
      <w:tr xmlns:wp14="http://schemas.microsoft.com/office/word/2010/wordml" w14:paraId="389EF46D"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520" w:type="dxa"/>
            <w:vAlign w:val="center"/>
          </w:tcPr>
          <w:p w14:paraId="1615DF46" wp14:textId="77777777">
            <w:pPr>
              <w:ind w:left="0"/>
              <w:rPr>
                <w:rFonts w:cs="Arial"/>
              </w:rPr>
            </w:pPr>
            <w:r>
              <w:rPr>
                <w:rFonts w:cs="Arial"/>
              </w:rPr>
              <w:t>Fathul Azmi Ahmad</w:t>
            </w:r>
          </w:p>
        </w:tc>
        <w:tc>
          <w:tcPr>
            <w:tcW w:w="3600" w:type="dxa"/>
            <w:vAlign w:val="center"/>
          </w:tcPr>
          <w:p w14:paraId="7A550A2C" wp14:textId="77777777">
            <w:pPr>
              <w:ind w:left="0"/>
              <w:jc w:val="both"/>
              <w:rPr>
                <w:rFonts w:cs="Arial"/>
              </w:rPr>
            </w:pPr>
            <w:r>
              <w:rPr>
                <w:rFonts w:cs="Arial"/>
              </w:rPr>
              <w:t>OPS - Tech Ops MOC/MCC</w:t>
            </w:r>
          </w:p>
        </w:tc>
        <w:tc>
          <w:tcPr>
            <w:tcW w:w="2970" w:type="dxa"/>
            <w:vAlign w:val="center"/>
          </w:tcPr>
          <w:p w14:paraId="4E40062B" wp14:textId="77777777">
            <w:pPr>
              <w:ind w:left="0"/>
              <w:rPr>
                <w:rFonts w:cs="Arial"/>
              </w:rPr>
            </w:pPr>
            <w:r>
              <w:rPr>
                <w:rFonts w:cs="Arial"/>
              </w:rPr>
              <w:t>System owner</w:t>
            </w:r>
          </w:p>
        </w:tc>
      </w:tr>
      <w:tr xmlns:wp14="http://schemas.microsoft.com/office/word/2010/wordml" w14:paraId="443053ED"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520" w:type="dxa"/>
            <w:vAlign w:val="center"/>
          </w:tcPr>
          <w:p w14:paraId="598E6E26" wp14:textId="77777777">
            <w:pPr>
              <w:ind w:left="0"/>
              <w:rPr>
                <w:rFonts w:eastAsia="Arial" w:cs="Arial"/>
                <w:sz w:val="22"/>
                <w:szCs w:val="22"/>
              </w:rPr>
            </w:pPr>
            <w:r>
              <w:rPr>
                <w:rFonts w:eastAsia="Arial" w:cs="Arial"/>
                <w:sz w:val="22"/>
                <w:szCs w:val="22"/>
              </w:rPr>
              <w:t>Siti Hafsah Mohd Desa</w:t>
            </w:r>
          </w:p>
        </w:tc>
        <w:tc>
          <w:tcPr>
            <w:tcW w:w="3600" w:type="dxa"/>
            <w:vAlign w:val="center"/>
          </w:tcPr>
          <w:p w14:paraId="73F2580A" wp14:textId="77777777">
            <w:pPr>
              <w:ind w:left="0"/>
              <w:jc w:val="both"/>
              <w:rPr>
                <w:rFonts w:cs="Arial"/>
              </w:rPr>
            </w:pPr>
            <w:r>
              <w:rPr>
                <w:rFonts w:cs="Arial"/>
              </w:rPr>
              <w:t>Information Technology</w:t>
            </w:r>
          </w:p>
        </w:tc>
        <w:tc>
          <w:tcPr>
            <w:tcW w:w="2970" w:type="dxa"/>
            <w:vAlign w:val="center"/>
          </w:tcPr>
          <w:p w14:paraId="2327A045" wp14:textId="77777777">
            <w:pPr>
              <w:ind w:left="0" w:right="-108"/>
              <w:rPr>
                <w:rFonts w:cs="Arial"/>
              </w:rPr>
            </w:pPr>
            <w:r>
              <w:rPr>
                <w:rFonts w:cs="Arial"/>
                <w:color w:val="000000"/>
              </w:rPr>
              <w:t>HEAD IT SDM</w:t>
            </w:r>
          </w:p>
        </w:tc>
      </w:tr>
      <w:tr xmlns:wp14="http://schemas.microsoft.com/office/word/2010/wordml" w14:paraId="5E5EAE4D"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520" w:type="dxa"/>
            <w:vAlign w:val="center"/>
          </w:tcPr>
          <w:p w14:paraId="5B79826D" wp14:textId="77777777">
            <w:pPr>
              <w:ind w:left="0" w:right="-140"/>
              <w:rPr>
                <w:rFonts w:eastAsia="Arial" w:cs="Arial"/>
                <w:sz w:val="22"/>
                <w:szCs w:val="22"/>
                <w:lang w:val="en-IN"/>
              </w:rPr>
            </w:pPr>
            <w:r>
              <w:rPr>
                <w:rFonts w:eastAsia="Arial" w:cs="Arial"/>
                <w:sz w:val="22"/>
                <w:szCs w:val="22"/>
                <w:lang w:val="en-IN"/>
              </w:rPr>
              <w:t>Wan Mohd Husni Wan Hussein</w:t>
            </w:r>
          </w:p>
        </w:tc>
        <w:tc>
          <w:tcPr>
            <w:tcW w:w="3600" w:type="dxa"/>
            <w:vAlign w:val="center"/>
          </w:tcPr>
          <w:p w14:paraId="0018C8E1" wp14:textId="77777777">
            <w:pPr>
              <w:ind w:left="0"/>
              <w:jc w:val="both"/>
              <w:rPr>
                <w:rFonts w:cs="Arial"/>
              </w:rPr>
            </w:pPr>
            <w:r>
              <w:rPr>
                <w:rFonts w:cs="Arial"/>
              </w:rPr>
              <w:t xml:space="preserve">AMS </w:t>
            </w:r>
          </w:p>
        </w:tc>
        <w:tc>
          <w:tcPr>
            <w:tcW w:w="2970" w:type="dxa"/>
            <w:vAlign w:val="center"/>
          </w:tcPr>
          <w:p w14:paraId="71FF0817" wp14:textId="77777777">
            <w:pPr>
              <w:ind w:left="0"/>
              <w:rPr>
                <w:rFonts w:cs="Arial"/>
              </w:rPr>
            </w:pPr>
            <w:r>
              <w:rPr>
                <w:rFonts w:cs="Arial"/>
              </w:rPr>
              <w:t>AMS SDM</w:t>
            </w:r>
          </w:p>
        </w:tc>
      </w:tr>
      <w:tr xmlns:wp14="http://schemas.microsoft.com/office/word/2010/wordml" w14:paraId="3651CDF6"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520" w:type="dxa"/>
            <w:vAlign w:val="center"/>
          </w:tcPr>
          <w:p w14:paraId="082FC200" wp14:textId="77777777">
            <w:pPr>
              <w:ind w:left="0" w:right="-140"/>
              <w:rPr>
                <w:rFonts w:cs="Arial"/>
              </w:rPr>
            </w:pPr>
            <w:r>
              <w:t>Noor Hafiza Bahruddin</w:t>
            </w:r>
          </w:p>
        </w:tc>
        <w:tc>
          <w:tcPr>
            <w:tcW w:w="3600" w:type="dxa"/>
            <w:vAlign w:val="center"/>
          </w:tcPr>
          <w:p w14:paraId="6A73AD10" wp14:textId="77777777">
            <w:pPr>
              <w:ind w:left="0"/>
            </w:pPr>
            <w:r>
              <w:t>Group IT</w:t>
            </w:r>
          </w:p>
          <w:p w14:paraId="51371A77" wp14:textId="77777777">
            <w:pPr>
              <w:ind w:left="0"/>
              <w:jc w:val="both"/>
              <w:rPr>
                <w:rFonts w:cs="Arial"/>
              </w:rPr>
            </w:pPr>
          </w:p>
        </w:tc>
        <w:tc>
          <w:tcPr>
            <w:tcW w:w="2970" w:type="dxa"/>
            <w:vAlign w:val="center"/>
          </w:tcPr>
          <w:p w14:paraId="712F5E60" wp14:textId="77777777">
            <w:pPr>
              <w:ind w:left="0"/>
              <w:rPr>
                <w:rFonts w:cs="Arial"/>
              </w:rPr>
            </w:pPr>
            <w:r>
              <w:t>IT - Service Delivery Management</w:t>
            </w:r>
          </w:p>
        </w:tc>
      </w:tr>
    </w:tbl>
    <w:p xmlns:wp14="http://schemas.microsoft.com/office/word/2010/wordml" w14:paraId="732434A0" wp14:textId="77777777">
      <w:pPr>
        <w:ind w:right="-25"/>
        <w:rPr>
          <w:rFonts w:cs="Arial"/>
        </w:rPr>
      </w:pPr>
      <w:bookmarkStart w:name="_Toc187483225" w:id="1973452878"/>
      <w:bookmarkStart w:name="_Toc216835056" w:id="5695965"/>
      <w:bookmarkStart w:name="_Toc187483944" w:id="1764157811"/>
    </w:p>
    <w:p xmlns:wp14="http://schemas.microsoft.com/office/word/2010/wordml" w14:paraId="47F41741" wp14:textId="77777777">
      <w:pPr>
        <w:pStyle w:val="2"/>
        <w:numPr>
          <w:ilvl w:val="1"/>
          <w:numId w:val="8"/>
        </w:numPr>
        <w:tabs>
          <w:tab w:val="left" w:pos="540"/>
        </w:tabs>
        <w:ind w:left="540" w:hanging="540"/>
        <w:rPr>
          <w:rFonts w:cs="Arial"/>
          <w:sz w:val="20"/>
        </w:rPr>
      </w:pPr>
      <w:bookmarkStart w:name="_Toc355105694" w:id="1765719781"/>
      <w:bookmarkStart w:name="_Toc503346526" w:id="668469325"/>
      <w:bookmarkStart w:name="_Toc283645908" w:id="2059873558"/>
      <w:bookmarkStart w:name="_Toc283218705" w:id="568585050"/>
      <w:bookmarkStart w:name="_Toc289672060" w:id="913397640"/>
      <w:bookmarkStart w:name="_Toc445287676" w:id="9377289"/>
      <w:r>
        <w:rPr>
          <w:rFonts w:cs="Arial"/>
          <w:sz w:val="20"/>
        </w:rPr>
        <w:t>LIST OF ABBREVIATIONS</w:t>
      </w:r>
      <w:bookmarkEnd w:id="1973452878"/>
      <w:bookmarkEnd w:id="5695965"/>
      <w:bookmarkEnd w:id="1764157811"/>
      <w:bookmarkEnd w:id="1765719781"/>
      <w:bookmarkEnd w:id="668469325"/>
      <w:bookmarkEnd w:id="2059873558"/>
      <w:bookmarkEnd w:id="568585050"/>
      <w:bookmarkEnd w:id="913397640"/>
      <w:bookmarkEnd w:id="9377289"/>
    </w:p>
    <w:p xmlns:wp14="http://schemas.microsoft.com/office/word/2010/wordml" w14:paraId="64160C01" wp14:textId="77777777">
      <w:pPr>
        <w:spacing w:before="40" w:after="40" w:line="240" w:lineRule="atLeast"/>
        <w:jc w:val="both"/>
        <w:rPr>
          <w:rFonts w:cs="Arial"/>
          <w:lang w:val="en-GB"/>
        </w:rPr>
      </w:pPr>
      <w:r>
        <w:rPr>
          <w:rFonts w:cs="Arial"/>
          <w:lang w:val="en-GB"/>
        </w:rPr>
        <w:t>The following are the abbreviations used for the purpose of simplification.</w:t>
      </w:r>
    </w:p>
    <w:p xmlns:wp14="http://schemas.microsoft.com/office/word/2010/wordml" w14:paraId="2328BB07" wp14:textId="77777777">
      <w:pPr>
        <w:spacing w:before="40" w:after="40" w:line="240" w:lineRule="atLeast"/>
        <w:jc w:val="both"/>
        <w:rPr>
          <w:rFonts w:cs="Arial"/>
          <w:lang w:val="en-GB"/>
        </w:rPr>
      </w:pPr>
    </w:p>
    <w:tbl>
      <w:tblPr>
        <w:tblStyle w:val="42"/>
        <w:tblW w:w="6948"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91"/>
        <w:gridCol w:w="4357"/>
      </w:tblGrid>
      <w:tr xmlns:wp14="http://schemas.microsoft.com/office/word/2010/wordml" w14:paraId="03B81AA0"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5" w:hRule="atLeast"/>
        </w:trPr>
        <w:tc>
          <w:tcPr>
            <w:tcW w:w="2591" w:type="dxa"/>
            <w:vAlign w:val="center"/>
          </w:tcPr>
          <w:p w14:paraId="27374343" wp14:textId="77777777">
            <w:pPr>
              <w:pStyle w:val="24"/>
              <w:tabs>
                <w:tab w:val="clear" w:pos="4320"/>
                <w:tab w:val="clear" w:pos="8640"/>
              </w:tabs>
              <w:ind w:left="0" w:right="-25"/>
              <w:rPr>
                <w:rFonts w:cs="Arial"/>
                <w:b/>
                <w:lang w:val="en-GB"/>
              </w:rPr>
            </w:pPr>
            <w:r>
              <w:rPr>
                <w:rFonts w:cs="Arial"/>
                <w:b/>
                <w:lang w:val="en-GB"/>
              </w:rPr>
              <w:t>Abbreviation</w:t>
            </w:r>
          </w:p>
        </w:tc>
        <w:tc>
          <w:tcPr>
            <w:tcW w:w="4357" w:type="dxa"/>
            <w:vAlign w:val="center"/>
          </w:tcPr>
          <w:p w14:paraId="4E5877D6" wp14:textId="77777777">
            <w:pPr>
              <w:pStyle w:val="24"/>
              <w:tabs>
                <w:tab w:val="left" w:pos="4141"/>
                <w:tab w:val="clear" w:pos="4320"/>
                <w:tab w:val="clear" w:pos="8640"/>
              </w:tabs>
              <w:ind w:left="19" w:right="-25"/>
              <w:rPr>
                <w:rFonts w:cs="Arial"/>
                <w:b/>
                <w:lang w:val="en-GB"/>
              </w:rPr>
            </w:pPr>
            <w:r>
              <w:rPr>
                <w:rFonts w:cs="Arial"/>
                <w:b/>
                <w:lang w:val="en-GB"/>
              </w:rPr>
              <w:t>Denote</w:t>
            </w:r>
          </w:p>
        </w:tc>
      </w:tr>
      <w:tr xmlns:wp14="http://schemas.microsoft.com/office/word/2010/wordml" w14:paraId="4788DB00"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5" w:hRule="atLeast"/>
        </w:trPr>
        <w:tc>
          <w:tcPr>
            <w:tcW w:w="2591" w:type="dxa"/>
            <w:vAlign w:val="center"/>
          </w:tcPr>
          <w:p w14:paraId="6B4E570F" wp14:textId="77777777">
            <w:pPr>
              <w:pStyle w:val="24"/>
              <w:tabs>
                <w:tab w:val="clear" w:pos="4320"/>
                <w:tab w:val="clear" w:pos="8640"/>
              </w:tabs>
              <w:ind w:left="0" w:right="-25"/>
              <w:rPr>
                <w:rFonts w:cs="Arial"/>
                <w:lang w:val="en-GB"/>
              </w:rPr>
            </w:pPr>
            <w:r>
              <w:rPr>
                <w:rFonts w:cs="Arial"/>
                <w:lang w:val="en-GB"/>
              </w:rPr>
              <w:t>AMS</w:t>
            </w:r>
          </w:p>
        </w:tc>
        <w:tc>
          <w:tcPr>
            <w:tcW w:w="4357" w:type="dxa"/>
            <w:vAlign w:val="center"/>
          </w:tcPr>
          <w:p w14:paraId="6D2F96CB" wp14:textId="77777777">
            <w:pPr>
              <w:pStyle w:val="24"/>
              <w:tabs>
                <w:tab w:val="left" w:pos="4141"/>
                <w:tab w:val="clear" w:pos="4320"/>
                <w:tab w:val="clear" w:pos="8640"/>
              </w:tabs>
              <w:ind w:left="19" w:right="-25"/>
            </w:pPr>
            <w:r>
              <w:rPr>
                <w:rFonts w:cs="Arial"/>
                <w:lang w:val="en-GB"/>
              </w:rPr>
              <w:t>Application Maintenance &amp; Support</w:t>
            </w:r>
          </w:p>
        </w:tc>
      </w:tr>
      <w:tr xmlns:wp14="http://schemas.microsoft.com/office/word/2010/wordml" w14:paraId="47F05AF0"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5" w:hRule="atLeast"/>
        </w:trPr>
        <w:tc>
          <w:tcPr>
            <w:tcW w:w="2591" w:type="dxa"/>
            <w:tcBorders>
              <w:top w:val="single" w:color="auto" w:sz="4" w:space="0"/>
              <w:left w:val="single" w:color="auto" w:sz="4" w:space="0"/>
              <w:bottom w:val="single" w:color="auto" w:sz="4" w:space="0"/>
              <w:right w:val="single" w:color="auto" w:sz="4" w:space="0"/>
            </w:tcBorders>
            <w:vAlign w:val="center"/>
          </w:tcPr>
          <w:p w14:paraId="2BDA001E" wp14:textId="77777777">
            <w:pPr>
              <w:pStyle w:val="24"/>
              <w:tabs>
                <w:tab w:val="clear" w:pos="4320"/>
                <w:tab w:val="clear" w:pos="8640"/>
              </w:tabs>
              <w:ind w:left="0" w:right="-25"/>
              <w:rPr>
                <w:rFonts w:cs="Arial"/>
                <w:lang w:val="en-GB"/>
              </w:rPr>
            </w:pPr>
            <w:r>
              <w:rPr>
                <w:rFonts w:cs="Arial"/>
                <w:lang w:val="en-GB"/>
              </w:rPr>
              <w:t>CFO</w:t>
            </w:r>
          </w:p>
        </w:tc>
        <w:tc>
          <w:tcPr>
            <w:tcW w:w="4357" w:type="dxa"/>
            <w:tcBorders>
              <w:top w:val="single" w:color="auto" w:sz="4" w:space="0"/>
              <w:left w:val="single" w:color="auto" w:sz="4" w:space="0"/>
              <w:bottom w:val="single" w:color="auto" w:sz="4" w:space="0"/>
              <w:right w:val="single" w:color="auto" w:sz="4" w:space="0"/>
            </w:tcBorders>
            <w:vAlign w:val="center"/>
          </w:tcPr>
          <w:p w14:paraId="351A7150" wp14:textId="77777777">
            <w:pPr>
              <w:pStyle w:val="24"/>
              <w:tabs>
                <w:tab w:val="clear" w:pos="4320"/>
                <w:tab w:val="clear" w:pos="8640"/>
              </w:tabs>
              <w:ind w:left="0" w:right="-25"/>
            </w:pPr>
            <w:r>
              <w:rPr>
                <w:rFonts w:cs="Arial"/>
                <w:lang w:val="en-GB"/>
              </w:rPr>
              <w:t>Chief Financial Officer</w:t>
            </w:r>
          </w:p>
        </w:tc>
      </w:tr>
      <w:tr xmlns:wp14="http://schemas.microsoft.com/office/word/2010/wordml" w14:paraId="728820CA"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5" w:hRule="atLeast"/>
        </w:trPr>
        <w:tc>
          <w:tcPr>
            <w:tcW w:w="2591" w:type="dxa"/>
            <w:tcBorders>
              <w:top w:val="single" w:color="auto" w:sz="4" w:space="0"/>
              <w:left w:val="single" w:color="auto" w:sz="4" w:space="0"/>
              <w:bottom w:val="single" w:color="auto" w:sz="4" w:space="0"/>
              <w:right w:val="single" w:color="auto" w:sz="4" w:space="0"/>
            </w:tcBorders>
            <w:vAlign w:val="center"/>
          </w:tcPr>
          <w:p w14:paraId="2D9D4273" wp14:textId="77777777">
            <w:pPr>
              <w:pStyle w:val="24"/>
              <w:tabs>
                <w:tab w:val="clear" w:pos="4320"/>
                <w:tab w:val="clear" w:pos="8640"/>
              </w:tabs>
              <w:ind w:left="0" w:right="-25"/>
              <w:rPr>
                <w:rFonts w:cs="Arial"/>
                <w:lang w:val="en-GB"/>
              </w:rPr>
            </w:pPr>
            <w:r>
              <w:rPr>
                <w:rFonts w:cs="Arial"/>
                <w:lang w:val="en-GB"/>
              </w:rPr>
              <w:t>NRM</w:t>
            </w:r>
          </w:p>
        </w:tc>
        <w:tc>
          <w:tcPr>
            <w:tcW w:w="4357" w:type="dxa"/>
            <w:tcBorders>
              <w:top w:val="single" w:color="auto" w:sz="4" w:space="0"/>
              <w:left w:val="single" w:color="auto" w:sz="4" w:space="0"/>
              <w:bottom w:val="single" w:color="auto" w:sz="4" w:space="0"/>
              <w:right w:val="single" w:color="auto" w:sz="4" w:space="0"/>
            </w:tcBorders>
            <w:vAlign w:val="center"/>
          </w:tcPr>
          <w:p w14:paraId="0118CD56" wp14:textId="77777777">
            <w:pPr>
              <w:pStyle w:val="24"/>
              <w:tabs>
                <w:tab w:val="clear" w:pos="4320"/>
                <w:tab w:val="clear" w:pos="8640"/>
              </w:tabs>
              <w:ind w:left="0" w:right="-25"/>
            </w:pPr>
            <w:r>
              <w:rPr>
                <w:rFonts w:cs="Arial"/>
                <w:lang w:val="en-GB"/>
              </w:rPr>
              <w:t>Network and Revenue Management</w:t>
            </w:r>
          </w:p>
        </w:tc>
      </w:tr>
      <w:tr xmlns:wp14="http://schemas.microsoft.com/office/word/2010/wordml" w14:paraId="053EF25B"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5" w:hRule="atLeast"/>
        </w:trPr>
        <w:tc>
          <w:tcPr>
            <w:tcW w:w="2591" w:type="dxa"/>
            <w:tcBorders>
              <w:top w:val="single" w:color="auto" w:sz="4" w:space="0"/>
              <w:left w:val="single" w:color="auto" w:sz="4" w:space="0"/>
              <w:bottom w:val="single" w:color="auto" w:sz="4" w:space="0"/>
              <w:right w:val="single" w:color="auto" w:sz="4" w:space="0"/>
            </w:tcBorders>
            <w:vAlign w:val="center"/>
          </w:tcPr>
          <w:p w14:paraId="7F501E59" wp14:textId="77777777">
            <w:pPr>
              <w:pStyle w:val="24"/>
              <w:tabs>
                <w:tab w:val="clear" w:pos="4320"/>
                <w:tab w:val="clear" w:pos="8640"/>
              </w:tabs>
              <w:ind w:left="0" w:right="-25"/>
              <w:rPr>
                <w:rFonts w:cs="Arial"/>
                <w:lang w:val="en-GB"/>
              </w:rPr>
            </w:pPr>
            <w:r>
              <w:rPr>
                <w:rFonts w:cs="Arial"/>
                <w:lang w:val="en-GB"/>
              </w:rPr>
              <w:t>SOD</w:t>
            </w:r>
          </w:p>
        </w:tc>
        <w:tc>
          <w:tcPr>
            <w:tcW w:w="4357" w:type="dxa"/>
            <w:tcBorders>
              <w:top w:val="single" w:color="auto" w:sz="4" w:space="0"/>
              <w:left w:val="single" w:color="auto" w:sz="4" w:space="0"/>
              <w:bottom w:val="single" w:color="auto" w:sz="4" w:space="0"/>
              <w:right w:val="single" w:color="auto" w:sz="4" w:space="0"/>
            </w:tcBorders>
            <w:vAlign w:val="center"/>
          </w:tcPr>
          <w:p w14:paraId="47DABACA" wp14:textId="77777777">
            <w:pPr>
              <w:pStyle w:val="24"/>
              <w:tabs>
                <w:tab w:val="clear" w:pos="4320"/>
                <w:tab w:val="clear" w:pos="8640"/>
              </w:tabs>
              <w:ind w:left="0" w:right="-25"/>
            </w:pPr>
            <w:r>
              <w:rPr>
                <w:rFonts w:cs="Arial"/>
                <w:lang w:val="en-GB"/>
              </w:rPr>
              <w:t>System Operating Document</w:t>
            </w:r>
          </w:p>
        </w:tc>
      </w:tr>
      <w:tr xmlns:wp14="http://schemas.microsoft.com/office/word/2010/wordml" w14:paraId="163A2268"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5" w:hRule="atLeast"/>
        </w:trPr>
        <w:tc>
          <w:tcPr>
            <w:tcW w:w="2591" w:type="dxa"/>
            <w:tcBorders>
              <w:top w:val="single" w:color="auto" w:sz="4" w:space="0"/>
              <w:left w:val="single" w:color="auto" w:sz="4" w:space="0"/>
              <w:bottom w:val="single" w:color="auto" w:sz="4" w:space="0"/>
              <w:right w:val="single" w:color="auto" w:sz="4" w:space="0"/>
            </w:tcBorders>
            <w:vAlign w:val="center"/>
          </w:tcPr>
          <w:p w14:paraId="7934E229" wp14:textId="77777777">
            <w:pPr>
              <w:pStyle w:val="24"/>
              <w:tabs>
                <w:tab w:val="clear" w:pos="4320"/>
                <w:tab w:val="clear" w:pos="8640"/>
              </w:tabs>
              <w:ind w:left="0" w:right="-25"/>
              <w:rPr>
                <w:rFonts w:cs="Arial"/>
                <w:lang w:val="en-GB"/>
              </w:rPr>
            </w:pPr>
            <w:r>
              <w:rPr>
                <w:rFonts w:cs="Arial"/>
                <w:lang w:val="en-GB"/>
              </w:rPr>
              <w:t>AD</w:t>
            </w:r>
          </w:p>
        </w:tc>
        <w:tc>
          <w:tcPr>
            <w:tcW w:w="4357" w:type="dxa"/>
            <w:tcBorders>
              <w:top w:val="single" w:color="auto" w:sz="4" w:space="0"/>
              <w:left w:val="single" w:color="auto" w:sz="4" w:space="0"/>
              <w:bottom w:val="single" w:color="auto" w:sz="4" w:space="0"/>
              <w:right w:val="single" w:color="auto" w:sz="4" w:space="0"/>
            </w:tcBorders>
            <w:vAlign w:val="center"/>
          </w:tcPr>
          <w:p w14:paraId="00D7AF37" wp14:textId="77777777">
            <w:pPr>
              <w:pStyle w:val="24"/>
              <w:tabs>
                <w:tab w:val="clear" w:pos="4320"/>
                <w:tab w:val="clear" w:pos="8640"/>
              </w:tabs>
              <w:ind w:left="0" w:right="-25"/>
            </w:pPr>
            <w:r>
              <w:rPr>
                <w:rFonts w:cs="Arial"/>
                <w:lang w:val="en-GB"/>
              </w:rPr>
              <w:t>Active Directory</w:t>
            </w:r>
          </w:p>
        </w:tc>
      </w:tr>
      <w:tr xmlns:wp14="http://schemas.microsoft.com/office/word/2010/wordml" w14:paraId="3CB03A07"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5" w:hRule="atLeast"/>
        </w:trPr>
        <w:tc>
          <w:tcPr>
            <w:tcW w:w="2591" w:type="dxa"/>
            <w:tcBorders>
              <w:top w:val="single" w:color="auto" w:sz="4" w:space="0"/>
              <w:left w:val="single" w:color="auto" w:sz="4" w:space="0"/>
              <w:bottom w:val="single" w:color="auto" w:sz="4" w:space="0"/>
              <w:right w:val="single" w:color="auto" w:sz="4" w:space="0"/>
            </w:tcBorders>
            <w:vAlign w:val="center"/>
          </w:tcPr>
          <w:p w14:paraId="1CC776F8" wp14:textId="77777777">
            <w:pPr>
              <w:pStyle w:val="24"/>
              <w:tabs>
                <w:tab w:val="clear" w:pos="4320"/>
                <w:tab w:val="clear" w:pos="8640"/>
              </w:tabs>
              <w:ind w:left="0" w:right="-25"/>
              <w:rPr>
                <w:rFonts w:cs="Arial"/>
                <w:lang w:val="en-GB"/>
              </w:rPr>
            </w:pPr>
            <w:r>
              <w:rPr>
                <w:rFonts w:cs="Arial"/>
                <w:lang w:val="en-GB"/>
              </w:rPr>
              <w:t>MAB</w:t>
            </w:r>
          </w:p>
        </w:tc>
        <w:tc>
          <w:tcPr>
            <w:tcW w:w="4357" w:type="dxa"/>
            <w:tcBorders>
              <w:top w:val="single" w:color="auto" w:sz="4" w:space="0"/>
              <w:left w:val="single" w:color="auto" w:sz="4" w:space="0"/>
              <w:bottom w:val="single" w:color="auto" w:sz="4" w:space="0"/>
              <w:right w:val="single" w:color="auto" w:sz="4" w:space="0"/>
            </w:tcBorders>
            <w:vAlign w:val="center"/>
          </w:tcPr>
          <w:p w14:paraId="76F31E64" wp14:textId="77777777">
            <w:pPr>
              <w:pStyle w:val="24"/>
              <w:tabs>
                <w:tab w:val="clear" w:pos="4320"/>
                <w:tab w:val="clear" w:pos="8640"/>
              </w:tabs>
              <w:ind w:left="0" w:right="-25"/>
            </w:pPr>
            <w:r>
              <w:rPr>
                <w:rFonts w:cs="Arial"/>
                <w:lang w:val="en-GB"/>
              </w:rPr>
              <w:t>Malaysia Airlines Berhad</w:t>
            </w:r>
          </w:p>
        </w:tc>
      </w:tr>
    </w:tbl>
    <w:p xmlns:wp14="http://schemas.microsoft.com/office/word/2010/wordml" w14:paraId="256AC6DA" wp14:textId="77777777">
      <w:pPr>
        <w:ind w:right="-25"/>
        <w:rPr>
          <w:rFonts w:cs="Arial"/>
        </w:rPr>
      </w:pPr>
    </w:p>
    <w:p xmlns:wp14="http://schemas.microsoft.com/office/word/2010/wordml" w14:paraId="38AA98D6" wp14:textId="77777777">
      <w:pPr>
        <w:ind w:right="-25"/>
        <w:rPr>
          <w:rFonts w:cs="Arial"/>
        </w:rPr>
      </w:pPr>
    </w:p>
    <w:p xmlns:wp14="http://schemas.microsoft.com/office/word/2010/wordml" w14:paraId="17B7CB88" wp14:textId="77777777">
      <w:pPr>
        <w:pStyle w:val="2"/>
        <w:numPr>
          <w:ilvl w:val="1"/>
          <w:numId w:val="8"/>
        </w:numPr>
        <w:tabs>
          <w:tab w:val="left" w:pos="720"/>
        </w:tabs>
        <w:ind w:left="720" w:right="-25" w:hanging="720"/>
        <w:jc w:val="both"/>
        <w:rPr>
          <w:rFonts w:cs="Arial"/>
          <w:sz w:val="20"/>
        </w:rPr>
      </w:pPr>
      <w:bookmarkStart w:name="_Toc187483945" w:id="368899677"/>
      <w:bookmarkStart w:name="_Toc216835057" w:id="1573258996"/>
      <w:bookmarkStart w:name="_Toc187483226" w:id="1653453503"/>
      <w:bookmarkStart w:name="_Toc283218706" w:id="1380201064"/>
      <w:bookmarkStart w:name="_Toc283645909" w:id="1983353685"/>
      <w:bookmarkStart w:name="_Toc187466030" w:id="1675171052"/>
      <w:r>
        <w:rPr>
          <w:rFonts w:cs="Arial"/>
          <w:sz w:val="20"/>
        </w:rPr>
        <w:br w:type="page"/>
      </w:r>
      <w:bookmarkStart w:name="_Toc445287677" w:id="1589094771"/>
      <w:bookmarkStart w:name="_Toc355105695" w:id="1146851569"/>
      <w:bookmarkStart w:name="_Toc503346527" w:id="221719954"/>
      <w:bookmarkStart w:name="_Toc289672061" w:id="560983608"/>
      <w:r>
        <w:rPr>
          <w:rFonts w:cs="Arial"/>
          <w:sz w:val="20"/>
        </w:rPr>
        <w:t>CONDITION OF USE</w:t>
      </w:r>
      <w:bookmarkEnd w:id="368899677"/>
      <w:bookmarkEnd w:id="1573258996"/>
      <w:bookmarkEnd w:id="1653453503"/>
      <w:bookmarkEnd w:id="1380201064"/>
      <w:bookmarkEnd w:id="1983353685"/>
      <w:bookmarkEnd w:id="1589094771"/>
      <w:bookmarkEnd w:id="1146851569"/>
      <w:bookmarkEnd w:id="221719954"/>
      <w:bookmarkEnd w:id="560983608"/>
    </w:p>
    <w:bookmarkEnd w:id="1675171052"/>
    <w:p xmlns:wp14="http://schemas.microsoft.com/office/word/2010/wordml" w14:paraId="21C4EC65" wp14:textId="77777777">
      <w:pPr>
        <w:numPr>
          <w:ilvl w:val="2"/>
          <w:numId w:val="8"/>
        </w:numPr>
        <w:tabs>
          <w:tab w:val="left" w:pos="720"/>
        </w:tabs>
        <w:ind w:left="720" w:right="-25" w:hanging="720"/>
        <w:jc w:val="both"/>
        <w:rPr>
          <w:rFonts w:cs="Arial"/>
        </w:rPr>
      </w:pPr>
      <w:r>
        <w:rPr>
          <w:rFonts w:cs="Arial"/>
        </w:rPr>
        <w:t>This manual is the property of Malaysia Airlines Berhad.</w:t>
      </w:r>
    </w:p>
    <w:p xmlns:wp14="http://schemas.microsoft.com/office/word/2010/wordml" w14:paraId="2DA0B19A" wp14:textId="77777777">
      <w:pPr>
        <w:numPr>
          <w:ilvl w:val="2"/>
          <w:numId w:val="8"/>
        </w:numPr>
        <w:tabs>
          <w:tab w:val="left" w:pos="720"/>
        </w:tabs>
        <w:ind w:left="720" w:right="-25" w:hanging="720"/>
        <w:jc w:val="both"/>
        <w:rPr>
          <w:rFonts w:cs="Arial"/>
        </w:rPr>
      </w:pPr>
      <w:r>
        <w:rPr>
          <w:rFonts w:cs="Arial"/>
        </w:rPr>
        <w:t>All copies assigned to individual position(s), section(s) or station(s) is on loan basis. If, for any reason, the position(s), section(s) or station(s) is abolished from the company organization, the respective copy(ies) of the manual must be returned to Head IT Service Delivery Manager.</w:t>
      </w:r>
    </w:p>
    <w:p xmlns:wp14="http://schemas.microsoft.com/office/word/2010/wordml" w14:paraId="55359188" wp14:textId="77777777">
      <w:pPr>
        <w:numPr>
          <w:ilvl w:val="2"/>
          <w:numId w:val="8"/>
        </w:numPr>
        <w:tabs>
          <w:tab w:val="left" w:pos="720"/>
        </w:tabs>
        <w:ind w:left="720" w:right="-25" w:hanging="720"/>
        <w:jc w:val="both"/>
        <w:rPr>
          <w:rFonts w:cs="Arial"/>
        </w:rPr>
      </w:pPr>
      <w:r>
        <w:rPr>
          <w:rFonts w:cs="Arial"/>
        </w:rPr>
        <w:t>In the event where the title of the position or section is changed, the department concerned shall inform Head IT Service Delivery Manager promptly.</w:t>
      </w:r>
    </w:p>
    <w:p xmlns:wp14="http://schemas.microsoft.com/office/word/2010/wordml" w14:paraId="3E71D498" wp14:textId="77777777">
      <w:pPr>
        <w:numPr>
          <w:ilvl w:val="2"/>
          <w:numId w:val="8"/>
        </w:numPr>
        <w:tabs>
          <w:tab w:val="left" w:pos="720"/>
        </w:tabs>
        <w:ind w:left="720" w:right="-25" w:hanging="720"/>
        <w:jc w:val="both"/>
        <w:rPr>
          <w:rFonts w:cs="Arial"/>
        </w:rPr>
      </w:pPr>
      <w:r>
        <w:rPr>
          <w:rFonts w:cs="Arial"/>
        </w:rPr>
        <w:t>The content of this manual shall not be copied, or communicated in part or as a whole, to any person not employed by the Company without the express written consent of the Head IT Service Delivery Manager.</w:t>
      </w:r>
    </w:p>
    <w:p xmlns:wp14="http://schemas.microsoft.com/office/word/2010/wordml" w14:paraId="091860DF" wp14:textId="77777777">
      <w:pPr>
        <w:numPr>
          <w:ilvl w:val="2"/>
          <w:numId w:val="8"/>
        </w:numPr>
        <w:tabs>
          <w:tab w:val="left" w:pos="720"/>
        </w:tabs>
        <w:ind w:left="720" w:right="-25" w:hanging="720"/>
        <w:jc w:val="both"/>
        <w:rPr>
          <w:rFonts w:cs="Arial"/>
        </w:rPr>
      </w:pPr>
      <w:r>
        <w:rPr>
          <w:rFonts w:cs="Arial"/>
        </w:rPr>
        <w:t>It is the responsibility of the holder to ensure that his copy is updated to the latest amendments and is in good state of condition.</w:t>
      </w:r>
    </w:p>
    <w:p xmlns:wp14="http://schemas.microsoft.com/office/word/2010/wordml" w14:paraId="665A1408" wp14:textId="77777777">
      <w:pPr>
        <w:ind w:right="-25"/>
        <w:jc w:val="both"/>
        <w:rPr>
          <w:rFonts w:cs="Arial"/>
        </w:rPr>
      </w:pPr>
    </w:p>
    <w:p xmlns:wp14="http://schemas.microsoft.com/office/word/2010/wordml" w14:paraId="33ABDFC4" wp14:textId="77777777">
      <w:pPr>
        <w:pStyle w:val="2"/>
        <w:numPr>
          <w:ilvl w:val="1"/>
          <w:numId w:val="8"/>
        </w:numPr>
        <w:tabs>
          <w:tab w:val="left" w:pos="720"/>
        </w:tabs>
        <w:ind w:left="720" w:right="-25" w:hanging="720"/>
        <w:jc w:val="both"/>
        <w:rPr>
          <w:rFonts w:cs="Arial"/>
          <w:sz w:val="20"/>
        </w:rPr>
      </w:pPr>
      <w:bookmarkStart w:name="_Toc283645910" w:id="1739532318"/>
      <w:bookmarkStart w:name="_Toc445287678" w:id="1125014365"/>
      <w:bookmarkStart w:name="_Toc216835058" w:id="292589915"/>
      <w:bookmarkStart w:name="_Toc187483946" w:id="1053228379"/>
      <w:bookmarkStart w:name="_Toc289672062" w:id="1719518088"/>
      <w:bookmarkStart w:name="_Toc187483227" w:id="1187653960"/>
      <w:bookmarkStart w:name="_Toc503346528" w:id="1181565275"/>
      <w:bookmarkStart w:name="_Toc283218707" w:id="1622394086"/>
      <w:bookmarkStart w:name="_Toc355105696" w:id="431000147"/>
      <w:r>
        <w:rPr>
          <w:rFonts w:cs="Arial"/>
          <w:sz w:val="20"/>
        </w:rPr>
        <w:t>CONTROL OF MANUAL</w:t>
      </w:r>
      <w:bookmarkEnd w:id="1739532318"/>
      <w:bookmarkEnd w:id="1125014365"/>
      <w:bookmarkEnd w:id="292589915"/>
      <w:bookmarkEnd w:id="1053228379"/>
      <w:bookmarkEnd w:id="1719518088"/>
      <w:bookmarkEnd w:id="1187653960"/>
      <w:bookmarkEnd w:id="1181565275"/>
      <w:bookmarkEnd w:id="1622394086"/>
      <w:bookmarkEnd w:id="431000147"/>
    </w:p>
    <w:p xmlns:wp14="http://schemas.microsoft.com/office/word/2010/wordml" w14:paraId="05702FD1" wp14:textId="77777777">
      <w:pPr>
        <w:numPr>
          <w:ilvl w:val="2"/>
          <w:numId w:val="8"/>
        </w:numPr>
        <w:tabs>
          <w:tab w:val="left" w:pos="720"/>
        </w:tabs>
        <w:ind w:left="720" w:right="-25" w:hanging="720"/>
        <w:jc w:val="both"/>
        <w:rPr>
          <w:rFonts w:cs="Arial"/>
        </w:rPr>
      </w:pPr>
      <w:r>
        <w:rPr>
          <w:rFonts w:cs="Arial"/>
        </w:rPr>
        <w:t>The contents of this manual shall not be deleted, added, or altered in any way without the approval of the Head IT Service Delivery Manager.</w:t>
      </w:r>
    </w:p>
    <w:p xmlns:wp14="http://schemas.microsoft.com/office/word/2010/wordml" w14:paraId="27040D78" wp14:textId="77777777">
      <w:pPr>
        <w:numPr>
          <w:ilvl w:val="2"/>
          <w:numId w:val="8"/>
        </w:numPr>
        <w:tabs>
          <w:tab w:val="left" w:pos="720"/>
        </w:tabs>
        <w:ind w:left="720" w:right="-25" w:hanging="720"/>
        <w:jc w:val="both"/>
        <w:rPr>
          <w:rFonts w:cs="Arial"/>
        </w:rPr>
      </w:pPr>
      <w:r>
        <w:rPr>
          <w:rFonts w:cs="Arial"/>
        </w:rPr>
        <w:t>Any page which carries an amendment must bear the new revision date. Any line which is amended shall be highlighted by a revision bar (i.e. dark vertical line) drawn close to the amended text on the outside border of the document.</w:t>
      </w:r>
    </w:p>
    <w:p xmlns:wp14="http://schemas.microsoft.com/office/word/2010/wordml" w14:paraId="13B2CBE1" wp14:textId="77777777">
      <w:pPr>
        <w:numPr>
          <w:ilvl w:val="2"/>
          <w:numId w:val="8"/>
        </w:numPr>
        <w:tabs>
          <w:tab w:val="left" w:pos="720"/>
        </w:tabs>
        <w:ind w:left="720" w:right="-25" w:hanging="720"/>
        <w:jc w:val="both"/>
        <w:rPr>
          <w:rFonts w:cs="Arial"/>
        </w:rPr>
      </w:pPr>
      <w:r>
        <w:rPr>
          <w:rFonts w:cs="Arial"/>
        </w:rPr>
        <w:t>A transmittal letter must accompany the amended pages to advise the holders how to effect the amendment to their copies.</w:t>
      </w:r>
    </w:p>
    <w:p xmlns:wp14="http://schemas.microsoft.com/office/word/2010/wordml" w14:paraId="30C1E107" wp14:textId="77777777">
      <w:pPr>
        <w:numPr>
          <w:ilvl w:val="2"/>
          <w:numId w:val="8"/>
        </w:numPr>
        <w:tabs>
          <w:tab w:val="left" w:pos="720"/>
        </w:tabs>
        <w:ind w:left="720" w:right="-25" w:hanging="720"/>
        <w:jc w:val="both"/>
        <w:rPr>
          <w:rFonts w:cs="Arial"/>
        </w:rPr>
      </w:pPr>
      <w:r>
        <w:rPr>
          <w:rFonts w:cs="Arial"/>
        </w:rPr>
        <w:t xml:space="preserve">Holders shall notify this department in writing for loss of manual and to obtain a replacement copy. Head IT Service Delivery Manager </w:t>
      </w:r>
      <w:r>
        <w:rPr>
          <w:rFonts w:cs="Arial"/>
          <w:lang w:val="en-GB"/>
        </w:rPr>
        <w:t>shall ensure that this manual reviewed at least once a year and effect necessary amendments as and when necessary. Should any person(s) envisage improvements needed for the contents of this manual, the person should direct the request to the Head IT Service Delivery Manager.</w:t>
      </w:r>
    </w:p>
    <w:p xmlns:wp14="http://schemas.microsoft.com/office/word/2010/wordml" w14:paraId="71049383" wp14:textId="77777777">
      <w:pPr>
        <w:ind w:right="-25"/>
        <w:jc w:val="both"/>
        <w:rPr>
          <w:rFonts w:cs="Arial"/>
        </w:rPr>
      </w:pPr>
    </w:p>
    <w:p xmlns:wp14="http://schemas.microsoft.com/office/word/2010/wordml" w14:paraId="4D16AC41" wp14:textId="77777777">
      <w:pPr>
        <w:ind w:right="-25"/>
        <w:jc w:val="both"/>
        <w:rPr>
          <w:rFonts w:cs="Arial"/>
        </w:rPr>
      </w:pPr>
    </w:p>
    <w:p xmlns:wp14="http://schemas.microsoft.com/office/word/2010/wordml" w14:paraId="12A4EA11" wp14:textId="77777777">
      <w:pPr>
        <w:rPr>
          <w:rFonts w:cs="Arial"/>
        </w:rPr>
      </w:pPr>
    </w:p>
    <w:p xmlns:wp14="http://schemas.microsoft.com/office/word/2010/wordml" w14:paraId="5A1EA135" wp14:textId="77777777">
      <w:pPr>
        <w:rPr>
          <w:rFonts w:cs="Arial"/>
        </w:rPr>
      </w:pPr>
    </w:p>
    <w:p xmlns:wp14="http://schemas.microsoft.com/office/word/2010/wordml" w14:paraId="58717D39" wp14:textId="77777777">
      <w:pPr>
        <w:rPr>
          <w:rFonts w:cs="Arial"/>
        </w:rPr>
      </w:pPr>
    </w:p>
    <w:p xmlns:wp14="http://schemas.microsoft.com/office/word/2010/wordml" w14:paraId="5338A720" wp14:textId="77777777">
      <w:pPr>
        <w:rPr>
          <w:rFonts w:cs="Arial"/>
        </w:rPr>
      </w:pPr>
    </w:p>
    <w:p xmlns:wp14="http://schemas.microsoft.com/office/word/2010/wordml" w14:paraId="61DAA4D5" wp14:textId="77777777">
      <w:pPr>
        <w:rPr>
          <w:rFonts w:cs="Arial"/>
        </w:rPr>
      </w:pPr>
    </w:p>
    <w:p xmlns:wp14="http://schemas.microsoft.com/office/word/2010/wordml" w14:paraId="2AEAF47F" wp14:textId="77777777">
      <w:pPr>
        <w:rPr>
          <w:rFonts w:cs="Arial"/>
        </w:rPr>
      </w:pPr>
    </w:p>
    <w:p xmlns:wp14="http://schemas.microsoft.com/office/word/2010/wordml" w14:paraId="281B37BA" wp14:textId="77777777">
      <w:pPr>
        <w:rPr>
          <w:rFonts w:cs="Arial"/>
        </w:rPr>
      </w:pPr>
    </w:p>
    <w:p xmlns:wp14="http://schemas.microsoft.com/office/word/2010/wordml" w14:paraId="2E500C74" wp14:textId="77777777">
      <w:pPr>
        <w:rPr>
          <w:rFonts w:cs="Arial"/>
        </w:rPr>
      </w:pPr>
    </w:p>
    <w:p xmlns:wp14="http://schemas.microsoft.com/office/word/2010/wordml" w14:paraId="74CD1D1F" wp14:textId="77777777">
      <w:pPr>
        <w:rPr>
          <w:rFonts w:cs="Arial"/>
        </w:rPr>
      </w:pPr>
    </w:p>
    <w:p xmlns:wp14="http://schemas.microsoft.com/office/word/2010/wordml" w14:paraId="1C5BEDD8" wp14:textId="77777777">
      <w:pPr>
        <w:rPr>
          <w:rFonts w:cs="Arial"/>
        </w:rPr>
      </w:pPr>
    </w:p>
    <w:p xmlns:wp14="http://schemas.microsoft.com/office/word/2010/wordml" w14:paraId="02915484" wp14:textId="77777777">
      <w:pPr>
        <w:rPr>
          <w:rFonts w:cs="Arial"/>
        </w:rPr>
      </w:pPr>
    </w:p>
    <w:p xmlns:wp14="http://schemas.microsoft.com/office/word/2010/wordml" w14:paraId="03B94F49" wp14:textId="77777777">
      <w:pPr>
        <w:rPr>
          <w:rFonts w:cs="Arial"/>
        </w:rPr>
      </w:pPr>
    </w:p>
    <w:p xmlns:wp14="http://schemas.microsoft.com/office/word/2010/wordml" w14:paraId="6D846F5D" wp14:textId="77777777">
      <w:pPr>
        <w:rPr>
          <w:rFonts w:cs="Arial"/>
        </w:rPr>
      </w:pPr>
    </w:p>
    <w:p xmlns:wp14="http://schemas.microsoft.com/office/word/2010/wordml" w14:paraId="62F015AF" wp14:textId="77777777">
      <w:pPr>
        <w:rPr>
          <w:rFonts w:cs="Arial"/>
        </w:rPr>
      </w:pPr>
    </w:p>
    <w:p xmlns:wp14="http://schemas.microsoft.com/office/word/2010/wordml" w14:paraId="1B15DD1D" wp14:textId="77777777">
      <w:pPr>
        <w:rPr>
          <w:rFonts w:cs="Arial"/>
        </w:rPr>
      </w:pPr>
    </w:p>
    <w:p xmlns:wp14="http://schemas.microsoft.com/office/word/2010/wordml" w14:paraId="6E681184" wp14:textId="77777777">
      <w:pPr>
        <w:rPr>
          <w:rFonts w:cs="Arial"/>
        </w:rPr>
      </w:pPr>
    </w:p>
    <w:p xmlns:wp14="http://schemas.microsoft.com/office/word/2010/wordml" w14:paraId="230165FA" wp14:textId="77777777">
      <w:pPr>
        <w:rPr>
          <w:rFonts w:cs="Arial"/>
        </w:rPr>
      </w:pPr>
    </w:p>
    <w:p xmlns:wp14="http://schemas.microsoft.com/office/word/2010/wordml" w14:paraId="7CB33CA5" wp14:textId="77777777">
      <w:pPr>
        <w:rPr>
          <w:rFonts w:cs="Arial"/>
        </w:rPr>
      </w:pPr>
    </w:p>
    <w:p xmlns:wp14="http://schemas.microsoft.com/office/word/2010/wordml" w14:paraId="17414610" wp14:textId="77777777">
      <w:pPr>
        <w:rPr>
          <w:rFonts w:cs="Arial"/>
        </w:rPr>
      </w:pPr>
    </w:p>
    <w:p xmlns:wp14="http://schemas.microsoft.com/office/word/2010/wordml" w14:paraId="781DF2CB" wp14:textId="77777777">
      <w:pPr>
        <w:rPr>
          <w:rFonts w:cs="Arial"/>
        </w:rPr>
      </w:pPr>
    </w:p>
    <w:p xmlns:wp14="http://schemas.microsoft.com/office/word/2010/wordml" w14:paraId="16788234" wp14:textId="77777777">
      <w:pPr>
        <w:rPr>
          <w:rFonts w:cs="Arial"/>
        </w:rPr>
      </w:pPr>
    </w:p>
    <w:p xmlns:wp14="http://schemas.microsoft.com/office/word/2010/wordml" w14:paraId="57A6A0F0" wp14:textId="77777777">
      <w:pPr>
        <w:rPr>
          <w:rFonts w:cs="Arial"/>
        </w:rPr>
      </w:pPr>
    </w:p>
    <w:p xmlns:wp14="http://schemas.microsoft.com/office/word/2010/wordml" w14:paraId="7DF0CA62" wp14:textId="77777777">
      <w:pPr>
        <w:rPr>
          <w:rFonts w:cs="Arial"/>
        </w:rPr>
      </w:pPr>
    </w:p>
    <w:p xmlns:wp14="http://schemas.microsoft.com/office/word/2010/wordml" w14:paraId="44BA3426" wp14:textId="77777777">
      <w:pPr>
        <w:rPr>
          <w:rFonts w:cs="Arial"/>
        </w:rPr>
      </w:pPr>
    </w:p>
    <w:p xmlns:wp14="http://schemas.microsoft.com/office/word/2010/wordml" w14:paraId="175D53C2" wp14:textId="77777777">
      <w:pPr>
        <w:rPr>
          <w:rFonts w:cs="Arial"/>
        </w:rPr>
      </w:pPr>
    </w:p>
    <w:p xmlns:wp14="http://schemas.microsoft.com/office/word/2010/wordml" w14:paraId="7DB1D1D4" wp14:textId="77777777">
      <w:pPr>
        <w:rPr>
          <w:rFonts w:cs="Arial"/>
        </w:rPr>
      </w:pPr>
    </w:p>
    <w:p xmlns:wp14="http://schemas.microsoft.com/office/word/2010/wordml" w14:paraId="0841E4F5" wp14:textId="77777777">
      <w:pPr>
        <w:rPr>
          <w:rFonts w:cs="Arial"/>
        </w:rPr>
      </w:pPr>
    </w:p>
    <w:p xmlns:wp14="http://schemas.microsoft.com/office/word/2010/wordml" w14:paraId="711A9A35" wp14:textId="77777777">
      <w:pPr>
        <w:rPr>
          <w:rFonts w:cs="Arial"/>
        </w:rPr>
      </w:pPr>
    </w:p>
    <w:p xmlns:wp14="http://schemas.microsoft.com/office/word/2010/wordml" w14:paraId="4EE333D4" wp14:textId="77777777">
      <w:pPr>
        <w:rPr>
          <w:rFonts w:cs="Arial"/>
        </w:rPr>
      </w:pPr>
    </w:p>
    <w:p xmlns:wp14="http://schemas.microsoft.com/office/word/2010/wordml" w14:paraId="0D6BC734" wp14:textId="77777777">
      <w:pPr>
        <w:rPr>
          <w:rFonts w:cs="Arial"/>
        </w:rPr>
      </w:pPr>
    </w:p>
    <w:p xmlns:wp14="http://schemas.microsoft.com/office/word/2010/wordml" w14:paraId="34A104AC" wp14:textId="77777777">
      <w:pPr>
        <w:rPr>
          <w:rFonts w:cs="Arial"/>
        </w:rPr>
      </w:pPr>
    </w:p>
    <w:p xmlns:wp14="http://schemas.microsoft.com/office/word/2010/wordml" w14:paraId="114B4F84" wp14:textId="77777777">
      <w:pPr>
        <w:rPr>
          <w:rFonts w:cs="Arial"/>
        </w:rPr>
      </w:pPr>
    </w:p>
    <w:p xmlns:wp14="http://schemas.microsoft.com/office/word/2010/wordml" w14:paraId="1AABDC09" wp14:textId="77777777">
      <w:pPr>
        <w:rPr>
          <w:rFonts w:cs="Arial"/>
        </w:rPr>
      </w:pPr>
    </w:p>
    <w:p xmlns:wp14="http://schemas.microsoft.com/office/word/2010/wordml" w14:paraId="3F82752B" wp14:textId="77777777">
      <w:pPr>
        <w:rPr>
          <w:rFonts w:cs="Arial"/>
        </w:rPr>
      </w:pPr>
    </w:p>
    <w:p xmlns:wp14="http://schemas.microsoft.com/office/word/2010/wordml" w14:paraId="6CA203BD" wp14:textId="77777777">
      <w:pPr>
        <w:rPr>
          <w:rFonts w:cs="Arial"/>
        </w:rPr>
      </w:pPr>
    </w:p>
    <w:p xmlns:wp14="http://schemas.microsoft.com/office/word/2010/wordml" w14:paraId="61B30CED" wp14:textId="77777777">
      <w:pPr>
        <w:jc w:val="center"/>
        <w:rPr>
          <w:rFonts w:cs="Arial"/>
          <w:b/>
          <w:bCs/>
          <w:sz w:val="28"/>
          <w:szCs w:val="28"/>
        </w:rPr>
      </w:pPr>
      <w:r>
        <w:rPr>
          <w:rFonts w:cs="Arial"/>
          <w:b/>
          <w:bCs/>
          <w:sz w:val="28"/>
          <w:szCs w:val="28"/>
        </w:rPr>
        <w:t>INTENTIONALLY LEFT BLANK</w:t>
      </w:r>
    </w:p>
    <w:p xmlns:wp14="http://schemas.microsoft.com/office/word/2010/wordml" w14:paraId="1EEB5C65" wp14:textId="77777777">
      <w:pPr>
        <w:rPr>
          <w:rFonts w:cs="Arial"/>
        </w:rPr>
      </w:pPr>
    </w:p>
    <w:p xmlns:wp14="http://schemas.microsoft.com/office/word/2010/wordml" w14:paraId="27EFE50A" wp14:textId="77777777">
      <w:pPr>
        <w:rPr>
          <w:rFonts w:cs="Arial"/>
        </w:rPr>
      </w:pPr>
    </w:p>
    <w:p xmlns:wp14="http://schemas.microsoft.com/office/word/2010/wordml" w14:paraId="44D1216F" wp14:textId="77777777">
      <w:pPr>
        <w:rPr>
          <w:rFonts w:cs="Arial"/>
        </w:rPr>
      </w:pPr>
    </w:p>
    <w:p xmlns:wp14="http://schemas.microsoft.com/office/word/2010/wordml" w14:paraId="3517F98F" wp14:textId="77777777">
      <w:pPr>
        <w:rPr>
          <w:rFonts w:cs="Arial"/>
        </w:rPr>
      </w:pPr>
    </w:p>
    <w:p xmlns:wp14="http://schemas.microsoft.com/office/word/2010/wordml" w14:paraId="34223B45" wp14:textId="77777777">
      <w:pPr>
        <w:rPr>
          <w:rFonts w:cs="Arial"/>
        </w:rPr>
      </w:pPr>
    </w:p>
    <w:p xmlns:wp14="http://schemas.microsoft.com/office/word/2010/wordml" w14:paraId="539CD7A1" wp14:textId="77777777">
      <w:pPr>
        <w:rPr>
          <w:rFonts w:cs="Arial"/>
        </w:rPr>
      </w:pPr>
    </w:p>
    <w:p xmlns:wp14="http://schemas.microsoft.com/office/word/2010/wordml" w14:paraId="6A9A2604" wp14:textId="77777777">
      <w:pPr>
        <w:rPr>
          <w:rFonts w:cs="Arial"/>
        </w:rPr>
      </w:pPr>
    </w:p>
    <w:p xmlns:wp14="http://schemas.microsoft.com/office/word/2010/wordml" w14:paraId="3DD220FA" wp14:textId="77777777">
      <w:pPr>
        <w:rPr>
          <w:rFonts w:cs="Arial"/>
        </w:rPr>
      </w:pPr>
    </w:p>
    <w:p xmlns:wp14="http://schemas.microsoft.com/office/word/2010/wordml" w14:paraId="7B186A81" wp14:textId="77777777">
      <w:pPr>
        <w:rPr>
          <w:rFonts w:cs="Arial"/>
        </w:rPr>
      </w:pPr>
    </w:p>
    <w:p xmlns:wp14="http://schemas.microsoft.com/office/word/2010/wordml" w14:paraId="4F24943C" wp14:textId="77777777">
      <w:pPr>
        <w:rPr>
          <w:rFonts w:cs="Arial"/>
        </w:rPr>
      </w:pPr>
    </w:p>
    <w:p xmlns:wp14="http://schemas.microsoft.com/office/word/2010/wordml" w14:paraId="6AD9664E" wp14:textId="77777777">
      <w:pPr>
        <w:rPr>
          <w:rFonts w:cs="Arial"/>
        </w:rPr>
        <w:sectPr>
          <w:headerReference w:type="default" r:id="rId15"/>
          <w:footerReference w:type="default" r:id="rId17"/>
          <w:headerReference w:type="even" r:id="rId16"/>
          <w:footerReference w:type="even" r:id="rId18"/>
          <w:type w:val="oddPage"/>
          <w:pgSz w:w="11909" w:h="16834" w:orient="portrait"/>
          <w:pgMar w:top="360" w:right="648" w:bottom="360" w:left="1296" w:header="216" w:footer="367" w:gutter="0"/>
          <w:pgNumType w:start="1" w:chapStyle="9"/>
          <w:cols w:space="720" w:num="1"/>
        </w:sectPr>
      </w:pPr>
    </w:p>
    <w:p xmlns:wp14="http://schemas.microsoft.com/office/word/2010/wordml" w14:paraId="6BF7610E" wp14:textId="77777777">
      <w:pPr>
        <w:rPr>
          <w:rFonts w:ascii="Arial Narrow" w:hAnsi="Arial Narrow"/>
        </w:rPr>
      </w:pPr>
    </w:p>
    <w:p xmlns:wp14="http://schemas.microsoft.com/office/word/2010/wordml" w14:paraId="25DC539F" wp14:textId="77777777">
      <w:pPr>
        <w:rPr>
          <w:rFonts w:ascii="Arial Narrow" w:hAnsi="Arial Narrow"/>
        </w:rPr>
      </w:pPr>
    </w:p>
    <w:p xmlns:wp14="http://schemas.microsoft.com/office/word/2010/wordml" w14:paraId="63E83F18" wp14:textId="77777777">
      <w:pPr>
        <w:rPr>
          <w:rFonts w:ascii="Arial Narrow" w:hAnsi="Arial Narrow"/>
        </w:rPr>
      </w:pPr>
    </w:p>
    <w:p xmlns:wp14="http://schemas.microsoft.com/office/word/2010/wordml" w14:paraId="6FBAD364" wp14:textId="77777777">
      <w:pPr>
        <w:rPr>
          <w:rFonts w:ascii="Arial Narrow" w:hAnsi="Arial Narrow"/>
        </w:rPr>
      </w:pPr>
    </w:p>
    <w:p xmlns:wp14="http://schemas.microsoft.com/office/word/2010/wordml" w14:paraId="5DC4596E" wp14:textId="77777777">
      <w:pPr>
        <w:jc w:val="center"/>
        <w:rPr>
          <w:rFonts w:ascii="Arial Narrow" w:hAnsi="Arial Narrow"/>
          <w:b/>
          <w:sz w:val="28"/>
          <w:szCs w:val="28"/>
        </w:rPr>
      </w:pPr>
    </w:p>
    <w:p xmlns:wp14="http://schemas.microsoft.com/office/word/2010/wordml" w14:paraId="71E9947C" wp14:textId="77777777">
      <w:pPr>
        <w:jc w:val="center"/>
        <w:rPr>
          <w:rFonts w:ascii="Arial Narrow" w:hAnsi="Arial Narrow"/>
          <w:b/>
          <w:sz w:val="28"/>
          <w:szCs w:val="28"/>
        </w:rPr>
      </w:pPr>
    </w:p>
    <w:p xmlns:wp14="http://schemas.microsoft.com/office/word/2010/wordml" w14:paraId="1413D853" wp14:textId="77777777">
      <w:pPr>
        <w:jc w:val="center"/>
        <w:rPr>
          <w:rFonts w:ascii="Arial Narrow" w:hAnsi="Arial Narrow"/>
          <w:b/>
          <w:sz w:val="28"/>
          <w:szCs w:val="28"/>
        </w:rPr>
      </w:pPr>
    </w:p>
    <w:p xmlns:wp14="http://schemas.microsoft.com/office/word/2010/wordml" w14:paraId="2A7A9836" wp14:textId="77777777">
      <w:pPr>
        <w:jc w:val="center"/>
        <w:rPr>
          <w:rFonts w:ascii="Arial Narrow" w:hAnsi="Arial Narrow"/>
          <w:b/>
          <w:sz w:val="28"/>
          <w:szCs w:val="28"/>
        </w:rPr>
      </w:pPr>
    </w:p>
    <w:p xmlns:wp14="http://schemas.microsoft.com/office/word/2010/wordml" w14:paraId="47CE7A2C" wp14:textId="77777777">
      <w:pPr>
        <w:jc w:val="center"/>
        <w:rPr>
          <w:rFonts w:ascii="Arial Narrow" w:hAnsi="Arial Narrow"/>
          <w:b/>
          <w:sz w:val="28"/>
          <w:szCs w:val="28"/>
        </w:rPr>
      </w:pPr>
    </w:p>
    <w:p xmlns:wp14="http://schemas.microsoft.com/office/word/2010/wordml" w14:paraId="2C7DA92C" wp14:textId="77777777">
      <w:pPr>
        <w:jc w:val="center"/>
        <w:rPr>
          <w:rFonts w:ascii="Arial Narrow" w:hAnsi="Arial Narrow"/>
          <w:b/>
          <w:sz w:val="28"/>
          <w:szCs w:val="28"/>
        </w:rPr>
      </w:pPr>
    </w:p>
    <w:p xmlns:wp14="http://schemas.microsoft.com/office/word/2010/wordml" w14:paraId="3F904CCB" wp14:textId="77777777">
      <w:pPr>
        <w:jc w:val="center"/>
        <w:rPr>
          <w:rFonts w:ascii="Arial Narrow" w:hAnsi="Arial Narrow"/>
          <w:b/>
          <w:sz w:val="28"/>
          <w:szCs w:val="28"/>
        </w:rPr>
      </w:pPr>
    </w:p>
    <w:p xmlns:wp14="http://schemas.microsoft.com/office/word/2010/wordml" w14:paraId="040360B8" wp14:textId="77777777">
      <w:pPr>
        <w:jc w:val="center"/>
        <w:rPr>
          <w:rFonts w:ascii="Arial Narrow" w:hAnsi="Arial Narrow"/>
          <w:b/>
          <w:sz w:val="28"/>
          <w:szCs w:val="28"/>
        </w:rPr>
      </w:pPr>
    </w:p>
    <w:p xmlns:wp14="http://schemas.microsoft.com/office/word/2010/wordml" w14:paraId="17A1CA98" wp14:textId="77777777">
      <w:pPr>
        <w:jc w:val="center"/>
        <w:rPr>
          <w:rFonts w:ascii="Arial Narrow" w:hAnsi="Arial Narrow"/>
          <w:b/>
          <w:sz w:val="28"/>
          <w:szCs w:val="28"/>
        </w:rPr>
      </w:pPr>
    </w:p>
    <w:p xmlns:wp14="http://schemas.microsoft.com/office/word/2010/wordml" w14:paraId="1A55251A" wp14:textId="77777777">
      <w:pPr>
        <w:jc w:val="center"/>
        <w:rPr>
          <w:rFonts w:ascii="Arial Narrow" w:hAnsi="Arial Narrow"/>
          <w:b/>
          <w:sz w:val="28"/>
          <w:szCs w:val="28"/>
        </w:rPr>
      </w:pPr>
    </w:p>
    <w:p xmlns:wp14="http://schemas.microsoft.com/office/word/2010/wordml" w14:paraId="4235EA66" wp14:textId="77777777">
      <w:pPr>
        <w:pStyle w:val="10"/>
      </w:pPr>
      <w:bookmarkStart w:name="_Toc503346529" w:id="2128780368"/>
      <w:r>
        <w:t>- MANUAL BACKGROUND</w:t>
      </w:r>
      <w:bookmarkEnd w:id="2128780368"/>
    </w:p>
    <w:p xmlns:wp14="http://schemas.microsoft.com/office/word/2010/wordml" w14:paraId="4F6D2C48" wp14:textId="77777777">
      <w:pPr>
        <w:rPr>
          <w:rFonts w:cs="Arial"/>
        </w:rPr>
        <w:sectPr>
          <w:footerReference w:type="default" r:id="rId19"/>
          <w:type w:val="oddPage"/>
          <w:pgSz w:w="11909" w:h="16834" w:orient="portrait"/>
          <w:pgMar w:top="360" w:right="648" w:bottom="360" w:left="1296" w:header="216" w:footer="367" w:gutter="0"/>
          <w:pgNumType w:start="1" w:chapStyle="9"/>
          <w:cols w:space="720" w:num="1"/>
        </w:sectPr>
      </w:pPr>
    </w:p>
    <w:p xmlns:wp14="http://schemas.microsoft.com/office/word/2010/wordml" w14:paraId="2C8B4F07" wp14:textId="77777777">
      <w:pPr>
        <w:pStyle w:val="2"/>
        <w:numPr>
          <w:ilvl w:val="1"/>
          <w:numId w:val="9"/>
        </w:numPr>
        <w:spacing w:before="40" w:after="40" w:line="240" w:lineRule="atLeast"/>
        <w:ind w:left="709" w:right="42" w:hanging="709"/>
        <w:jc w:val="both"/>
        <w:rPr>
          <w:rFonts w:cs="Arial"/>
          <w:sz w:val="20"/>
        </w:rPr>
      </w:pPr>
      <w:bookmarkStart w:name="_Toc187483948" w:id="821205965"/>
      <w:bookmarkStart w:name="_Toc283739256" w:id="2127125104"/>
      <w:bookmarkStart w:name="_Toc503346530" w:id="355660621"/>
      <w:bookmarkStart w:name="_Toc216835060" w:id="627185095"/>
      <w:bookmarkStart w:name="_Toc187483229" w:id="393182993"/>
      <w:bookmarkStart w:name="_Toc283218709" w:id="504660358"/>
      <w:bookmarkStart w:name="_Toc418858325" w:id="1321483958"/>
      <w:r>
        <w:rPr>
          <w:rFonts w:cs="Arial"/>
          <w:sz w:val="20"/>
        </w:rPr>
        <w:t>INTRODUCTION</w:t>
      </w:r>
      <w:bookmarkEnd w:id="821205965"/>
      <w:bookmarkEnd w:id="2127125104"/>
      <w:bookmarkEnd w:id="355660621"/>
      <w:bookmarkEnd w:id="627185095"/>
      <w:bookmarkEnd w:id="393182993"/>
      <w:bookmarkEnd w:id="504660358"/>
      <w:bookmarkEnd w:id="1321483958"/>
    </w:p>
    <w:p xmlns:wp14="http://schemas.microsoft.com/office/word/2010/wordml" w14:paraId="7B838C4B" wp14:textId="77777777">
      <w:pPr>
        <w:pStyle w:val="60"/>
        <w:ind w:right="42"/>
      </w:pPr>
      <w:r>
        <w:t>This is the “MASTRO-Data Archival” SOD, hereinafter referred to as “the Policy” provides comprehensive operating procedures within the scope and application herein defined in Part 2 Section 3.0 for Malaysia Airlines Berhad (MAB).</w:t>
      </w:r>
    </w:p>
    <w:p xmlns:wp14="http://schemas.microsoft.com/office/word/2010/wordml" w14:paraId="20BED156" wp14:textId="77777777">
      <w:pPr>
        <w:pStyle w:val="2"/>
        <w:numPr>
          <w:ilvl w:val="1"/>
          <w:numId w:val="9"/>
        </w:numPr>
        <w:ind w:left="540" w:right="42" w:hanging="540"/>
        <w:jc w:val="both"/>
        <w:rPr>
          <w:rFonts w:cs="Arial"/>
          <w:sz w:val="20"/>
        </w:rPr>
      </w:pPr>
      <w:bookmarkStart w:name="_Toc187483949" w:id="598802942"/>
      <w:bookmarkStart w:name="_Toc187483230" w:id="978515384"/>
      <w:bookmarkStart w:name="_Toc216835061" w:id="225039686"/>
      <w:bookmarkStart w:name="_Toc283218710" w:id="1136102896"/>
      <w:bookmarkStart w:name="_Toc503346531" w:id="2058774688"/>
      <w:bookmarkStart w:name="_Toc418858326" w:id="1081549619"/>
      <w:bookmarkStart w:name="_Toc283739257" w:id="743514026"/>
      <w:r>
        <w:rPr>
          <w:rFonts w:cs="Arial"/>
          <w:sz w:val="20"/>
        </w:rPr>
        <w:t>PURPOSE</w:t>
      </w:r>
      <w:bookmarkEnd w:id="598802942"/>
      <w:bookmarkEnd w:id="978515384"/>
      <w:bookmarkEnd w:id="225039686"/>
      <w:bookmarkEnd w:id="1136102896"/>
      <w:bookmarkEnd w:id="2058774688"/>
      <w:bookmarkEnd w:id="1081549619"/>
      <w:bookmarkEnd w:id="743514026"/>
    </w:p>
    <w:p xmlns:wp14="http://schemas.microsoft.com/office/word/2010/wordml" w14:paraId="6AE8E838" wp14:textId="77777777">
      <w:pPr>
        <w:pStyle w:val="13"/>
        <w:ind w:left="540"/>
        <w:jc w:val="both"/>
        <w:rPr>
          <w:sz w:val="20"/>
        </w:rPr>
      </w:pPr>
      <w:r>
        <w:rPr>
          <w:sz w:val="20"/>
        </w:rPr>
        <w:t xml:space="preserve">The objective of this document is to provide relevant information required to operate and support “MASTRO – Data Archival”. </w:t>
      </w:r>
    </w:p>
    <w:p xmlns:wp14="http://schemas.microsoft.com/office/word/2010/wordml" w14:paraId="5A6FDF58" wp14:textId="77777777">
      <w:pPr>
        <w:pStyle w:val="2"/>
        <w:numPr>
          <w:ilvl w:val="1"/>
          <w:numId w:val="9"/>
        </w:numPr>
        <w:ind w:left="540" w:right="42" w:hanging="540"/>
        <w:jc w:val="both"/>
        <w:rPr>
          <w:rFonts w:cs="Arial"/>
          <w:sz w:val="20"/>
        </w:rPr>
      </w:pPr>
      <w:bookmarkStart w:name="_Toc503346532" w:id="705575759"/>
      <w:bookmarkStart w:name="_Toc216835062" w:id="1097688813"/>
      <w:bookmarkStart w:name="_Toc187483231" w:id="2041678702"/>
      <w:bookmarkStart w:name="_Toc283218711" w:id="1640148176"/>
      <w:bookmarkStart w:name="_Toc283739258" w:id="1376496543"/>
      <w:bookmarkStart w:name="_Toc187483950" w:id="1464709417"/>
      <w:bookmarkStart w:name="_Toc418858327" w:id="728151697"/>
      <w:r>
        <w:rPr>
          <w:rFonts w:cs="Arial"/>
          <w:sz w:val="20"/>
        </w:rPr>
        <w:t>SCOPE AND APPLICATION</w:t>
      </w:r>
      <w:bookmarkEnd w:id="705575759"/>
      <w:bookmarkEnd w:id="1097688813"/>
      <w:bookmarkEnd w:id="2041678702"/>
      <w:bookmarkEnd w:id="1640148176"/>
      <w:bookmarkEnd w:id="1376496543"/>
      <w:bookmarkEnd w:id="1464709417"/>
      <w:bookmarkEnd w:id="728151697"/>
    </w:p>
    <w:p xmlns:wp14="http://schemas.microsoft.com/office/word/2010/wordml" w14:paraId="08F483F3" wp14:textId="77777777">
      <w:pPr>
        <w:pStyle w:val="13"/>
        <w:tabs>
          <w:tab w:val="left" w:pos="8931"/>
        </w:tabs>
        <w:spacing w:before="100" w:beforeAutospacing="1" w:after="100" w:afterAutospacing="1"/>
        <w:ind w:left="567" w:right="42"/>
        <w:jc w:val="both"/>
        <w:rPr>
          <w:rFonts w:cs="Arial"/>
          <w:sz w:val="20"/>
        </w:rPr>
      </w:pPr>
      <w:r>
        <w:rPr>
          <w:rFonts w:cs="Arial"/>
          <w:sz w:val="20"/>
        </w:rPr>
        <w:t>This SOD covers all information required to operate and support the solution in production.</w:t>
      </w:r>
    </w:p>
    <w:p xmlns:wp14="http://schemas.microsoft.com/office/word/2010/wordml" w14:paraId="36ACF1B2" wp14:textId="77777777">
      <w:pPr>
        <w:pStyle w:val="13"/>
        <w:tabs>
          <w:tab w:val="left" w:pos="8931"/>
        </w:tabs>
        <w:spacing w:before="100" w:beforeAutospacing="1" w:after="100" w:afterAutospacing="1"/>
        <w:ind w:left="567" w:right="42"/>
        <w:jc w:val="both"/>
        <w:rPr>
          <w:rFonts w:cs="Arial"/>
          <w:sz w:val="20"/>
        </w:rPr>
      </w:pPr>
      <w:r>
        <w:rPr>
          <w:rFonts w:cs="Arial"/>
          <w:sz w:val="20"/>
        </w:rPr>
        <w:t>This SOD does not include the following:</w:t>
      </w:r>
    </w:p>
    <w:p xmlns:wp14="http://schemas.microsoft.com/office/word/2010/wordml" w14:paraId="587E4DE1" wp14:textId="77777777">
      <w:pPr>
        <w:pStyle w:val="13"/>
        <w:tabs>
          <w:tab w:val="left" w:pos="720"/>
        </w:tabs>
        <w:overflowPunct/>
        <w:autoSpaceDE/>
        <w:autoSpaceDN/>
        <w:adjustRightInd/>
        <w:spacing w:before="100" w:beforeAutospacing="1" w:after="100" w:afterAutospacing="1"/>
        <w:ind w:left="927" w:right="42"/>
        <w:jc w:val="both"/>
        <w:textAlignment w:val="auto"/>
        <w:rPr>
          <w:rFonts w:cs="Arial"/>
          <w:sz w:val="20"/>
        </w:rPr>
      </w:pPr>
      <w:r>
        <w:rPr>
          <w:sz w:val="20"/>
        </w:rPr>
        <w:t>Application maintenance for the sub-systems interfaced by the core system</w:t>
      </w:r>
      <w:r>
        <w:rPr>
          <w:rFonts w:cs="Arial"/>
          <w:sz w:val="20"/>
        </w:rPr>
        <w:t>.</w:t>
      </w:r>
    </w:p>
    <w:p xmlns:wp14="http://schemas.microsoft.com/office/word/2010/wordml" w14:paraId="3348CF0A" wp14:textId="77777777">
      <w:pPr>
        <w:pStyle w:val="2"/>
        <w:numPr>
          <w:ilvl w:val="1"/>
          <w:numId w:val="9"/>
        </w:numPr>
        <w:ind w:left="540" w:right="42" w:hanging="540"/>
        <w:jc w:val="both"/>
        <w:rPr>
          <w:rFonts w:cs="Arial"/>
          <w:sz w:val="20"/>
        </w:rPr>
      </w:pPr>
      <w:bookmarkStart w:name="_Toc503346533" w:id="1197898373"/>
      <w:r>
        <w:rPr>
          <w:rFonts w:cs="Arial"/>
          <w:sz w:val="20"/>
        </w:rPr>
        <w:t>TERMINOLOGY</w:t>
      </w:r>
      <w:bookmarkEnd w:id="1197898373"/>
    </w:p>
    <w:p xmlns:wp14="http://schemas.microsoft.com/office/word/2010/wordml" w14:paraId="31F27C88" wp14:textId="77777777">
      <w:pPr>
        <w:pStyle w:val="3"/>
      </w:pPr>
    </w:p>
    <w:tbl>
      <w:tblPr>
        <w:tblStyle w:val="42"/>
        <w:tblW w:w="8515"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8"/>
        <w:gridCol w:w="1902"/>
        <w:gridCol w:w="5365"/>
      </w:tblGrid>
      <w:tr xmlns:wp14="http://schemas.microsoft.com/office/word/2010/wordml" w14:paraId="54809627"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2" w:hRule="atLeast"/>
        </w:trPr>
        <w:tc>
          <w:tcPr>
            <w:tcW w:w="1248" w:type="dxa"/>
            <w:shd w:val="clear" w:color="auto" w:fill="D8D8D8" w:themeFill="background1" w:themeFillShade="D9"/>
          </w:tcPr>
          <w:p w14:paraId="56F66541" wp14:textId="77777777">
            <w:pPr>
              <w:pStyle w:val="13"/>
              <w:spacing w:before="100" w:beforeAutospacing="1" w:after="100" w:afterAutospacing="1"/>
              <w:ind w:left="0"/>
              <w:rPr>
                <w:rFonts w:cs="Arial"/>
                <w:b/>
                <w:sz w:val="20"/>
              </w:rPr>
            </w:pPr>
            <w:r>
              <w:rPr>
                <w:rFonts w:cs="Arial"/>
                <w:b/>
                <w:sz w:val="20"/>
              </w:rPr>
              <w:t>SNo.</w:t>
            </w:r>
          </w:p>
        </w:tc>
        <w:tc>
          <w:tcPr>
            <w:tcW w:w="1902" w:type="dxa"/>
            <w:shd w:val="clear" w:color="auto" w:fill="D8D8D8" w:themeFill="background1" w:themeFillShade="D9"/>
          </w:tcPr>
          <w:p w14:paraId="0CEB4B25" wp14:textId="77777777">
            <w:pPr>
              <w:pStyle w:val="13"/>
              <w:spacing w:before="100" w:beforeAutospacing="1" w:after="100" w:afterAutospacing="1"/>
              <w:ind w:left="0"/>
              <w:rPr>
                <w:rFonts w:cs="Arial"/>
                <w:sz w:val="20"/>
              </w:rPr>
            </w:pPr>
            <w:r>
              <w:rPr>
                <w:rFonts w:cs="Arial"/>
                <w:sz w:val="20"/>
              </w:rPr>
              <w:t>Term</w:t>
            </w:r>
          </w:p>
        </w:tc>
        <w:tc>
          <w:tcPr>
            <w:tcW w:w="5365" w:type="dxa"/>
            <w:shd w:val="clear" w:color="auto" w:fill="D8D8D8" w:themeFill="background1" w:themeFillShade="D9"/>
          </w:tcPr>
          <w:p w14:paraId="31FF54C8" wp14:textId="77777777">
            <w:pPr>
              <w:pStyle w:val="13"/>
              <w:spacing w:before="100" w:beforeAutospacing="1" w:after="100" w:afterAutospacing="1"/>
              <w:ind w:left="0"/>
              <w:rPr>
                <w:rFonts w:cs="Arial"/>
                <w:b/>
                <w:sz w:val="20"/>
              </w:rPr>
            </w:pPr>
            <w:r>
              <w:rPr>
                <w:rFonts w:cs="Arial"/>
                <w:b/>
                <w:sz w:val="20"/>
              </w:rPr>
              <w:t>Description</w:t>
            </w:r>
          </w:p>
        </w:tc>
      </w:tr>
      <w:tr xmlns:wp14="http://schemas.microsoft.com/office/word/2010/wordml" w14:paraId="6B7E31AD"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8" w:type="dxa"/>
          </w:tcPr>
          <w:p w14:paraId="0135CBF0" wp14:textId="77777777">
            <w:pPr>
              <w:pStyle w:val="13"/>
              <w:spacing w:before="100" w:beforeAutospacing="1" w:after="100" w:afterAutospacing="1"/>
              <w:ind w:left="0"/>
              <w:jc w:val="center"/>
              <w:rPr>
                <w:rFonts w:cs="Arial"/>
                <w:sz w:val="20"/>
              </w:rPr>
            </w:pPr>
            <w:r>
              <w:rPr>
                <w:rFonts w:cs="Arial"/>
                <w:sz w:val="20"/>
              </w:rPr>
              <w:t>1.</w:t>
            </w:r>
          </w:p>
        </w:tc>
        <w:tc>
          <w:tcPr>
            <w:tcW w:w="1902" w:type="dxa"/>
          </w:tcPr>
          <w:p w14:paraId="258092A0" wp14:textId="77777777">
            <w:pPr>
              <w:pStyle w:val="13"/>
              <w:spacing w:before="100" w:after="100"/>
              <w:ind w:left="720"/>
              <w:rPr>
                <w:rFonts w:cs="Arial"/>
                <w:color w:val="000000"/>
                <w:sz w:val="20"/>
              </w:rPr>
            </w:pPr>
            <w:r>
              <w:rPr>
                <w:rFonts w:cs="Arial"/>
                <w:color w:val="000000"/>
                <w:sz w:val="20"/>
              </w:rPr>
              <w:t>App</w:t>
            </w:r>
          </w:p>
        </w:tc>
        <w:tc>
          <w:tcPr>
            <w:tcW w:w="5365" w:type="dxa"/>
          </w:tcPr>
          <w:p w14:paraId="2BCC458A" wp14:textId="77777777">
            <w:pPr>
              <w:pStyle w:val="13"/>
              <w:spacing w:before="100" w:after="100"/>
              <w:ind w:left="720"/>
              <w:rPr>
                <w:sz w:val="20"/>
              </w:rPr>
            </w:pPr>
            <w:r>
              <w:rPr>
                <w:rFonts w:cs="Arial"/>
                <w:color w:val="000000"/>
                <w:sz w:val="20"/>
              </w:rPr>
              <w:t>Application</w:t>
            </w:r>
          </w:p>
        </w:tc>
      </w:tr>
      <w:tr xmlns:wp14="http://schemas.microsoft.com/office/word/2010/wordml" w14:paraId="46D3D09E"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8" w:type="dxa"/>
          </w:tcPr>
          <w:p w14:paraId="47886996" wp14:textId="77777777">
            <w:pPr>
              <w:pStyle w:val="13"/>
              <w:spacing w:before="100" w:beforeAutospacing="1" w:after="100" w:afterAutospacing="1"/>
              <w:ind w:left="0"/>
              <w:jc w:val="center"/>
              <w:rPr>
                <w:rFonts w:cs="Arial"/>
                <w:sz w:val="20"/>
              </w:rPr>
            </w:pPr>
            <w:r>
              <w:rPr>
                <w:rFonts w:cs="Arial"/>
                <w:sz w:val="20"/>
              </w:rPr>
              <w:t>2.</w:t>
            </w:r>
          </w:p>
        </w:tc>
        <w:tc>
          <w:tcPr>
            <w:tcW w:w="1902" w:type="dxa"/>
          </w:tcPr>
          <w:p w14:paraId="7B1A94FB" wp14:textId="77777777">
            <w:pPr>
              <w:pStyle w:val="13"/>
              <w:spacing w:before="100" w:after="100"/>
              <w:ind w:left="720"/>
              <w:rPr>
                <w:rFonts w:cs="Arial"/>
                <w:color w:val="000000"/>
                <w:sz w:val="20"/>
              </w:rPr>
            </w:pPr>
            <w:r>
              <w:rPr>
                <w:rFonts w:cs="Arial"/>
                <w:color w:val="000000"/>
                <w:sz w:val="20"/>
              </w:rPr>
              <w:t>DB</w:t>
            </w:r>
          </w:p>
        </w:tc>
        <w:tc>
          <w:tcPr>
            <w:tcW w:w="5365" w:type="dxa"/>
          </w:tcPr>
          <w:p w14:paraId="336B2033" wp14:textId="77777777">
            <w:pPr>
              <w:pStyle w:val="13"/>
              <w:spacing w:before="100" w:after="100"/>
              <w:ind w:left="720"/>
              <w:rPr>
                <w:sz w:val="20"/>
              </w:rPr>
            </w:pPr>
            <w:r>
              <w:rPr>
                <w:rFonts w:cs="Arial"/>
                <w:color w:val="000000"/>
                <w:sz w:val="20"/>
              </w:rPr>
              <w:t>Database</w:t>
            </w:r>
          </w:p>
        </w:tc>
      </w:tr>
      <w:tr xmlns:wp14="http://schemas.microsoft.com/office/word/2010/wordml" w14:paraId="0DFA1B9C"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8" w:type="dxa"/>
          </w:tcPr>
          <w:p w14:paraId="1F75A9DD" wp14:textId="77777777">
            <w:pPr>
              <w:pStyle w:val="13"/>
              <w:spacing w:before="100" w:beforeAutospacing="1" w:after="100" w:afterAutospacing="1"/>
              <w:ind w:left="0"/>
              <w:jc w:val="center"/>
              <w:rPr>
                <w:rFonts w:cs="Arial"/>
                <w:sz w:val="20"/>
              </w:rPr>
            </w:pPr>
            <w:r>
              <w:rPr>
                <w:rFonts w:cs="Arial"/>
                <w:sz w:val="20"/>
              </w:rPr>
              <w:t>3.</w:t>
            </w:r>
          </w:p>
        </w:tc>
        <w:tc>
          <w:tcPr>
            <w:tcW w:w="1902" w:type="dxa"/>
          </w:tcPr>
          <w:p w14:paraId="496D1E29" wp14:textId="77777777">
            <w:pPr>
              <w:pStyle w:val="13"/>
              <w:spacing w:before="100" w:after="100"/>
              <w:ind w:left="720"/>
              <w:rPr>
                <w:rFonts w:cs="Arial"/>
                <w:color w:val="000000"/>
                <w:sz w:val="20"/>
              </w:rPr>
            </w:pPr>
            <w:r>
              <w:rPr>
                <w:rFonts w:cs="Arial"/>
                <w:color w:val="000000"/>
                <w:sz w:val="20"/>
              </w:rPr>
              <w:t>DSL</w:t>
            </w:r>
          </w:p>
        </w:tc>
        <w:tc>
          <w:tcPr>
            <w:tcW w:w="5365" w:type="dxa"/>
          </w:tcPr>
          <w:p w14:paraId="6931431F" wp14:textId="77777777">
            <w:pPr>
              <w:pStyle w:val="13"/>
              <w:spacing w:before="100" w:after="100"/>
              <w:ind w:left="720"/>
              <w:rPr>
                <w:sz w:val="20"/>
              </w:rPr>
            </w:pPr>
            <w:r>
              <w:rPr>
                <w:rFonts w:cs="Arial"/>
                <w:color w:val="000000"/>
                <w:sz w:val="20"/>
              </w:rPr>
              <w:t>Domain Specific Language</w:t>
            </w:r>
          </w:p>
        </w:tc>
      </w:tr>
      <w:tr xmlns:wp14="http://schemas.microsoft.com/office/word/2010/wordml" w14:paraId="771A154B"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8" w:type="dxa"/>
          </w:tcPr>
          <w:p w14:paraId="0F9ABB3F" wp14:textId="77777777">
            <w:pPr>
              <w:pStyle w:val="13"/>
              <w:spacing w:before="100" w:beforeAutospacing="1" w:after="100" w:afterAutospacing="1"/>
              <w:ind w:left="0"/>
              <w:jc w:val="center"/>
              <w:rPr>
                <w:rFonts w:cs="Arial"/>
                <w:sz w:val="20"/>
              </w:rPr>
            </w:pPr>
            <w:r>
              <w:rPr>
                <w:rFonts w:cs="Arial"/>
                <w:sz w:val="20"/>
              </w:rPr>
              <w:t>4.</w:t>
            </w:r>
          </w:p>
        </w:tc>
        <w:tc>
          <w:tcPr>
            <w:tcW w:w="1902" w:type="dxa"/>
          </w:tcPr>
          <w:p w14:paraId="1A61823F" wp14:textId="77777777">
            <w:pPr>
              <w:pStyle w:val="13"/>
              <w:spacing w:before="100" w:after="100"/>
              <w:ind w:left="720"/>
              <w:rPr>
                <w:rFonts w:cs="Arial"/>
                <w:color w:val="000000"/>
                <w:sz w:val="20"/>
              </w:rPr>
            </w:pPr>
            <w:r>
              <w:rPr>
                <w:rFonts w:cs="Arial"/>
                <w:color w:val="000000"/>
                <w:sz w:val="20"/>
              </w:rPr>
              <w:t>AD</w:t>
            </w:r>
          </w:p>
        </w:tc>
        <w:tc>
          <w:tcPr>
            <w:tcW w:w="5365" w:type="dxa"/>
          </w:tcPr>
          <w:p w14:paraId="665DBE07" wp14:textId="77777777">
            <w:pPr>
              <w:pStyle w:val="13"/>
              <w:spacing w:before="100" w:after="100"/>
              <w:ind w:left="720"/>
              <w:rPr>
                <w:sz w:val="20"/>
              </w:rPr>
            </w:pPr>
            <w:r>
              <w:rPr>
                <w:rFonts w:cs="Arial"/>
                <w:color w:val="000000"/>
                <w:sz w:val="20"/>
              </w:rPr>
              <w:t xml:space="preserve">Active Directory </w:t>
            </w:r>
          </w:p>
        </w:tc>
      </w:tr>
      <w:tr xmlns:wp14="http://schemas.microsoft.com/office/word/2010/wordml" w14:paraId="41695DD1"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8" w:type="dxa"/>
          </w:tcPr>
          <w:p w14:paraId="56C72689" wp14:textId="77777777">
            <w:pPr>
              <w:pStyle w:val="13"/>
              <w:spacing w:before="100" w:beforeAutospacing="1" w:after="100" w:afterAutospacing="1"/>
              <w:ind w:left="0"/>
              <w:jc w:val="center"/>
              <w:rPr>
                <w:rFonts w:cs="Arial"/>
                <w:sz w:val="20"/>
              </w:rPr>
            </w:pPr>
            <w:r>
              <w:rPr>
                <w:rFonts w:cs="Arial"/>
                <w:sz w:val="20"/>
              </w:rPr>
              <w:t>5.</w:t>
            </w:r>
          </w:p>
        </w:tc>
        <w:tc>
          <w:tcPr>
            <w:tcW w:w="1902" w:type="dxa"/>
          </w:tcPr>
          <w:p w14:paraId="314DC882" wp14:textId="77777777">
            <w:pPr>
              <w:pStyle w:val="13"/>
              <w:spacing w:before="100" w:after="100"/>
              <w:ind w:left="720"/>
              <w:rPr>
                <w:rFonts w:cs="Arial"/>
                <w:color w:val="000000"/>
                <w:sz w:val="20"/>
              </w:rPr>
            </w:pPr>
            <w:r>
              <w:rPr>
                <w:rFonts w:cs="Arial"/>
                <w:color w:val="000000"/>
                <w:sz w:val="20"/>
              </w:rPr>
              <w:t>OS</w:t>
            </w:r>
          </w:p>
        </w:tc>
        <w:tc>
          <w:tcPr>
            <w:tcW w:w="5365" w:type="dxa"/>
          </w:tcPr>
          <w:p w14:paraId="269FF964" wp14:textId="77777777">
            <w:pPr>
              <w:pStyle w:val="13"/>
              <w:keepNext/>
              <w:spacing w:before="100" w:after="100"/>
              <w:ind w:left="720"/>
              <w:rPr>
                <w:sz w:val="20"/>
              </w:rPr>
            </w:pPr>
            <w:r>
              <w:rPr>
                <w:rFonts w:cs="Arial"/>
                <w:color w:val="000000"/>
                <w:sz w:val="20"/>
              </w:rPr>
              <w:t>Operating System</w:t>
            </w:r>
          </w:p>
        </w:tc>
      </w:tr>
    </w:tbl>
    <w:p xmlns:wp14="http://schemas.microsoft.com/office/word/2010/wordml" w14:paraId="17AC3F0D" wp14:textId="77777777">
      <w:pPr>
        <w:pStyle w:val="19"/>
        <w:jc w:val="center"/>
        <w:rPr>
          <w:rFonts w:cs="Arial"/>
          <w:color w:val="0000FF"/>
        </w:rPr>
      </w:pPr>
      <w:r>
        <w:t xml:space="preserve">Table </w:t>
      </w:r>
      <w:r>
        <w:fldChar w:fldCharType="begin"/>
      </w:r>
      <w:r>
        <w:instrText xml:space="preserve"> SEQ Table \* ARABIC </w:instrText>
      </w:r>
      <w:r>
        <w:fldChar w:fldCharType="separate"/>
      </w:r>
      <w:r>
        <w:t>1</w:t>
      </w:r>
      <w:r>
        <w:fldChar w:fldCharType="end"/>
      </w:r>
    </w:p>
    <w:p xmlns:wp14="http://schemas.microsoft.com/office/word/2010/wordml" w14:paraId="7797E7DE" wp14:textId="77777777">
      <w:pPr>
        <w:pStyle w:val="2"/>
        <w:numPr>
          <w:ilvl w:val="1"/>
          <w:numId w:val="9"/>
        </w:numPr>
        <w:ind w:left="540" w:hanging="540"/>
        <w:rPr>
          <w:rFonts w:cs="Arial"/>
          <w:sz w:val="20"/>
        </w:rPr>
      </w:pPr>
      <w:bookmarkStart w:name="_Toc503346534" w:id="1744655715"/>
      <w:r>
        <w:rPr>
          <w:rFonts w:cs="Arial"/>
          <w:sz w:val="20"/>
        </w:rPr>
        <w:t>REFERENCES</w:t>
      </w:r>
      <w:bookmarkEnd w:id="1744655715"/>
    </w:p>
    <w:p xmlns:wp14="http://schemas.microsoft.com/office/word/2010/wordml" w14:paraId="79B88F8C" wp14:textId="77777777">
      <w:pPr>
        <w:pStyle w:val="13"/>
        <w:tabs>
          <w:tab w:val="left" w:pos="720"/>
        </w:tabs>
        <w:ind w:left="720"/>
        <w:rPr>
          <w:rFonts w:cs="Arial"/>
          <w:color w:val="0000FF"/>
          <w:sz w:val="20"/>
        </w:rPr>
      </w:pPr>
    </w:p>
    <w:tbl>
      <w:tblPr>
        <w:tblStyle w:val="42"/>
        <w:tblW w:w="8525"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64"/>
        <w:gridCol w:w="2916"/>
        <w:gridCol w:w="4945"/>
      </w:tblGrid>
      <w:tr xmlns:wp14="http://schemas.microsoft.com/office/word/2010/wordml" w14:paraId="7D5B533D"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tblHeader/>
        </w:trPr>
        <w:tc>
          <w:tcPr>
            <w:tcW w:w="664" w:type="dxa"/>
            <w:shd w:val="clear" w:color="auto" w:fill="D9D9D9"/>
          </w:tcPr>
          <w:p w14:paraId="145C11DD" wp14:textId="77777777">
            <w:pPr>
              <w:pStyle w:val="13"/>
              <w:spacing w:before="100" w:beforeAutospacing="1" w:after="100" w:afterAutospacing="1"/>
              <w:ind w:left="0"/>
              <w:rPr>
                <w:rFonts w:cs="Arial"/>
                <w:sz w:val="20"/>
              </w:rPr>
            </w:pPr>
          </w:p>
        </w:tc>
        <w:tc>
          <w:tcPr>
            <w:tcW w:w="2916" w:type="dxa"/>
            <w:shd w:val="clear" w:color="auto" w:fill="D9D9D9"/>
          </w:tcPr>
          <w:p w14:paraId="7089407A" wp14:textId="77777777">
            <w:pPr>
              <w:pStyle w:val="13"/>
              <w:spacing w:before="100" w:beforeAutospacing="1" w:after="100" w:afterAutospacing="1"/>
              <w:ind w:left="0"/>
              <w:rPr>
                <w:rFonts w:cs="Arial"/>
                <w:b/>
                <w:bCs/>
                <w:sz w:val="20"/>
              </w:rPr>
            </w:pPr>
            <w:r>
              <w:rPr>
                <w:rFonts w:cs="Arial"/>
                <w:b/>
                <w:bCs/>
                <w:sz w:val="20"/>
              </w:rPr>
              <w:t>Document</w:t>
            </w:r>
          </w:p>
        </w:tc>
        <w:tc>
          <w:tcPr>
            <w:tcW w:w="4945" w:type="dxa"/>
            <w:shd w:val="clear" w:color="auto" w:fill="D9D9D9"/>
          </w:tcPr>
          <w:p w14:paraId="02F99ED9" wp14:textId="77777777">
            <w:pPr>
              <w:pStyle w:val="13"/>
              <w:spacing w:before="100" w:beforeAutospacing="1" w:after="100" w:afterAutospacing="1"/>
              <w:ind w:left="0"/>
              <w:rPr>
                <w:rFonts w:cs="Arial"/>
                <w:b/>
                <w:bCs/>
                <w:sz w:val="20"/>
              </w:rPr>
            </w:pPr>
            <w:r>
              <w:rPr>
                <w:rFonts w:cs="Arial"/>
                <w:b/>
                <w:bCs/>
                <w:sz w:val="20"/>
              </w:rPr>
              <w:t>Description</w:t>
            </w:r>
          </w:p>
        </w:tc>
      </w:tr>
      <w:tr xmlns:wp14="http://schemas.microsoft.com/office/word/2010/wordml" w14:paraId="620C016D"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4" w:type="dxa"/>
          </w:tcPr>
          <w:p w14:paraId="027E2E2C" wp14:textId="77777777">
            <w:pPr>
              <w:pStyle w:val="13"/>
              <w:spacing w:before="100" w:beforeAutospacing="1" w:after="100" w:afterAutospacing="1"/>
              <w:ind w:left="0"/>
              <w:rPr>
                <w:rFonts w:cs="Arial"/>
                <w:sz w:val="20"/>
              </w:rPr>
            </w:pPr>
            <w:r>
              <w:rPr>
                <w:rFonts w:cs="Arial"/>
                <w:sz w:val="20"/>
              </w:rPr>
              <w:t>1</w:t>
            </w:r>
          </w:p>
        </w:tc>
        <w:tc>
          <w:tcPr>
            <w:tcW w:w="2916" w:type="dxa"/>
          </w:tcPr>
          <w:p w14:paraId="661AC4EC" wp14:textId="77777777">
            <w:pPr>
              <w:pStyle w:val="13"/>
              <w:spacing w:before="100" w:after="100"/>
              <w:ind w:left="0"/>
              <w:rPr>
                <w:sz w:val="20"/>
              </w:rPr>
            </w:pPr>
            <w:r>
              <w:rPr>
                <w:sz w:val="20"/>
              </w:rPr>
              <w:t>SOW_NCR000004184_MASTRO_18MonthsData+DataArchivalToJavaSystem</w:t>
            </w:r>
          </w:p>
        </w:tc>
        <w:tc>
          <w:tcPr>
            <w:tcW w:w="4945" w:type="dxa"/>
          </w:tcPr>
          <w:p w14:paraId="7BE0EC97" wp14:textId="77777777">
            <w:pPr>
              <w:pStyle w:val="13"/>
              <w:spacing w:before="100" w:after="100"/>
              <w:ind w:left="0"/>
            </w:pPr>
            <w:r>
              <w:rPr>
                <w:sz w:val="20"/>
              </w:rPr>
              <w:t xml:space="preserve">Statement of Work as supplied as agreed upon between </w:t>
            </w:r>
            <w:del w:author="palash.pandit" w:date="2019-10-31T19:15:42Z" w:id="125">
              <w:r>
                <w:rPr>
                  <w:rFonts w:hint="default"/>
                  <w:sz w:val="20"/>
                  <w:lang w:val="en-US"/>
                </w:rPr>
                <w:delText xml:space="preserve">TCS </w:delText>
              </w:r>
            </w:del>
            <w:ins w:author="palash.pandit" w:date="2019-10-31T19:15:42Z" w:id="126">
              <w:r>
                <w:rPr>
                  <w:rFonts w:hint="default"/>
                  <w:sz w:val="20"/>
                  <w:lang w:val="en-IN"/>
                </w:rPr>
                <w:t>ATO</w:t>
              </w:r>
            </w:ins>
            <w:ins w:author="palash.pandit" w:date="2019-10-31T19:15:43Z" w:id="127">
              <w:r>
                <w:rPr>
                  <w:rFonts w:hint="default"/>
                  <w:sz w:val="20"/>
                  <w:lang w:val="en-IN"/>
                </w:rPr>
                <w:t>S</w:t>
              </w:r>
            </w:ins>
            <w:ins w:author="palash.pandit" w:date="2019-10-31T19:15:45Z" w:id="128">
              <w:r>
                <w:rPr>
                  <w:rFonts w:hint="default"/>
                  <w:sz w:val="20"/>
                  <w:lang w:val="en-IN"/>
                </w:rPr>
                <w:t xml:space="preserve"> </w:t>
              </w:r>
            </w:ins>
            <w:r>
              <w:rPr>
                <w:sz w:val="20"/>
              </w:rPr>
              <w:t>and MAB</w:t>
            </w:r>
          </w:p>
        </w:tc>
      </w:tr>
      <w:tr xmlns:wp14="http://schemas.microsoft.com/office/word/2010/wordml" w14:paraId="760C7FFC"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4" w:type="dxa"/>
          </w:tcPr>
          <w:p w14:paraId="54B6C890" wp14:textId="77777777">
            <w:pPr>
              <w:pStyle w:val="13"/>
              <w:spacing w:before="100" w:beforeAutospacing="1" w:after="100" w:afterAutospacing="1"/>
              <w:ind w:left="0"/>
              <w:rPr>
                <w:rFonts w:cs="Arial"/>
                <w:sz w:val="20"/>
              </w:rPr>
            </w:pPr>
            <w:r>
              <w:rPr>
                <w:rFonts w:cs="Arial"/>
                <w:sz w:val="20"/>
              </w:rPr>
              <w:t>2</w:t>
            </w:r>
          </w:p>
        </w:tc>
        <w:tc>
          <w:tcPr>
            <w:tcW w:w="2916" w:type="dxa"/>
          </w:tcPr>
          <w:p w14:paraId="7DB4FFAB" wp14:textId="77777777">
            <w:pPr>
              <w:pStyle w:val="13"/>
              <w:spacing w:before="100" w:after="100"/>
              <w:ind w:left="0"/>
              <w:rPr>
                <w:sz w:val="20"/>
              </w:rPr>
            </w:pPr>
            <w:r>
              <w:rPr>
                <w:sz w:val="20"/>
              </w:rPr>
              <w:t>TDD-MFDecom_JAVA_PROJ_04-MASTRO DATA ARCHIVAL- V1.1</w:t>
            </w:r>
          </w:p>
        </w:tc>
        <w:tc>
          <w:tcPr>
            <w:tcW w:w="4945" w:type="dxa"/>
          </w:tcPr>
          <w:p w14:paraId="171CC758" wp14:textId="77777777">
            <w:pPr>
              <w:pStyle w:val="13"/>
              <w:spacing w:before="100" w:after="100"/>
              <w:ind w:left="0"/>
            </w:pPr>
            <w:r>
              <w:rPr>
                <w:sz w:val="20"/>
              </w:rPr>
              <w:t xml:space="preserve">Document highlighting the Technical Design &amp; architecture of the collaboration platform. This is supplied by </w:t>
            </w:r>
            <w:ins w:author="palash.pandit" w:date="2019-10-31T19:15:52Z" w:id="129">
              <w:r>
                <w:rPr>
                  <w:rFonts w:hint="default"/>
                  <w:sz w:val="20"/>
                  <w:lang w:val="en-IN"/>
                </w:rPr>
                <w:t>A</w:t>
              </w:r>
            </w:ins>
            <w:ins w:author="palash.pandit" w:date="2019-10-31T19:15:53Z" w:id="130">
              <w:r>
                <w:rPr>
                  <w:rFonts w:hint="default"/>
                  <w:sz w:val="20"/>
                  <w:lang w:val="en-IN"/>
                </w:rPr>
                <w:t>T</w:t>
              </w:r>
            </w:ins>
            <w:ins w:author="palash.pandit" w:date="2019-10-31T19:15:54Z" w:id="131">
              <w:r>
                <w:rPr>
                  <w:rFonts w:hint="default"/>
                  <w:sz w:val="20"/>
                  <w:lang w:val="en-IN"/>
                </w:rPr>
                <w:t>OS</w:t>
              </w:r>
            </w:ins>
            <w:del w:author="palash.pandit" w:date="2019-10-31T19:15:51Z" w:id="132">
              <w:r>
                <w:rPr>
                  <w:sz w:val="20"/>
                </w:rPr>
                <w:delText>TCS</w:delText>
              </w:r>
            </w:del>
          </w:p>
        </w:tc>
      </w:tr>
      <w:tr xmlns:wp14="http://schemas.microsoft.com/office/word/2010/wordml" w14:paraId="1E485641"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4" w:type="dxa"/>
          </w:tcPr>
          <w:p w14:paraId="297C039E" wp14:textId="77777777">
            <w:pPr>
              <w:pStyle w:val="13"/>
              <w:spacing w:before="100" w:beforeAutospacing="1" w:after="100" w:afterAutospacing="1"/>
              <w:ind w:left="0"/>
              <w:rPr>
                <w:rFonts w:cs="Arial"/>
                <w:sz w:val="20"/>
              </w:rPr>
            </w:pPr>
            <w:r>
              <w:rPr>
                <w:rFonts w:cs="Arial"/>
                <w:sz w:val="20"/>
              </w:rPr>
              <w:t>3</w:t>
            </w:r>
          </w:p>
        </w:tc>
        <w:tc>
          <w:tcPr>
            <w:tcW w:w="2916" w:type="dxa"/>
          </w:tcPr>
          <w:p w14:paraId="3936072B" wp14:textId="77777777">
            <w:pPr>
              <w:pStyle w:val="13"/>
              <w:spacing w:before="100" w:after="100"/>
              <w:ind w:left="0"/>
              <w:rPr>
                <w:sz w:val="20"/>
              </w:rPr>
            </w:pPr>
            <w:r>
              <w:rPr>
                <w:sz w:val="20"/>
              </w:rPr>
              <w:t>DSR - MFDecom_JAVA_PROJ_04-Mastro Data Archival V1.2</w:t>
            </w:r>
          </w:p>
        </w:tc>
        <w:tc>
          <w:tcPr>
            <w:tcW w:w="4945" w:type="dxa"/>
          </w:tcPr>
          <w:p w14:paraId="2DC2B87E" wp14:textId="77777777">
            <w:pPr>
              <w:pStyle w:val="13"/>
              <w:spacing w:before="100" w:after="100"/>
              <w:ind w:left="0"/>
              <w:rPr>
                <w:sz w:val="20"/>
              </w:rPr>
            </w:pPr>
            <w:r>
              <w:rPr>
                <w:sz w:val="20"/>
              </w:rPr>
              <w:t>Detail Solution Review Document</w:t>
            </w:r>
          </w:p>
        </w:tc>
      </w:tr>
      <w:tr xmlns:wp14="http://schemas.microsoft.com/office/word/2010/wordml" w14:paraId="449EA4CA"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4" w:type="dxa"/>
          </w:tcPr>
          <w:p w14:paraId="7C964D78" wp14:textId="77777777">
            <w:pPr>
              <w:pStyle w:val="13"/>
              <w:spacing w:before="100" w:beforeAutospacing="1" w:after="100" w:afterAutospacing="1"/>
              <w:ind w:left="0"/>
              <w:rPr>
                <w:rFonts w:cs="Arial"/>
                <w:sz w:val="20"/>
              </w:rPr>
            </w:pPr>
            <w:r>
              <w:rPr>
                <w:rFonts w:cs="Arial"/>
                <w:sz w:val="20"/>
              </w:rPr>
              <w:t>4</w:t>
            </w:r>
          </w:p>
        </w:tc>
        <w:tc>
          <w:tcPr>
            <w:tcW w:w="2916" w:type="dxa"/>
          </w:tcPr>
          <w:p w14:paraId="6787AF9C" wp14:textId="77777777">
            <w:pPr>
              <w:pStyle w:val="13"/>
              <w:spacing w:before="100" w:after="100"/>
              <w:ind w:left="0"/>
              <w:rPr>
                <w:sz w:val="20"/>
              </w:rPr>
            </w:pPr>
            <w:r>
              <w:rPr>
                <w:sz w:val="20"/>
              </w:rPr>
              <w:t>Test Plan - MFDecom_JAVA_PROJ_04-MASTRO DATA ARCHIVAL -v1.1</w:t>
            </w:r>
          </w:p>
        </w:tc>
        <w:tc>
          <w:tcPr>
            <w:tcW w:w="4945" w:type="dxa"/>
          </w:tcPr>
          <w:p w14:paraId="18681698" wp14:textId="77777777">
            <w:pPr>
              <w:pStyle w:val="13"/>
              <w:keepNext/>
              <w:spacing w:before="100" w:after="100"/>
              <w:ind w:left="0"/>
            </w:pPr>
            <w:r>
              <w:rPr>
                <w:sz w:val="20"/>
              </w:rPr>
              <w:t xml:space="preserve">Document highlighting the Test plan for the collaboration platform. This is supplied by </w:t>
            </w:r>
            <w:del w:author="Rajeev Mahadasu" w:date="2019-10-30T13:10:00Z" w:id="133">
              <w:r>
                <w:rPr>
                  <w:sz w:val="20"/>
                </w:rPr>
                <w:delText>TCS</w:delText>
              </w:r>
            </w:del>
            <w:ins w:author="Rajeev Mahadasu" w:date="2019-10-30T13:10:00Z" w:id="134">
              <w:r>
                <w:rPr>
                  <w:sz w:val="20"/>
                </w:rPr>
                <w:t xml:space="preserve"> ATOS</w:t>
              </w:r>
            </w:ins>
          </w:p>
        </w:tc>
      </w:tr>
    </w:tbl>
    <w:p xmlns:wp14="http://schemas.microsoft.com/office/word/2010/wordml" w14:paraId="263FDA3F" wp14:textId="77777777">
      <w:pPr>
        <w:pStyle w:val="19"/>
        <w:jc w:val="center"/>
        <w:rPr>
          <w:rFonts w:cs="Arial"/>
          <w:lang w:val="en-GB"/>
        </w:rPr>
      </w:pPr>
      <w:r>
        <w:t xml:space="preserve">Table </w:t>
      </w:r>
      <w:r>
        <w:fldChar w:fldCharType="begin"/>
      </w:r>
      <w:r>
        <w:instrText xml:space="preserve"> SEQ Table \* ARABIC </w:instrText>
      </w:r>
      <w:r>
        <w:fldChar w:fldCharType="separate"/>
      </w:r>
      <w:r>
        <w:t>2</w:t>
      </w:r>
      <w:r>
        <w:fldChar w:fldCharType="end"/>
      </w:r>
    </w:p>
    <w:p xmlns:wp14="http://schemas.microsoft.com/office/word/2010/wordml" w14:paraId="6B40E7A7" wp14:textId="77777777">
      <w:pPr>
        <w:rPr>
          <w:rFonts w:cs="Arial"/>
        </w:rPr>
      </w:pPr>
    </w:p>
    <w:p xmlns:wp14="http://schemas.microsoft.com/office/word/2010/wordml" w14:paraId="3FFF7D4A" wp14:textId="77777777">
      <w:pPr>
        <w:rPr>
          <w:rFonts w:cs="Arial"/>
        </w:rPr>
        <w:sectPr>
          <w:headerReference w:type="default" r:id="rId20"/>
          <w:footerReference w:type="default" r:id="rId22"/>
          <w:headerReference w:type="even" r:id="rId21"/>
          <w:footerReference w:type="even" r:id="rId23"/>
          <w:type w:val="evenPage"/>
          <w:pgSz w:w="11909" w:h="16834" w:orient="portrait"/>
          <w:pgMar w:top="360" w:right="648" w:bottom="360" w:left="1296" w:header="216" w:footer="367" w:gutter="0"/>
          <w:pgNumType w:start="1" w:chapStyle="9"/>
          <w:cols w:space="720" w:num="1"/>
        </w:sectPr>
      </w:pPr>
    </w:p>
    <w:p xmlns:wp14="http://schemas.microsoft.com/office/word/2010/wordml" w14:paraId="287B69A3" wp14:textId="77777777">
      <w:pPr>
        <w:jc w:val="center"/>
        <w:rPr>
          <w:rFonts w:ascii="Arial Narrow" w:hAnsi="Arial Narrow"/>
          <w:b/>
          <w:sz w:val="28"/>
          <w:szCs w:val="28"/>
        </w:rPr>
      </w:pPr>
    </w:p>
    <w:p xmlns:wp14="http://schemas.microsoft.com/office/word/2010/wordml" w14:paraId="63A0829D" wp14:textId="77777777">
      <w:pPr>
        <w:jc w:val="center"/>
        <w:rPr>
          <w:rFonts w:ascii="Arial Narrow" w:hAnsi="Arial Narrow"/>
          <w:b/>
          <w:sz w:val="28"/>
          <w:szCs w:val="28"/>
        </w:rPr>
      </w:pPr>
    </w:p>
    <w:p xmlns:wp14="http://schemas.microsoft.com/office/word/2010/wordml" w14:paraId="39CA8924" wp14:textId="77777777">
      <w:pPr>
        <w:jc w:val="center"/>
        <w:rPr>
          <w:rFonts w:ascii="Arial Narrow" w:hAnsi="Arial Narrow"/>
          <w:b/>
          <w:sz w:val="28"/>
          <w:szCs w:val="28"/>
        </w:rPr>
      </w:pPr>
    </w:p>
    <w:p xmlns:wp14="http://schemas.microsoft.com/office/word/2010/wordml" w14:paraId="1BB6F150" wp14:textId="77777777">
      <w:pPr>
        <w:jc w:val="center"/>
        <w:rPr>
          <w:rFonts w:ascii="Arial Narrow" w:hAnsi="Arial Narrow"/>
          <w:b/>
          <w:sz w:val="28"/>
          <w:szCs w:val="28"/>
        </w:rPr>
      </w:pPr>
    </w:p>
    <w:p xmlns:wp14="http://schemas.microsoft.com/office/word/2010/wordml" w14:paraId="04338875" wp14:textId="77777777">
      <w:pPr>
        <w:jc w:val="center"/>
        <w:rPr>
          <w:rFonts w:ascii="Arial Narrow" w:hAnsi="Arial Narrow"/>
          <w:b/>
          <w:sz w:val="28"/>
          <w:szCs w:val="28"/>
        </w:rPr>
      </w:pPr>
    </w:p>
    <w:p xmlns:wp14="http://schemas.microsoft.com/office/word/2010/wordml" w14:paraId="2CCB938B" wp14:textId="77777777">
      <w:pPr>
        <w:jc w:val="center"/>
        <w:rPr>
          <w:rFonts w:ascii="Arial Narrow" w:hAnsi="Arial Narrow"/>
          <w:b/>
          <w:sz w:val="28"/>
          <w:szCs w:val="28"/>
        </w:rPr>
      </w:pPr>
    </w:p>
    <w:p xmlns:wp14="http://schemas.microsoft.com/office/word/2010/wordml" w14:paraId="796B98D5" wp14:textId="77777777">
      <w:pPr>
        <w:jc w:val="center"/>
        <w:rPr>
          <w:rFonts w:ascii="Arial Narrow" w:hAnsi="Arial Narrow"/>
          <w:b/>
          <w:sz w:val="28"/>
          <w:szCs w:val="28"/>
        </w:rPr>
      </w:pPr>
    </w:p>
    <w:p xmlns:wp14="http://schemas.microsoft.com/office/word/2010/wordml" w14:paraId="344BE600" wp14:textId="77777777">
      <w:pPr>
        <w:jc w:val="center"/>
        <w:rPr>
          <w:rFonts w:ascii="Arial Narrow" w:hAnsi="Arial Narrow"/>
          <w:b/>
          <w:sz w:val="28"/>
          <w:szCs w:val="28"/>
        </w:rPr>
      </w:pPr>
    </w:p>
    <w:p xmlns:wp14="http://schemas.microsoft.com/office/word/2010/wordml" w14:paraId="7EE3B4B9" wp14:textId="77777777">
      <w:pPr>
        <w:jc w:val="center"/>
        <w:rPr>
          <w:rFonts w:ascii="Arial Narrow" w:hAnsi="Arial Narrow"/>
          <w:b/>
          <w:sz w:val="28"/>
          <w:szCs w:val="28"/>
        </w:rPr>
      </w:pPr>
    </w:p>
    <w:p xmlns:wp14="http://schemas.microsoft.com/office/word/2010/wordml" w14:paraId="17D63EA2" wp14:textId="77777777">
      <w:pPr>
        <w:jc w:val="center"/>
        <w:rPr>
          <w:rFonts w:ascii="Arial Narrow" w:hAnsi="Arial Narrow"/>
          <w:b/>
          <w:sz w:val="28"/>
          <w:szCs w:val="28"/>
        </w:rPr>
      </w:pPr>
    </w:p>
    <w:p xmlns:wp14="http://schemas.microsoft.com/office/word/2010/wordml" w14:paraId="52E608EF" wp14:textId="77777777">
      <w:pPr>
        <w:jc w:val="center"/>
        <w:rPr>
          <w:rFonts w:ascii="Arial Narrow" w:hAnsi="Arial Narrow"/>
          <w:b/>
          <w:sz w:val="28"/>
          <w:szCs w:val="28"/>
        </w:rPr>
      </w:pPr>
    </w:p>
    <w:p xmlns:wp14="http://schemas.microsoft.com/office/word/2010/wordml" w14:paraId="074E47F7" wp14:textId="77777777">
      <w:pPr>
        <w:jc w:val="center"/>
        <w:rPr>
          <w:rFonts w:ascii="Arial Narrow" w:hAnsi="Arial Narrow"/>
          <w:b/>
          <w:sz w:val="28"/>
          <w:szCs w:val="28"/>
        </w:rPr>
      </w:pPr>
    </w:p>
    <w:p xmlns:wp14="http://schemas.microsoft.com/office/word/2010/wordml" w14:paraId="4A852BA6" wp14:textId="77777777">
      <w:pPr>
        <w:jc w:val="center"/>
        <w:rPr>
          <w:rFonts w:ascii="Arial Narrow" w:hAnsi="Arial Narrow"/>
          <w:b/>
          <w:sz w:val="28"/>
          <w:szCs w:val="28"/>
        </w:rPr>
      </w:pPr>
    </w:p>
    <w:p xmlns:wp14="http://schemas.microsoft.com/office/word/2010/wordml" w14:paraId="1299FC03" wp14:textId="77777777">
      <w:pPr>
        <w:jc w:val="center"/>
        <w:rPr>
          <w:rFonts w:ascii="Arial Narrow" w:hAnsi="Arial Narrow"/>
          <w:b/>
          <w:sz w:val="28"/>
          <w:szCs w:val="28"/>
        </w:rPr>
      </w:pPr>
    </w:p>
    <w:p xmlns:wp14="http://schemas.microsoft.com/office/word/2010/wordml" w14:paraId="0CA6E194" wp14:textId="77777777">
      <w:pPr>
        <w:pStyle w:val="10"/>
      </w:pPr>
      <w:bookmarkStart w:name="_Toc503346535" w:id="2009723072"/>
      <w:r>
        <w:t>–OVERVIEW OF BUSINESS PROCESS</w:t>
      </w:r>
      <w:bookmarkEnd w:id="2009723072"/>
    </w:p>
    <w:p xmlns:wp14="http://schemas.microsoft.com/office/word/2010/wordml" w14:paraId="53508331" wp14:textId="77777777">
      <w:pPr>
        <w:rPr>
          <w:rFonts w:ascii="Arial Narrow" w:hAnsi="Arial Narrow"/>
          <w:b/>
          <w:sz w:val="22"/>
          <w:szCs w:val="22"/>
          <w:lang w:val="en-GB"/>
        </w:rPr>
      </w:pPr>
    </w:p>
    <w:p xmlns:wp14="http://schemas.microsoft.com/office/word/2010/wordml" w14:paraId="4C694B97" wp14:textId="77777777">
      <w:pPr>
        <w:rPr>
          <w:rFonts w:ascii="Arial Narrow" w:hAnsi="Arial Narrow"/>
        </w:rPr>
      </w:pPr>
    </w:p>
    <w:p xmlns:wp14="http://schemas.microsoft.com/office/word/2010/wordml" w14:paraId="5EB26D91" wp14:textId="77777777">
      <w:pPr>
        <w:rPr>
          <w:rFonts w:ascii="Arial Narrow" w:hAnsi="Arial Narrow"/>
        </w:rPr>
      </w:pPr>
    </w:p>
    <w:p xmlns:wp14="http://schemas.microsoft.com/office/word/2010/wordml" w14:paraId="3BC8F9AD" wp14:textId="77777777">
      <w:pPr>
        <w:rPr>
          <w:rFonts w:ascii="Arial Narrow" w:hAnsi="Arial Narrow"/>
        </w:rPr>
      </w:pPr>
    </w:p>
    <w:p xmlns:wp14="http://schemas.microsoft.com/office/word/2010/wordml" w14:paraId="18D160CB" wp14:textId="77777777">
      <w:pPr>
        <w:rPr>
          <w:rFonts w:ascii="Arial Narrow" w:hAnsi="Arial Narrow"/>
          <w:sz w:val="22"/>
          <w:szCs w:val="22"/>
          <w:lang w:val="en-GB"/>
        </w:rPr>
      </w:pPr>
    </w:p>
    <w:p xmlns:wp14="http://schemas.microsoft.com/office/word/2010/wordml" w14:paraId="61AC30FB" wp14:textId="77777777">
      <w:pPr>
        <w:rPr>
          <w:rFonts w:ascii="Arial Narrow" w:hAnsi="Arial Narrow"/>
          <w:sz w:val="22"/>
          <w:szCs w:val="22"/>
          <w:lang w:val="en-GB"/>
        </w:rPr>
      </w:pPr>
    </w:p>
    <w:p xmlns:wp14="http://schemas.microsoft.com/office/word/2010/wordml" w14:paraId="26B1A375" wp14:textId="77777777">
      <w:pPr>
        <w:rPr>
          <w:rFonts w:ascii="Arial Narrow" w:hAnsi="Arial Narrow"/>
          <w:sz w:val="22"/>
          <w:szCs w:val="22"/>
          <w:lang w:val="en-GB"/>
        </w:rPr>
      </w:pPr>
    </w:p>
    <w:p xmlns:wp14="http://schemas.microsoft.com/office/word/2010/wordml" w14:paraId="211FC6EA" wp14:textId="77777777">
      <w:pPr>
        <w:rPr>
          <w:rFonts w:ascii="Arial Narrow" w:hAnsi="Arial Narrow"/>
          <w:sz w:val="22"/>
          <w:szCs w:val="22"/>
          <w:lang w:val="en-GB"/>
        </w:rPr>
      </w:pPr>
    </w:p>
    <w:p xmlns:wp14="http://schemas.microsoft.com/office/word/2010/wordml" w14:paraId="764ED501" wp14:textId="77777777">
      <w:pPr>
        <w:rPr>
          <w:rFonts w:ascii="Arial Narrow" w:hAnsi="Arial Narrow"/>
          <w:sz w:val="22"/>
          <w:szCs w:val="22"/>
          <w:lang w:val="en-GB"/>
        </w:rPr>
      </w:pPr>
    </w:p>
    <w:p xmlns:wp14="http://schemas.microsoft.com/office/word/2010/wordml" w14:paraId="0AB93745" wp14:textId="77777777">
      <w:pPr>
        <w:rPr>
          <w:rFonts w:ascii="Arial Narrow" w:hAnsi="Arial Narrow"/>
          <w:sz w:val="22"/>
          <w:szCs w:val="22"/>
          <w:lang w:val="en-GB"/>
        </w:rPr>
      </w:pPr>
    </w:p>
    <w:p xmlns:wp14="http://schemas.microsoft.com/office/word/2010/wordml" w14:paraId="49635555" wp14:textId="77777777">
      <w:pPr>
        <w:rPr>
          <w:rFonts w:ascii="Arial Narrow" w:hAnsi="Arial Narrow"/>
          <w:sz w:val="22"/>
          <w:szCs w:val="22"/>
          <w:lang w:val="en-GB"/>
        </w:rPr>
      </w:pPr>
    </w:p>
    <w:p xmlns:wp14="http://schemas.microsoft.com/office/word/2010/wordml" w14:paraId="17A53FC6" wp14:textId="77777777">
      <w:pPr>
        <w:rPr>
          <w:rFonts w:ascii="Arial Narrow" w:hAnsi="Arial Narrow"/>
          <w:sz w:val="22"/>
          <w:szCs w:val="22"/>
          <w:lang w:val="en-GB"/>
        </w:rPr>
      </w:pPr>
    </w:p>
    <w:p xmlns:wp14="http://schemas.microsoft.com/office/word/2010/wordml" w14:paraId="1CDEAE01" wp14:textId="77777777">
      <w:pPr>
        <w:rPr>
          <w:rFonts w:ascii="Arial Narrow" w:hAnsi="Arial Narrow"/>
          <w:sz w:val="22"/>
          <w:szCs w:val="22"/>
          <w:lang w:val="en-GB"/>
        </w:rPr>
      </w:pPr>
    </w:p>
    <w:p xmlns:wp14="http://schemas.microsoft.com/office/word/2010/wordml" w14:paraId="50F07069" wp14:textId="77777777">
      <w:pPr>
        <w:ind w:firstLine="360"/>
        <w:rPr>
          <w:rFonts w:ascii="Arial Narrow" w:hAnsi="Arial Narrow"/>
          <w:sz w:val="22"/>
          <w:szCs w:val="22"/>
          <w:lang w:val="en-GB"/>
        </w:rPr>
      </w:pPr>
    </w:p>
    <w:p xmlns:wp14="http://schemas.microsoft.com/office/word/2010/wordml" w14:paraId="2FF85D32" wp14:textId="77777777">
      <w:pPr>
        <w:rPr>
          <w:rFonts w:ascii="Arial Narrow" w:hAnsi="Arial Narrow"/>
          <w:sz w:val="22"/>
          <w:szCs w:val="22"/>
          <w:lang w:val="en-GB"/>
        </w:rPr>
      </w:pPr>
    </w:p>
    <w:p xmlns:wp14="http://schemas.microsoft.com/office/word/2010/wordml" w14:paraId="1E954643" wp14:textId="77777777">
      <w:pPr>
        <w:rPr>
          <w:rFonts w:ascii="Arial Narrow" w:hAnsi="Arial Narrow"/>
          <w:sz w:val="22"/>
          <w:szCs w:val="22"/>
          <w:lang w:val="en-GB"/>
        </w:rPr>
      </w:pPr>
    </w:p>
    <w:p xmlns:wp14="http://schemas.microsoft.com/office/word/2010/wordml" w14:paraId="627AA0AC" wp14:textId="77777777">
      <w:pPr>
        <w:rPr>
          <w:rFonts w:ascii="Arial Narrow" w:hAnsi="Arial Narrow"/>
          <w:sz w:val="22"/>
          <w:szCs w:val="22"/>
          <w:lang w:val="en-GB"/>
        </w:rPr>
      </w:pPr>
    </w:p>
    <w:p xmlns:wp14="http://schemas.microsoft.com/office/word/2010/wordml" w14:paraId="5A7AF15D" wp14:textId="77777777">
      <w:pPr>
        <w:rPr>
          <w:rFonts w:ascii="Arial Narrow" w:hAnsi="Arial Narrow"/>
          <w:sz w:val="22"/>
          <w:szCs w:val="22"/>
          <w:lang w:val="en-GB"/>
        </w:rPr>
      </w:pPr>
    </w:p>
    <w:p xmlns:wp14="http://schemas.microsoft.com/office/word/2010/wordml" w14:paraId="06686FEF" wp14:textId="77777777">
      <w:pPr>
        <w:rPr>
          <w:rFonts w:ascii="Arial Narrow" w:hAnsi="Arial Narrow"/>
          <w:sz w:val="22"/>
          <w:szCs w:val="22"/>
          <w:lang w:val="en-GB"/>
        </w:rPr>
      </w:pPr>
    </w:p>
    <w:p xmlns:wp14="http://schemas.microsoft.com/office/word/2010/wordml" w14:paraId="546DB267" wp14:textId="77777777">
      <w:pPr>
        <w:pStyle w:val="2"/>
        <w:numPr>
          <w:ilvl w:val="0"/>
          <w:numId w:val="10"/>
        </w:numPr>
        <w:ind w:left="576" w:hanging="576"/>
        <w:rPr>
          <w:sz w:val="20"/>
        </w:rPr>
      </w:pPr>
      <w:bookmarkStart w:name="_Toc418858330" w:id="964356280"/>
      <w:bookmarkStart w:name="_Toc503346536" w:id="999903802"/>
      <w:r>
        <w:rPr>
          <w:sz w:val="20"/>
        </w:rPr>
        <w:t>OVERVIEW OF BUSINESS PROCESS</w:t>
      </w:r>
      <w:bookmarkEnd w:id="964356280"/>
      <w:r>
        <w:rPr>
          <w:sz w:val="20"/>
        </w:rPr>
        <w:t>AND NETWORK OVERVIEW DIAGRAM</w:t>
      </w:r>
      <w:bookmarkEnd w:id="999903802"/>
    </w:p>
    <w:p xmlns:wp14="http://schemas.microsoft.com/office/word/2010/wordml" w14:paraId="401A7268" wp14:textId="77777777">
      <w:pPr>
        <w:rPr>
          <w:rFonts w:ascii="Arial Narrow" w:hAnsi="Arial Narrow"/>
          <w:sz w:val="22"/>
          <w:szCs w:val="22"/>
          <w:lang w:val="en-GB"/>
        </w:rPr>
      </w:pPr>
    </w:p>
    <w:p xmlns:wp14="http://schemas.microsoft.com/office/word/2010/wordml" w14:paraId="6FEFB3F0" wp14:textId="77777777">
      <w:pPr>
        <w:keepNext/>
        <w:ind w:left="0"/>
      </w:pPr>
      <w:r>
        <w:rPr>
          <w:rFonts w:ascii="Arial Narrow" w:hAnsi="Arial Narrow"/>
          <w:b/>
          <w:sz w:val="22"/>
          <w:szCs w:val="22"/>
        </w:rPr>
        <mc:AlternateContent>
          <mc:Choice Requires="wpg">
            <w:drawing>
              <wp:inline xmlns:wp14="http://schemas.microsoft.com/office/word/2010/wordprocessingDrawing" distT="0" distB="0" distL="0" distR="0" wp14:anchorId="0BFB90BF" wp14:editId="7777777">
                <wp:extent cx="5756910" cy="2523490"/>
                <wp:effectExtent l="76200" t="0" r="0" b="0"/>
                <wp:docPr id="18" name="Group 18"/>
                <wp:cNvGraphicFramePr/>
                <a:graphic xmlns:a="http://schemas.openxmlformats.org/drawingml/2006/main">
                  <a:graphicData uri="http://schemas.microsoft.com/office/word/2010/wordprocessingGroup">
                    <wpg:wgp>
                      <wpg:cNvGrpSpPr/>
                      <wpg:grpSpPr>
                        <a:xfrm>
                          <a:off x="0" y="0"/>
                          <a:ext cx="5757042" cy="2523513"/>
                          <a:chOff x="304800" y="1447801"/>
                          <a:chExt cx="8534400" cy="6342377"/>
                        </a:xfrm>
                      </wpg:grpSpPr>
                      <wps:wsp>
                        <wps:cNvPr id="38" name="Rounded Rectangle 38"/>
                        <wps:cNvSpPr/>
                        <wps:spPr>
                          <a:xfrm>
                            <a:off x="304800" y="2325231"/>
                            <a:ext cx="1524000" cy="762000"/>
                          </a:xfrm>
                          <a:prstGeom prst="roundRect">
                            <a:avLst/>
                          </a:prstGeom>
                        </wps:spPr>
                        <wps:style>
                          <a:lnRef idx="0">
                            <a:schemeClr val="accent6"/>
                          </a:lnRef>
                          <a:fillRef idx="3">
                            <a:schemeClr val="accent6"/>
                          </a:fillRef>
                          <a:effectRef idx="3">
                            <a:schemeClr val="accent6"/>
                          </a:effectRef>
                          <a:fontRef idx="minor">
                            <a:schemeClr val="lt1"/>
                          </a:fontRef>
                        </wps:style>
                        <wps:txbx>
                          <w:txbxContent>
                            <w:p xmlns:wp14="http://schemas.microsoft.com/office/word/2010/wordml" w14:paraId="73B5C5CD" wp14:textId="77777777">
                              <w:pPr>
                                <w:pStyle w:val="29"/>
                                <w:spacing w:before="0" w:beforeAutospacing="0" w:after="0" w:afterAutospacing="0"/>
                                <w:jc w:val="center"/>
                                <w:rPr>
                                  <w:sz w:val="24"/>
                                  <w:szCs w:val="24"/>
                                </w:rPr>
                              </w:pPr>
                              <w:r>
                                <w:rPr>
                                  <w:color w:val="000000" w:themeColor="text1"/>
                                  <w:kern w:val="24"/>
                                  <w:sz w:val="28"/>
                                  <w:szCs w:val="28"/>
                                  <w14:textFill>
                                    <w14:solidFill>
                                      <w14:schemeClr w14:val="tx1"/>
                                    </w14:solidFill>
                                  </w14:textFill>
                                </w:rPr>
                                <w:t>MASTRO</w:t>
                              </w:r>
                            </w:p>
                          </w:txbxContent>
                        </wps:txbx>
                        <wps:bodyPr rtlCol="0" anchor="ctr"/>
                      </wps:wsp>
                      <pic:pic xmlns:pic="http://schemas.openxmlformats.org/drawingml/2006/picture">
                        <pic:nvPicPr>
                          <pic:cNvPr id="42" name="Picture 42"/>
                          <pic:cNvPicPr>
                            <a:picLocks noChangeAspect="1" noChangeArrowheads="1"/>
                          </pic:cNvPicPr>
                        </pic:nvPicPr>
                        <pic:blipFill>
                          <a:blip r:embed="rId34" cstate="print"/>
                          <a:srcRect/>
                          <a:stretch>
                            <a:fillRect/>
                          </a:stretch>
                        </pic:blipFill>
                        <pic:spPr>
                          <a:xfrm>
                            <a:off x="3657600" y="2096631"/>
                            <a:ext cx="1302452" cy="1190625"/>
                          </a:xfrm>
                          <a:prstGeom prst="rect">
                            <a:avLst/>
                          </a:prstGeom>
                          <a:noFill/>
                          <a:ln w="9525">
                            <a:noFill/>
                            <a:miter lim="800000"/>
                            <a:headEnd/>
                            <a:tailEnd/>
                          </a:ln>
                        </pic:spPr>
                      </pic:pic>
                      <wps:wsp>
                        <wps:cNvPr id="48" name="TextBox 7"/>
                        <wps:cNvSpPr txBox="1"/>
                        <wps:spPr>
                          <a:xfrm>
                            <a:off x="3505158" y="1447801"/>
                            <a:ext cx="1752778" cy="4419196"/>
                          </a:xfrm>
                          <a:prstGeom prst="rect">
                            <a:avLst/>
                          </a:prstGeom>
                          <a:noFill/>
                        </wps:spPr>
                        <wps:txbx>
                          <w:txbxContent>
                            <w:p xmlns:wp14="http://schemas.microsoft.com/office/word/2010/wordml" w14:paraId="0E6376A3" wp14:textId="77777777">
                              <w:pPr>
                                <w:pStyle w:val="29"/>
                                <w:spacing w:before="0" w:beforeAutospacing="0" w:after="0" w:afterAutospacing="0"/>
                                <w:jc w:val="center"/>
                                <w:rPr>
                                  <w:sz w:val="24"/>
                                  <w:szCs w:val="24"/>
                                </w:rPr>
                              </w:pPr>
                              <w:r>
                                <w:rPr>
                                  <w:b/>
                                  <w:bCs/>
                                  <w:color w:val="000000" w:themeColor="text1"/>
                                  <w:kern w:val="24"/>
                                  <w:sz w:val="36"/>
                                  <w:szCs w:val="36"/>
                                  <w14:textFill>
                                    <w14:solidFill>
                                      <w14:schemeClr w14:val="tx1"/>
                                    </w14:solidFill>
                                  </w14:textFill>
                                </w:rPr>
                                <w:t>SRAS DB</w:t>
                              </w:r>
                            </w:p>
                          </w:txbxContent>
                        </wps:txbx>
                        <wps:bodyPr wrap="square" rtlCol="0">
                          <a:spAutoFit/>
                        </wps:bodyPr>
                      </wps:wsp>
                      <pic:pic xmlns:pic="http://schemas.openxmlformats.org/drawingml/2006/picture">
                        <pic:nvPicPr>
                          <pic:cNvPr id="52" name="Picture 52"/>
                          <pic:cNvPicPr>
                            <a:picLocks noChangeAspect="1" noChangeArrowheads="1"/>
                          </pic:cNvPicPr>
                        </pic:nvPicPr>
                        <pic:blipFill>
                          <a:blip r:embed="rId35" cstate="print"/>
                          <a:srcRect/>
                          <a:stretch>
                            <a:fillRect/>
                          </a:stretch>
                        </pic:blipFill>
                        <pic:spPr>
                          <a:xfrm>
                            <a:off x="6096000" y="2172831"/>
                            <a:ext cx="1057275" cy="1104900"/>
                          </a:xfrm>
                          <a:prstGeom prst="rect">
                            <a:avLst/>
                          </a:prstGeom>
                          <a:noFill/>
                          <a:ln w="9525">
                            <a:noFill/>
                            <a:miter lim="800000"/>
                            <a:headEnd/>
                            <a:tailEnd/>
                          </a:ln>
                        </pic:spPr>
                      </pic:pic>
                      <pic:pic xmlns:pic="http://schemas.openxmlformats.org/drawingml/2006/picture">
                        <pic:nvPicPr>
                          <pic:cNvPr id="53" name="Picture 53"/>
                          <pic:cNvPicPr>
                            <a:picLocks noChangeAspect="1" noChangeArrowheads="1"/>
                          </pic:cNvPicPr>
                        </pic:nvPicPr>
                        <pic:blipFill>
                          <a:blip r:embed="rId36" cstate="print"/>
                          <a:srcRect/>
                          <a:stretch>
                            <a:fillRect/>
                          </a:stretch>
                        </pic:blipFill>
                        <pic:spPr>
                          <a:xfrm>
                            <a:off x="8001000" y="2286000"/>
                            <a:ext cx="838200" cy="857250"/>
                          </a:xfrm>
                          <a:prstGeom prst="rect">
                            <a:avLst/>
                          </a:prstGeom>
                          <a:noFill/>
                          <a:ln w="9525">
                            <a:noFill/>
                            <a:miter lim="800000"/>
                            <a:headEnd/>
                            <a:tailEnd/>
                          </a:ln>
                        </pic:spPr>
                      </pic:pic>
                      <wps:wsp>
                        <wps:cNvPr id="54" name="Straight Arrow Connector 54"/>
                        <wps:cNvCnPr>
                          <a:endCxn id="42" idx="1"/>
                        </wps:cNvCnPr>
                        <wps:spPr>
                          <a:xfrm>
                            <a:off x="1981200" y="2630031"/>
                            <a:ext cx="1676400" cy="0"/>
                          </a:xfrm>
                          <a:prstGeom prst="straightConnector1">
                            <a:avLst/>
                          </a:prstGeom>
                          <a:ln>
                            <a:solidFill>
                              <a:srgbClr val="FF0000"/>
                            </a:solidFill>
                            <a:tailEnd type="arrow"/>
                          </a:ln>
                        </wps:spPr>
                        <wps:style>
                          <a:lnRef idx="2">
                            <a:schemeClr val="dk1"/>
                          </a:lnRef>
                          <a:fillRef idx="0">
                            <a:schemeClr val="dk1"/>
                          </a:fillRef>
                          <a:effectRef idx="1">
                            <a:schemeClr val="dk1"/>
                          </a:effectRef>
                          <a:fontRef idx="minor">
                            <a:schemeClr val="tx1"/>
                          </a:fontRef>
                        </wps:style>
                        <wps:bodyPr/>
                      </wps:wsp>
                      <wps:wsp>
                        <wps:cNvPr id="55" name="Straight Arrow Connector 55"/>
                        <wps:cNvCnPr/>
                        <wps:spPr>
                          <a:xfrm flipH="1">
                            <a:off x="7086600" y="2677656"/>
                            <a:ext cx="923925" cy="0"/>
                          </a:xfrm>
                          <a:prstGeom prst="straightConnector1">
                            <a:avLst/>
                          </a:prstGeom>
                          <a:ln>
                            <a:tailEnd type="arrow"/>
                          </a:ln>
                        </wps:spPr>
                        <wps:style>
                          <a:lnRef idx="3">
                            <a:schemeClr val="accent1"/>
                          </a:lnRef>
                          <a:fillRef idx="0">
                            <a:schemeClr val="accent1"/>
                          </a:fillRef>
                          <a:effectRef idx="2">
                            <a:schemeClr val="accent1"/>
                          </a:effectRef>
                          <a:fontRef idx="minor">
                            <a:schemeClr val="tx1"/>
                          </a:fontRef>
                        </wps:style>
                        <wps:bodyPr/>
                      </wps:wsp>
                      <wps:wsp>
                        <wps:cNvPr id="56" name="Straight Arrow Connector 56"/>
                        <wps:cNvCnPr/>
                        <wps:spPr>
                          <a:xfrm flipH="1">
                            <a:off x="5105400" y="2706231"/>
                            <a:ext cx="923925" cy="0"/>
                          </a:xfrm>
                          <a:prstGeom prst="straightConnector1">
                            <a:avLst/>
                          </a:prstGeom>
                          <a:ln>
                            <a:tailEnd type="arrow"/>
                          </a:ln>
                        </wps:spPr>
                        <wps:style>
                          <a:lnRef idx="3">
                            <a:schemeClr val="accent1"/>
                          </a:lnRef>
                          <a:fillRef idx="0">
                            <a:schemeClr val="accent1"/>
                          </a:fillRef>
                          <a:effectRef idx="2">
                            <a:schemeClr val="accent1"/>
                          </a:effectRef>
                          <a:fontRef idx="minor">
                            <a:schemeClr val="tx1"/>
                          </a:fontRef>
                        </wps:style>
                        <wps:bodyPr/>
                      </wps:wsp>
                      <wps:wsp>
                        <wps:cNvPr id="57" name="Straight Arrow Connector 57"/>
                        <wps:cNvCnPr/>
                        <wps:spPr>
                          <a:xfrm>
                            <a:off x="5181600" y="3011031"/>
                            <a:ext cx="914400" cy="0"/>
                          </a:xfrm>
                          <a:prstGeom prst="straightConnector1">
                            <a:avLst/>
                          </a:prstGeom>
                          <a:ln>
                            <a:tailEnd type="arrow"/>
                          </a:ln>
                        </wps:spPr>
                        <wps:style>
                          <a:lnRef idx="3">
                            <a:schemeClr val="accent1"/>
                          </a:lnRef>
                          <a:fillRef idx="0">
                            <a:schemeClr val="accent1"/>
                          </a:fillRef>
                          <a:effectRef idx="2">
                            <a:schemeClr val="accent1"/>
                          </a:effectRef>
                          <a:fontRef idx="minor">
                            <a:schemeClr val="tx1"/>
                          </a:fontRef>
                        </wps:style>
                        <wps:bodyPr/>
                      </wps:wsp>
                      <wps:wsp>
                        <wps:cNvPr id="58" name="TextBox 24"/>
                        <wps:cNvSpPr txBox="1"/>
                        <wps:spPr>
                          <a:xfrm>
                            <a:off x="1283650" y="3054024"/>
                            <a:ext cx="2607517" cy="2092295"/>
                          </a:xfrm>
                          <a:prstGeom prst="rect">
                            <a:avLst/>
                          </a:prstGeom>
                          <a:noFill/>
                        </wps:spPr>
                        <wps:txbx>
                          <w:txbxContent>
                            <w:p xmlns:wp14="http://schemas.microsoft.com/office/word/2010/wordml" w14:paraId="347669BA" wp14:textId="77777777">
                              <w:pPr>
                                <w:pStyle w:val="29"/>
                                <w:spacing w:before="0" w:beforeAutospacing="0" w:after="0" w:afterAutospacing="0"/>
                                <w:rPr>
                                  <w:sz w:val="24"/>
                                  <w:szCs w:val="24"/>
                                </w:rPr>
                              </w:pPr>
                              <w:r>
                                <w:rPr>
                                  <w:color w:val="000000" w:themeColor="text1"/>
                                  <w:kern w:val="24"/>
                                  <w:sz w:val="24"/>
                                  <w:szCs w:val="24"/>
                                  <w14:textFill>
                                    <w14:solidFill>
                                      <w14:schemeClr w14:val="tx1"/>
                                    </w14:solidFill>
                                  </w14:textFill>
                                </w:rPr>
                                <w:t>Initial Historical Data Loading</w:t>
                              </w:r>
                            </w:p>
                          </w:txbxContent>
                        </wps:txbx>
                        <wps:bodyPr wrap="square" rtlCol="0">
                          <a:spAutoFit/>
                        </wps:bodyPr>
                      </wps:wsp>
                      <wps:wsp>
                        <wps:cNvPr id="59" name="TextBox 25"/>
                        <wps:cNvSpPr txBox="1"/>
                        <wps:spPr>
                          <a:xfrm>
                            <a:off x="5825645" y="3370983"/>
                            <a:ext cx="2893685" cy="4419195"/>
                          </a:xfrm>
                          <a:prstGeom prst="rect">
                            <a:avLst/>
                          </a:prstGeom>
                          <a:noFill/>
                        </wps:spPr>
                        <wps:txbx>
                          <w:txbxContent>
                            <w:p xmlns:wp14="http://schemas.microsoft.com/office/word/2010/wordml" w14:paraId="4D3E7E3A" wp14:textId="77777777">
                              <w:pPr>
                                <w:pStyle w:val="29"/>
                                <w:spacing w:before="0" w:beforeAutospacing="0" w:after="0" w:afterAutospacing="0"/>
                                <w:rPr>
                                  <w:sz w:val="24"/>
                                  <w:szCs w:val="24"/>
                                </w:rPr>
                              </w:pPr>
                              <w:r>
                                <w:rPr>
                                  <w:color w:val="000000" w:themeColor="text1"/>
                                  <w:kern w:val="24"/>
                                  <w:sz w:val="24"/>
                                  <w:szCs w:val="24"/>
                                  <w14:textFill>
                                    <w14:solidFill>
                                      <w14:schemeClr w14:val="tx1"/>
                                    </w14:solidFill>
                                  </w14:textFill>
                                </w:rPr>
                                <w:t>User access MASTRO Data Archival UI with input parameters and get the required fields displayed</w:t>
                              </w:r>
                            </w:p>
                          </w:txbxContent>
                        </wps:txbx>
                        <wps:bodyPr wrap="square" rtlCol="0">
                          <a:spAutoFit/>
                        </wps:bodyPr>
                      </wps:wsp>
                    </wpg:wgp>
                  </a:graphicData>
                </a:graphic>
              </wp:inline>
            </w:drawing>
          </mc:Choice>
          <mc:Fallback>
            <w:pict w14:anchorId="1973875F">
              <v:group id="_x0000_s1026" style="height:198.7pt;width:453.3pt;" coordsize="8534400,6342377" coordorigin="304800,1447801" o:spid="_x0000_s1026" o:spt="203" o:gfxdata="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">
                <o:lock v:ext="edit" aspectratio="f"/>
                <v:roundrect id="_x0000_s1026" style="position:absolute;left:304800;top:2325231;height:762000;width:1524000;v-text-anchor:middle;" coordsize="21600,21600" o:spid="_x0000_s1026" filled="t" fillcolor="#CB6C1D [3216]" stroked="f" o:spt="2" arcsize="0.166666666666667" o:gfxdata="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EcjBuO2AAAA2wAAAA8A&#10;AAAAAAAAAQAgAAAAIgAAAGRycy9kb3ducmV2LnhtbFBLAQIUABQAAAAIAIdO4kAzLwWeOwAAADkA&#10;AAAQAAAAAAAAAAEAIAAAAAUBAABkcnMvc2hhcGV4bWwueG1sUEsFBgAAAAAGAAYAWwEAAK8DAAAA&#10;AA==&#10;">
                  <v:fill type="gradient" on="t" color2="#FF8F26 [3216]" colors="0f #CB6C1D;52429f #FF8F2A;65536f #FF8F26" angle="180" focus="100%" focussize="0,0" rotate="t">
                    <o:fill v:ext="backwardCompatible" type="gradientUnscaled"/>
                  </v:fill>
                  <v:stroke on="f"/>
                  <v:imagedata o:title=""/>
                  <o:lock v:ext="edit" aspectratio="f"/>
                  <v:shadow on="t" color="#000000" opacity="22937f" offset="0pt,1.81102362204724pt" origin="0f,32768f" matrix="65536f,0f,0f,65536f"/>
                  <v:textbox>
                    <w:txbxContent>
                      <w:p w14:paraId="183AE589" wp14:textId="77777777">
                        <w:pPr>
                          <w:pStyle w:val="29"/>
                          <w:spacing w:before="0" w:beforeAutospacing="0" w:after="0" w:afterAutospacing="0"/>
                          <w:jc w:val="center"/>
                          <w:rPr>
                            <w:sz w:val="24"/>
                            <w:szCs w:val="24"/>
                          </w:rPr>
                        </w:pPr>
                        <w:r>
                          <w:rPr>
                            <w:color w:val="000000" w:themeColor="text1"/>
                            <w:kern w:val="24"/>
                            <w:sz w:val="28"/>
                            <w:szCs w:val="28"/>
                            <w14:textFill>
                              <w14:solidFill>
                                <w14:schemeClr w14:val="tx1"/>
                              </w14:solidFill>
                            </w14:textFill>
                          </w:rPr>
                          <w:t>MASTRO</w:t>
                        </w:r>
                      </w:p>
                    </w:txbxContent>
                  </v:textbox>
                </v:roundrect>
                <v:shape id="_x0000_s1026" style="position:absolute;left:3657600;top:2096631;height:1190625;width:1302452;" coordsize="21600,21600" o:spid="_x0000_s1026" filled="f" stroked="f" o:spt="75" o:preferrelative="t" type="#_x0000_t75" o:gfxdata="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eRFwb4A&#10;AADbAAAADwAAAAAAAAABACAAAAAiAAAAZHJzL2Rvd25yZXYueG1sUEsBAhQAFAAAAAgAh07iQDMv&#10;BZ47AAAAOQAAABAAAAAAAAAAAQAgAAAADQEAAGRycy9zaGFwZXhtbC54bWxQSwUGAAAAAAYABgBb&#10;AQAAtwMAAAAA&#10;">
                  <v:fill on="f" focussize="0,0"/>
                  <v:stroke on="f" miterlimit="8" joinstyle="miter"/>
                  <v:imagedata o:title="" r:id="rId34"/>
                  <o:lock v:ext="edit" aspectratio="t"/>
                </v:shape>
                <v:shape id="TextBox 7" style="position:absolute;left:3505158;top:1447801;height:4419196;width:1752778;" coordsize="21600,21600" o:spid="_x0000_s1026" filled="f" stroked="f" o:spt="202" type="#_x0000_t202" o:gfxdata="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OHUXLLgAAADbAAAA&#10;DwAAAAAAAAABACAAAAAiAAAAZHJzL2Rvd25yZXYueG1sUEsBAhQAFAAAAAgAh07iQDMvBZ47AAAA&#10;OQAAABAAAAAAAAAAAQAgAAAABwEAAGRycy9zaGFwZXhtbC54bWxQSwUGAAAAAAYABgBbAQAAsQMA&#10;AAAA&#10;">
                  <v:fill on="f" focussize="0,0"/>
                  <v:stroke on="f"/>
                  <v:imagedata o:title=""/>
                  <o:lock v:ext="edit" aspectratio="f"/>
                  <v:textbox style="mso-fit-shape-to-text:t;">
                    <w:txbxContent>
                      <w:p w14:paraId="208E56E4" wp14:textId="77777777">
                        <w:pPr>
                          <w:pStyle w:val="29"/>
                          <w:spacing w:before="0" w:beforeAutospacing="0" w:after="0" w:afterAutospacing="0"/>
                          <w:jc w:val="center"/>
                          <w:rPr>
                            <w:sz w:val="24"/>
                            <w:szCs w:val="24"/>
                          </w:rPr>
                        </w:pPr>
                        <w:r>
                          <w:rPr>
                            <w:b/>
                            <w:bCs/>
                            <w:color w:val="000000" w:themeColor="text1"/>
                            <w:kern w:val="24"/>
                            <w:sz w:val="36"/>
                            <w:szCs w:val="36"/>
                            <w14:textFill>
                              <w14:solidFill>
                                <w14:schemeClr w14:val="tx1"/>
                              </w14:solidFill>
                            </w14:textFill>
                          </w:rPr>
                          <w:t>SRAS DB</w:t>
                        </w:r>
                      </w:p>
                    </w:txbxContent>
                  </v:textbox>
                </v:shape>
                <v:shape id="_x0000_s1026" style="position:absolute;left:6096000;top:2172831;height:1104900;width:1057275;" coordsize="21600,21600" o:spid="_x0000_s1026" filled="f" stroked="f" o:spt="75" o:preferrelative="t" type="#_x0000_t75" o:gfxdata="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2Yc/u8AAAA&#10;2wAAAA8AAAAAAAAAAQAgAAAAIgAAAGRycy9kb3ducmV2LnhtbFBLAQIUABQAAAAIAIdO4kAzLwWe&#10;OwAAADkAAAAQAAAAAAAAAAEAIAAAAAsBAABkcnMvc2hhcGV4bWwueG1sUEsFBgAAAAAGAAYAWwEA&#10;ALUDAAAAAA==&#10;">
                  <v:fill on="f" focussize="0,0"/>
                  <v:stroke on="f" miterlimit="8" joinstyle="miter"/>
                  <v:imagedata o:title="" r:id="rId35"/>
                  <o:lock v:ext="edit" aspectratio="t"/>
                </v:shape>
                <v:shape id="_x0000_s1026" style="position:absolute;left:8001000;top:2286000;height:857250;width:838200;" coordsize="21600,21600" o:spid="_x0000_s1026" filled="f" stroked="f" o:spt="75" o:preferrelative="t" type="#_x0000_t75" o:gfxdata="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IUhWL4A&#10;AADbAAAADwAAAAAAAAABACAAAAAiAAAAZHJzL2Rvd25yZXYueG1sUEsBAhQAFAAAAAgAh07iQDMv&#10;BZ47AAAAOQAAABAAAAAAAAAAAQAgAAAADQEAAGRycy9zaGFwZXhtbC54bWxQSwUGAAAAAAYABgBb&#10;AQAAtwMAAAAA&#10;">
                  <v:fill on="f" focussize="0,0"/>
                  <v:stroke on="f" miterlimit="8" joinstyle="miter"/>
                  <v:imagedata o:title="" r:id="rId36"/>
                  <o:lock v:ext="edit" aspectratio="t"/>
                </v:shape>
                <v:shape id="_x0000_s1026" style="position:absolute;left:1981200;top:2630031;height:0;width:1676400;" coordsize="21600,21600" o:spid="_x0000_s1026" filled="f" stroked="t" o:spt="32" type="#_x0000_t32" o:gfxdata="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E4Wyq/&#10;AAAA2wAAAA8AAAAAAAAAAQAgAAAAIgAAAGRycy9kb3ducmV2LnhtbFBLAQIUABQAAAAIAIdO4kAz&#10;LwWeOwAAADkAAAAQAAAAAAAAAAEAIAAAAA4BAABkcnMvc2hhcGV4bWwueG1sUEsFBgAAAAAGAAYA&#10;WwEAALgDAAAAAA==&#10;">
                  <v:fill on="f" focussize="0,0"/>
                  <v:stroke weight="2pt" color="#FF0000 [3200]" joinstyle="round" endarrow="open"/>
                  <v:imagedata o:title=""/>
                  <o:lock v:ext="edit" aspectratio="f"/>
                  <v:shadow on="t" color="#000000" opacity="24903f" offset="0pt,1.5748031496063pt" origin="0f,32768f" matrix="65536f,0f,0f,65536f"/>
                </v:shape>
                <v:shape id="_x0000_s1026" style="position:absolute;left:7086600;top:2677656;flip:x;height:0;width:923925;" coordsize="21600,21600" o:spid="_x0000_s1026" filled="f" stroked="t" o:spt="32" type="#_x0000_t32" o:gfxdata="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9FlVL4A&#10;AADbAAAADwAAAAAAAAABACAAAAAiAAAAZHJzL2Rvd25yZXYueG1sUEsBAhQAFAAAAAgAh07iQDMv&#10;BZ47AAAAOQAAABAAAAAAAAAAAQAgAAAADQEAAGRycy9zaGFwZXhtbC54bWxQSwUGAAAAAAYABgBb&#10;AQAAtwMAAAAA&#10;">
                  <v:fill on="f" focussize="0,0"/>
                  <v:stroke weight="3pt" color="#4F81BD [3204]" joinstyle="round" endarrow="open"/>
                  <v:imagedata o:title=""/>
                  <o:lock v:ext="edit" aspectratio="f"/>
                  <v:shadow on="t" color="#000000" opacity="22937f" offset="0pt,1.81102362204724pt" origin="0f,32768f" matrix="65536f,0f,0f,65536f"/>
                </v:shape>
                <v:shape id="_x0000_s1026" style="position:absolute;left:5105400;top:2706231;flip:x;height:0;width:923925;" coordsize="21600,21600" o:spid="_x0000_s1026" filled="f" stroked="t" o:spt="32" type="#_x0000_t32" o:gfxdata="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wP7I74A&#10;AADbAAAADwAAAAAAAAABACAAAAAiAAAAZHJzL2Rvd25yZXYueG1sUEsBAhQAFAAAAAgAh07iQDMv&#10;BZ47AAAAOQAAABAAAAAAAAAAAQAgAAAADQEAAGRycy9zaGFwZXhtbC54bWxQSwUGAAAAAAYABgBb&#10;AQAAtwMAAAAA&#10;">
                  <v:fill on="f" focussize="0,0"/>
                  <v:stroke weight="3pt" color="#4F81BD [3204]" joinstyle="round" endarrow="open"/>
                  <v:imagedata o:title=""/>
                  <o:lock v:ext="edit" aspectratio="f"/>
                  <v:shadow on="t" color="#000000" opacity="22937f" offset="0pt,1.81102362204724pt" origin="0f,32768f" matrix="65536f,0f,0f,65536f"/>
                </v:shape>
                <v:shape id="_x0000_s1026" style="position:absolute;left:5181600;top:3011031;height:0;width:914400;" coordsize="21600,21600" o:spid="_x0000_s1026" filled="f" stroked="t" o:spt="32" type="#_x0000_t32" o:gfxdata="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p/H/7sAAADb&#10;AAAADwAAAAAAAAABACAAAAAiAAAAZHJzL2Rvd25yZXYueG1sUEsBAhQAFAAAAAgAh07iQDMvBZ47&#10;AAAAOQAAABAAAAAAAAAAAQAgAAAACgEAAGRycy9zaGFwZXhtbC54bWxQSwUGAAAAAAYABgBbAQAA&#10;tAMAAAAA&#10;">
                  <v:fill on="f" focussize="0,0"/>
                  <v:stroke weight="3pt" color="#4F81BD [3204]" joinstyle="round" endarrow="open"/>
                  <v:imagedata o:title=""/>
                  <o:lock v:ext="edit" aspectratio="f"/>
                  <v:shadow on="t" color="#000000" opacity="22937f" offset="0pt,1.81102362204724pt" origin="0f,32768f" matrix="65536f,0f,0f,65536f"/>
                </v:shape>
                <v:shape id="TextBox 24" style="position:absolute;left:1283650;top:3054024;height:2092295;width:2607517;" coordsize="21600,21600" o:spid="_x0000_s1026" filled="f" stroked="f" o:spt="202" type="#_x0000_t202" o:gfxdata="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vayB8bgAAADbAAAA&#10;DwAAAAAAAAABACAAAAAiAAAAZHJzL2Rvd25yZXYueG1sUEsBAhQAFAAAAAgAh07iQDMvBZ47AAAA&#10;OQAAABAAAAAAAAAAAQAgAAAABwEAAGRycy9zaGFwZXhtbC54bWxQSwUGAAAAAAYABgBbAQAAsQMA&#10;AAAA&#10;">
                  <v:fill on="f" focussize="0,0"/>
                  <v:stroke on="f"/>
                  <v:imagedata o:title=""/>
                  <o:lock v:ext="edit" aspectratio="f"/>
                  <v:textbox style="mso-fit-shape-to-text:t;">
                    <w:txbxContent>
                      <w:p w14:paraId="1A8DB707" wp14:textId="77777777">
                        <w:pPr>
                          <w:pStyle w:val="29"/>
                          <w:spacing w:before="0" w:beforeAutospacing="0" w:after="0" w:afterAutospacing="0"/>
                          <w:rPr>
                            <w:sz w:val="24"/>
                            <w:szCs w:val="24"/>
                          </w:rPr>
                        </w:pPr>
                        <w:r>
                          <w:rPr>
                            <w:color w:val="000000" w:themeColor="text1"/>
                            <w:kern w:val="24"/>
                            <w:sz w:val="24"/>
                            <w:szCs w:val="24"/>
                            <w14:textFill>
                              <w14:solidFill>
                                <w14:schemeClr w14:val="tx1"/>
                              </w14:solidFill>
                            </w14:textFill>
                          </w:rPr>
                          <w:t>Initial Historical Data Loading</w:t>
                        </w:r>
                      </w:p>
                    </w:txbxContent>
                  </v:textbox>
                </v:shape>
                <v:shape id="TextBox 25" style="position:absolute;left:5825645;top:3370983;height:4419195;width:2893685;" coordsize="21600,21600" o:spid="_x0000_s1026" filled="f" stroked="f" o:spt="202" type="#_x0000_t202" o:gfxdata="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uAkarsAAADb&#10;AAAADwAAAAAAAAABACAAAAAiAAAAZHJzL2Rvd25yZXYueG1sUEsBAhQAFAAAAAgAh07iQDMvBZ47&#10;AAAAOQAAABAAAAAAAAAAAQAgAAAACgEAAGRycy9zaGFwZXhtbC54bWxQSwUGAAAAAAYABgBbAQAA&#10;tAMAAAAA&#10;">
                  <v:fill on="f" focussize="0,0"/>
                  <v:stroke on="f"/>
                  <v:imagedata o:title=""/>
                  <o:lock v:ext="edit" aspectratio="f"/>
                  <v:textbox style="mso-fit-shape-to-text:t;">
                    <w:txbxContent>
                      <w:p w14:paraId="77CFFD33" wp14:textId="77777777">
                        <w:pPr>
                          <w:pStyle w:val="29"/>
                          <w:spacing w:before="0" w:beforeAutospacing="0" w:after="0" w:afterAutospacing="0"/>
                          <w:rPr>
                            <w:sz w:val="24"/>
                            <w:szCs w:val="24"/>
                          </w:rPr>
                        </w:pPr>
                        <w:r>
                          <w:rPr>
                            <w:color w:val="000000" w:themeColor="text1"/>
                            <w:kern w:val="24"/>
                            <w:sz w:val="24"/>
                            <w:szCs w:val="24"/>
                            <w14:textFill>
                              <w14:solidFill>
                                <w14:schemeClr w14:val="tx1"/>
                              </w14:solidFill>
                            </w14:textFill>
                          </w:rPr>
                          <w:t>User access MASTRO Data Archival UI with input parameters and get the required fields displayed</w:t>
                        </w:r>
                      </w:p>
                    </w:txbxContent>
                  </v:textbox>
                </v:shape>
                <w10:wrap type="none"/>
                <w10:anchorlock/>
              </v:group>
            </w:pict>
          </mc:Fallback>
        </mc:AlternateContent>
      </w:r>
    </w:p>
    <w:p xmlns:wp14="http://schemas.microsoft.com/office/word/2010/wordml" w14:paraId="64F96D33" wp14:textId="77777777">
      <w:pPr>
        <w:pStyle w:val="19"/>
        <w:jc w:val="center"/>
        <w:rPr>
          <w:rFonts w:ascii="Arial Narrow" w:hAnsi="Arial Narrow"/>
          <w:b/>
          <w:sz w:val="22"/>
          <w:szCs w:val="22"/>
          <w:lang w:val="en-GB"/>
        </w:rPr>
      </w:pPr>
      <w:r>
        <w:t xml:space="preserve">Figure </w:t>
      </w:r>
      <w:r>
        <w:fldChar w:fldCharType="begin"/>
      </w:r>
      <w:r>
        <w:instrText xml:space="preserve"> SEQ Figure \* ARABIC </w:instrText>
      </w:r>
      <w:r>
        <w:fldChar w:fldCharType="separate"/>
      </w:r>
      <w:r>
        <w:t>1</w:t>
      </w:r>
      <w:r>
        <w:fldChar w:fldCharType="end"/>
      </w:r>
      <w:r>
        <w:t xml:space="preserve">:High level Business flow </w:t>
      </w:r>
    </w:p>
    <w:p xmlns:wp14="http://schemas.microsoft.com/office/word/2010/wordml" w14:paraId="752F30A4" wp14:textId="77777777">
      <w:pPr>
        <w:rPr>
          <w:rFonts w:ascii="Arial Narrow" w:hAnsi="Arial Narrow"/>
          <w:lang w:val="en-GB"/>
        </w:rPr>
      </w:pPr>
    </w:p>
    <w:p xmlns:wp14="http://schemas.microsoft.com/office/word/2010/wordml" w14:paraId="3048BA75" wp14:textId="77777777">
      <w:pPr>
        <w:rPr>
          <w:rFonts w:ascii="Arial Narrow" w:hAnsi="Arial Narrow"/>
          <w:lang w:val="en-GB"/>
        </w:rPr>
      </w:pPr>
    </w:p>
    <w:p xmlns:wp14="http://schemas.microsoft.com/office/word/2010/wordml" w14:paraId="3793568E" wp14:textId="77777777">
      <w:pPr>
        <w:rPr>
          <w:rFonts w:ascii="Arial Narrow" w:hAnsi="Arial Narrow"/>
          <w:lang w:val="en-GB"/>
        </w:rPr>
      </w:pPr>
    </w:p>
    <w:p xmlns:wp14="http://schemas.microsoft.com/office/word/2010/wordml" w14:paraId="081CEB47" wp14:textId="77777777">
      <w:pPr>
        <w:rPr>
          <w:rFonts w:ascii="Arial Narrow" w:hAnsi="Arial Narrow"/>
        </w:rPr>
      </w:pPr>
    </w:p>
    <w:p xmlns:wp14="http://schemas.microsoft.com/office/word/2010/wordml" w14:paraId="54D4AFED" wp14:textId="77777777">
      <w:pPr>
        <w:rPr>
          <w:rFonts w:ascii="Arial Narrow" w:hAnsi="Arial Narrow"/>
        </w:rPr>
      </w:pPr>
    </w:p>
    <w:p xmlns:wp14="http://schemas.microsoft.com/office/word/2010/wordml" w14:paraId="0FBA7733" wp14:textId="77777777">
      <w:pPr>
        <w:rPr>
          <w:rFonts w:ascii="Arial Narrow" w:hAnsi="Arial Narrow"/>
        </w:rPr>
      </w:pPr>
    </w:p>
    <w:p xmlns:wp14="http://schemas.microsoft.com/office/word/2010/wordml" w14:paraId="506B019F" wp14:textId="77777777">
      <w:pPr>
        <w:rPr>
          <w:rFonts w:ascii="Arial Narrow" w:hAnsi="Arial Narrow"/>
        </w:rPr>
      </w:pPr>
    </w:p>
    <w:p xmlns:wp14="http://schemas.microsoft.com/office/word/2010/wordml" w14:paraId="4F7836D1" wp14:textId="77777777">
      <w:pPr>
        <w:rPr>
          <w:rFonts w:ascii="Arial Narrow" w:hAnsi="Arial Narrow"/>
        </w:rPr>
      </w:pPr>
    </w:p>
    <w:p xmlns:wp14="http://schemas.microsoft.com/office/word/2010/wordml" w14:paraId="478D7399" wp14:textId="77777777">
      <w:pPr>
        <w:rPr>
          <w:rFonts w:ascii="Arial Narrow" w:hAnsi="Arial Narrow"/>
        </w:rPr>
      </w:pPr>
    </w:p>
    <w:p xmlns:wp14="http://schemas.microsoft.com/office/word/2010/wordml" w14:paraId="1AB2B8F9" wp14:textId="77777777">
      <w:pPr>
        <w:rPr>
          <w:rFonts w:ascii="Arial Narrow" w:hAnsi="Arial Narrow"/>
        </w:rPr>
      </w:pPr>
    </w:p>
    <w:p xmlns:wp14="http://schemas.microsoft.com/office/word/2010/wordml" w14:paraId="3FBF0C5E" wp14:textId="77777777">
      <w:pPr>
        <w:rPr>
          <w:rFonts w:ascii="Arial Narrow" w:hAnsi="Arial Narrow"/>
        </w:rPr>
      </w:pPr>
    </w:p>
    <w:p xmlns:wp14="http://schemas.microsoft.com/office/word/2010/wordml" w14:paraId="7896E9D9" wp14:textId="77777777">
      <w:pPr>
        <w:rPr>
          <w:rFonts w:ascii="Arial Narrow" w:hAnsi="Arial Narrow"/>
        </w:rPr>
      </w:pPr>
    </w:p>
    <w:p xmlns:wp14="http://schemas.microsoft.com/office/word/2010/wordml" w14:paraId="1B319C6E" wp14:textId="77777777">
      <w:pPr>
        <w:rPr>
          <w:rFonts w:ascii="Arial Narrow" w:hAnsi="Arial Narrow"/>
        </w:rPr>
      </w:pPr>
    </w:p>
    <w:p xmlns:wp14="http://schemas.microsoft.com/office/word/2010/wordml" w14:paraId="1DCF0334" wp14:textId="77777777">
      <w:pPr>
        <w:rPr>
          <w:rFonts w:ascii="Arial Narrow" w:hAnsi="Arial Narrow"/>
        </w:rPr>
      </w:pPr>
    </w:p>
    <w:p xmlns:wp14="http://schemas.microsoft.com/office/word/2010/wordml" w14:paraId="2E780729" wp14:textId="77777777">
      <w:pPr>
        <w:rPr>
          <w:rFonts w:ascii="Arial Narrow" w:hAnsi="Arial Narrow"/>
        </w:rPr>
      </w:pPr>
    </w:p>
    <w:p xmlns:wp14="http://schemas.microsoft.com/office/word/2010/wordml" w14:paraId="7118DC78" wp14:textId="77777777">
      <w:pPr>
        <w:rPr>
          <w:rFonts w:ascii="Arial Narrow" w:hAnsi="Arial Narrow"/>
        </w:rPr>
      </w:pPr>
    </w:p>
    <w:p xmlns:wp14="http://schemas.microsoft.com/office/word/2010/wordml" w14:paraId="7876FC12" wp14:textId="77777777">
      <w:pPr>
        <w:rPr>
          <w:rFonts w:ascii="Arial Narrow" w:hAnsi="Arial Narrow"/>
        </w:rPr>
      </w:pPr>
    </w:p>
    <w:p xmlns:wp14="http://schemas.microsoft.com/office/word/2010/wordml" w14:paraId="35703EDE" wp14:textId="77777777">
      <w:pPr>
        <w:rPr>
          <w:rFonts w:ascii="Arial Narrow" w:hAnsi="Arial Narrow"/>
        </w:rPr>
      </w:pPr>
    </w:p>
    <w:p xmlns:wp14="http://schemas.microsoft.com/office/word/2010/wordml" w14:paraId="5E86F948" wp14:textId="77777777">
      <w:pPr>
        <w:rPr>
          <w:rFonts w:ascii="Arial Narrow" w:hAnsi="Arial Narrow"/>
        </w:rPr>
      </w:pPr>
    </w:p>
    <w:p xmlns:wp14="http://schemas.microsoft.com/office/word/2010/wordml" w14:paraId="1946BE5E" wp14:textId="77777777">
      <w:pPr>
        <w:rPr>
          <w:rFonts w:ascii="Arial Narrow" w:hAnsi="Arial Narrow"/>
        </w:rPr>
      </w:pPr>
    </w:p>
    <w:p xmlns:wp14="http://schemas.microsoft.com/office/word/2010/wordml" w14:paraId="51C34A15" wp14:textId="77777777">
      <w:pPr>
        <w:rPr>
          <w:rFonts w:ascii="Arial Narrow" w:hAnsi="Arial Narrow"/>
        </w:rPr>
        <w:sectPr>
          <w:headerReference w:type="default" r:id="rId24"/>
          <w:footerReference w:type="default" r:id="rId26"/>
          <w:headerReference w:type="even" r:id="rId25"/>
          <w:footerReference w:type="even" r:id="rId27"/>
          <w:type w:val="oddPage"/>
          <w:pgSz w:w="11909" w:h="16834" w:orient="portrait"/>
          <w:pgMar w:top="1440" w:right="710" w:bottom="1440" w:left="1440" w:header="216" w:footer="216" w:gutter="0"/>
          <w:pgNumType w:start="1" w:chapStyle="9"/>
          <w:cols w:space="720" w:num="1"/>
          <w:docGrid w:linePitch="272" w:charSpace="0"/>
        </w:sectPr>
      </w:pPr>
    </w:p>
    <w:p xmlns:wp14="http://schemas.microsoft.com/office/word/2010/wordml" w14:paraId="7E051CA8" wp14:textId="77777777">
      <w:pPr>
        <w:rPr>
          <w:rFonts w:ascii="Arial Narrow" w:hAnsi="Arial Narrow"/>
        </w:rPr>
      </w:pPr>
    </w:p>
    <w:p xmlns:wp14="http://schemas.microsoft.com/office/word/2010/wordml" w14:paraId="126953D2" wp14:textId="77777777">
      <w:pPr>
        <w:rPr>
          <w:rFonts w:ascii="Arial Narrow" w:hAnsi="Arial Narrow"/>
        </w:rPr>
      </w:pPr>
    </w:p>
    <w:p xmlns:wp14="http://schemas.microsoft.com/office/word/2010/wordml" w14:paraId="1E5BF58C" wp14:textId="77777777">
      <w:pPr>
        <w:rPr>
          <w:rFonts w:ascii="Arial Narrow" w:hAnsi="Arial Narrow"/>
        </w:rPr>
      </w:pPr>
    </w:p>
    <w:p xmlns:wp14="http://schemas.microsoft.com/office/word/2010/wordml" w14:paraId="053A08E0" wp14:textId="77777777">
      <w:pPr>
        <w:rPr>
          <w:rFonts w:ascii="Arial Narrow" w:hAnsi="Arial Narrow"/>
        </w:rPr>
      </w:pPr>
    </w:p>
    <w:p xmlns:wp14="http://schemas.microsoft.com/office/word/2010/wordml" w14:paraId="1674D195" wp14:textId="77777777">
      <w:pPr>
        <w:jc w:val="center"/>
        <w:rPr>
          <w:rFonts w:ascii="Arial Narrow" w:hAnsi="Arial Narrow"/>
          <w:b/>
          <w:sz w:val="28"/>
          <w:szCs w:val="28"/>
        </w:rPr>
      </w:pPr>
    </w:p>
    <w:p xmlns:wp14="http://schemas.microsoft.com/office/word/2010/wordml" w14:paraId="3C72A837" wp14:textId="77777777">
      <w:pPr>
        <w:jc w:val="center"/>
        <w:rPr>
          <w:rFonts w:ascii="Arial Narrow" w:hAnsi="Arial Narrow"/>
          <w:b/>
          <w:sz w:val="28"/>
          <w:szCs w:val="28"/>
        </w:rPr>
      </w:pPr>
    </w:p>
    <w:p xmlns:wp14="http://schemas.microsoft.com/office/word/2010/wordml" w14:paraId="7A9A139D" wp14:textId="77777777">
      <w:pPr>
        <w:jc w:val="center"/>
        <w:rPr>
          <w:rFonts w:ascii="Arial Narrow" w:hAnsi="Arial Narrow"/>
          <w:b/>
          <w:sz w:val="28"/>
          <w:szCs w:val="28"/>
        </w:rPr>
      </w:pPr>
    </w:p>
    <w:p xmlns:wp14="http://schemas.microsoft.com/office/word/2010/wordml" w14:paraId="56A0069A" wp14:textId="77777777">
      <w:pPr>
        <w:jc w:val="center"/>
        <w:rPr>
          <w:rFonts w:ascii="Arial Narrow" w:hAnsi="Arial Narrow"/>
          <w:b/>
          <w:sz w:val="28"/>
          <w:szCs w:val="28"/>
        </w:rPr>
      </w:pPr>
    </w:p>
    <w:p xmlns:wp14="http://schemas.microsoft.com/office/word/2010/wordml" w14:paraId="7DF6F7AA" wp14:textId="77777777">
      <w:pPr>
        <w:jc w:val="center"/>
        <w:rPr>
          <w:rFonts w:ascii="Arial Narrow" w:hAnsi="Arial Narrow"/>
          <w:b/>
          <w:sz w:val="28"/>
          <w:szCs w:val="28"/>
        </w:rPr>
      </w:pPr>
    </w:p>
    <w:p xmlns:wp14="http://schemas.microsoft.com/office/word/2010/wordml" w14:paraId="320646EB" wp14:textId="77777777">
      <w:pPr>
        <w:jc w:val="center"/>
        <w:rPr>
          <w:rFonts w:ascii="Arial Narrow" w:hAnsi="Arial Narrow"/>
          <w:b/>
          <w:sz w:val="28"/>
          <w:szCs w:val="28"/>
        </w:rPr>
      </w:pPr>
    </w:p>
    <w:p xmlns:wp14="http://schemas.microsoft.com/office/word/2010/wordml" w14:paraId="31ED7778" wp14:textId="77777777">
      <w:pPr>
        <w:jc w:val="center"/>
        <w:rPr>
          <w:rFonts w:ascii="Arial Narrow" w:hAnsi="Arial Narrow"/>
          <w:b/>
          <w:sz w:val="28"/>
          <w:szCs w:val="28"/>
        </w:rPr>
      </w:pPr>
    </w:p>
    <w:p xmlns:wp14="http://schemas.microsoft.com/office/word/2010/wordml" w14:paraId="532070F0" wp14:textId="77777777">
      <w:pPr>
        <w:jc w:val="center"/>
        <w:rPr>
          <w:rFonts w:ascii="Arial Narrow" w:hAnsi="Arial Narrow"/>
          <w:b/>
          <w:sz w:val="28"/>
          <w:szCs w:val="28"/>
        </w:rPr>
      </w:pPr>
    </w:p>
    <w:p xmlns:wp14="http://schemas.microsoft.com/office/word/2010/wordml" w14:paraId="1A9B60E1" wp14:textId="77777777">
      <w:pPr>
        <w:jc w:val="center"/>
        <w:rPr>
          <w:rFonts w:ascii="Arial Narrow" w:hAnsi="Arial Narrow"/>
          <w:b/>
          <w:sz w:val="28"/>
          <w:szCs w:val="28"/>
        </w:rPr>
      </w:pPr>
    </w:p>
    <w:p xmlns:wp14="http://schemas.microsoft.com/office/word/2010/wordml" w14:paraId="53B2FCAB" wp14:textId="77777777">
      <w:pPr>
        <w:pStyle w:val="10"/>
        <w:rPr>
          <w:rFonts w:ascii="Arial Narrow" w:hAnsi="Arial Narrow"/>
          <w:sz w:val="22"/>
          <w:szCs w:val="22"/>
          <w:lang w:val="en-GB"/>
        </w:rPr>
      </w:pPr>
      <w:bookmarkStart w:name="_Toc503346537" w:id="1680862963"/>
      <w:r>
        <w:t>- MANUAL CONTENT TITLE</w:t>
      </w:r>
      <w:bookmarkEnd w:id="1680862963"/>
    </w:p>
    <w:p xmlns:wp14="http://schemas.microsoft.com/office/word/2010/wordml" w14:paraId="3E190F5E" wp14:textId="77777777">
      <w:pPr>
        <w:rPr>
          <w:lang w:val="en-GB"/>
        </w:rPr>
      </w:pPr>
    </w:p>
    <w:p xmlns:wp14="http://schemas.microsoft.com/office/word/2010/wordml" w14:paraId="0FB76C7C" wp14:textId="77777777">
      <w:pPr>
        <w:rPr>
          <w:lang w:val="en-GB"/>
        </w:rPr>
      </w:pPr>
    </w:p>
    <w:p xmlns:wp14="http://schemas.microsoft.com/office/word/2010/wordml" w14:paraId="00EE7A80" wp14:textId="77777777">
      <w:pPr>
        <w:rPr>
          <w:lang w:val="en-GB"/>
        </w:rPr>
      </w:pPr>
    </w:p>
    <w:p xmlns:wp14="http://schemas.microsoft.com/office/word/2010/wordml" w14:paraId="1E8E47C2" wp14:textId="77777777">
      <w:pPr>
        <w:rPr>
          <w:lang w:val="en-GB"/>
        </w:rPr>
      </w:pPr>
    </w:p>
    <w:p xmlns:wp14="http://schemas.microsoft.com/office/word/2010/wordml" w14:paraId="52E12EC1" wp14:textId="77777777">
      <w:pPr>
        <w:rPr>
          <w:lang w:val="en-GB"/>
        </w:rPr>
      </w:pPr>
    </w:p>
    <w:p xmlns:wp14="http://schemas.microsoft.com/office/word/2010/wordml" w14:paraId="6A2BC471" wp14:textId="77777777">
      <w:pPr>
        <w:rPr>
          <w:lang w:val="en-GB"/>
        </w:rPr>
      </w:pPr>
    </w:p>
    <w:p xmlns:wp14="http://schemas.microsoft.com/office/word/2010/wordml" w14:paraId="4DCC6F47" wp14:textId="77777777">
      <w:pPr>
        <w:rPr>
          <w:lang w:val="en-GB"/>
        </w:rPr>
      </w:pPr>
    </w:p>
    <w:p xmlns:wp14="http://schemas.microsoft.com/office/word/2010/wordml" w14:paraId="1B5E47D9" wp14:textId="77777777">
      <w:pPr>
        <w:rPr>
          <w:lang w:val="en-GB"/>
        </w:rPr>
      </w:pPr>
    </w:p>
    <w:p xmlns:wp14="http://schemas.microsoft.com/office/word/2010/wordml" w14:paraId="25D6C40E" wp14:textId="77777777">
      <w:pPr>
        <w:rPr>
          <w:lang w:val="en-GB"/>
        </w:rPr>
      </w:pPr>
    </w:p>
    <w:p xmlns:wp14="http://schemas.microsoft.com/office/word/2010/wordml" w14:paraId="5A1FD19A" wp14:textId="77777777">
      <w:pPr>
        <w:pStyle w:val="2"/>
        <w:pageBreakBefore/>
        <w:tabs>
          <w:tab w:val="left" w:pos="720"/>
        </w:tabs>
        <w:overflowPunct/>
        <w:autoSpaceDE/>
        <w:autoSpaceDN/>
        <w:adjustRightInd/>
        <w:spacing w:before="240"/>
        <w:ind w:left="720" w:right="0" w:hanging="720"/>
        <w:textAlignment w:val="auto"/>
        <w:rPr>
          <w:rFonts w:cs="Arial"/>
          <w:caps/>
          <w:sz w:val="20"/>
        </w:rPr>
      </w:pPr>
      <w:bookmarkStart w:name="_Toc503346538" w:id="1099951233"/>
      <w:r>
        <w:rPr>
          <w:rFonts w:cs="Arial"/>
          <w:caps/>
          <w:sz w:val="20"/>
        </w:rPr>
        <w:t>4.1</w:t>
      </w:r>
      <w:r>
        <w:rPr>
          <w:rFonts w:cs="Arial"/>
          <w:caps/>
          <w:sz w:val="20"/>
        </w:rPr>
        <w:tab/>
      </w:r>
      <w:r>
        <w:rPr>
          <w:rFonts w:cs="Arial"/>
          <w:caps/>
          <w:sz w:val="20"/>
        </w:rPr>
        <w:t>Systems overview</w:t>
      </w:r>
      <w:bookmarkEnd w:id="1099951233"/>
    </w:p>
    <w:p xmlns:wp14="http://schemas.microsoft.com/office/word/2010/wordml" w14:paraId="18E7D592" wp14:textId="77777777">
      <w:pPr>
        <w:rPr>
          <w:lang w:val="en-GB"/>
        </w:rPr>
      </w:pPr>
    </w:p>
    <w:p xmlns:wp14="http://schemas.microsoft.com/office/word/2010/wordml" w14:paraId="596A1B92" wp14:textId="77777777">
      <w:pPr>
        <w:pStyle w:val="13"/>
        <w:spacing w:line="100" w:lineRule="atLeast"/>
        <w:ind w:left="720" w:right="567"/>
        <w:jc w:val="both"/>
        <w:rPr>
          <w:rFonts w:cs="Arial"/>
          <w:sz w:val="20"/>
        </w:rPr>
      </w:pPr>
      <w:r>
        <w:rPr>
          <w:rFonts w:cs="Arial"/>
          <w:sz w:val="20"/>
        </w:rPr>
        <w:t>MASTRO is a defect and delay management system to keep track of defects details and actions taken to correct the same and flight delay information over a period of time.</w:t>
      </w:r>
    </w:p>
    <w:p xmlns:wp14="http://schemas.microsoft.com/office/word/2010/wordml" w14:paraId="1741C196" wp14:textId="77777777">
      <w:pPr>
        <w:pStyle w:val="13"/>
        <w:spacing w:line="100" w:lineRule="atLeast"/>
        <w:ind w:left="720" w:right="567"/>
        <w:jc w:val="both"/>
        <w:rPr>
          <w:rFonts w:cs="Arial"/>
          <w:sz w:val="20"/>
        </w:rPr>
      </w:pPr>
      <w:r>
        <w:rPr>
          <w:rFonts w:cs="Arial"/>
          <w:sz w:val="20"/>
        </w:rPr>
        <w:t>MASTRO mainframe system has decommissioned on 10</w:t>
      </w:r>
      <w:r>
        <w:rPr>
          <w:rFonts w:cs="Arial"/>
          <w:sz w:val="20"/>
          <w:vertAlign w:val="superscript"/>
        </w:rPr>
        <w:t>th</w:t>
      </w:r>
      <w:r>
        <w:rPr>
          <w:rFonts w:cs="Arial"/>
          <w:sz w:val="20"/>
        </w:rPr>
        <w:t xml:space="preserve"> March 2016. So from 10th March 2016, all MASTRO updating transactions will be stopped and MASTRO functionality has been replaced with OPTIMIS and identified dynamic data have been migrated to OPTIMIS.</w:t>
      </w:r>
    </w:p>
    <w:p xmlns:wp14="http://schemas.microsoft.com/office/word/2010/wordml" w14:paraId="0C96E05A" wp14:textId="77777777">
      <w:pPr>
        <w:pStyle w:val="13"/>
        <w:spacing w:line="100" w:lineRule="atLeast"/>
        <w:ind w:left="720" w:right="567"/>
        <w:jc w:val="both"/>
        <w:rPr>
          <w:rFonts w:cs="Arial"/>
          <w:sz w:val="20"/>
        </w:rPr>
      </w:pPr>
      <w:r>
        <w:rPr>
          <w:rFonts w:cs="Arial"/>
          <w:sz w:val="20"/>
        </w:rPr>
        <w:t>Other identified static data of MASTRO are need to be extracted and archived to an identified storage and feature need to be provided to view the critical data in UI.</w:t>
      </w:r>
    </w:p>
    <w:p xmlns:wp14="http://schemas.microsoft.com/office/word/2010/wordml" w14:paraId="615222BB" wp14:textId="77777777">
      <w:pPr>
        <w:pStyle w:val="13"/>
        <w:spacing w:line="100" w:lineRule="atLeast"/>
        <w:ind w:left="720" w:right="567"/>
        <w:jc w:val="both"/>
        <w:rPr>
          <w:sz w:val="22"/>
          <w:szCs w:val="22"/>
        </w:rPr>
      </w:pPr>
      <w:r>
        <w:rPr>
          <w:rFonts w:cs="Arial"/>
          <w:sz w:val="20"/>
        </w:rPr>
        <w:t xml:space="preserve">The new java application developed to archive and view critical static MASTRO data is named as </w:t>
      </w:r>
      <w:r>
        <w:rPr>
          <w:rFonts w:cs="Arial"/>
          <w:b/>
          <w:bCs/>
          <w:sz w:val="20"/>
        </w:rPr>
        <w:t>MASTRO – Data Archival</w:t>
      </w:r>
      <w:r>
        <w:rPr>
          <w:rFonts w:cs="Arial"/>
          <w:sz w:val="20"/>
        </w:rPr>
        <w:t>.</w:t>
      </w:r>
    </w:p>
    <w:p xmlns:wp14="http://schemas.microsoft.com/office/word/2010/wordml" w14:paraId="4CC8AA0D" wp14:textId="77777777">
      <w:pPr>
        <w:pStyle w:val="16"/>
        <w:spacing w:before="0"/>
        <w:ind w:left="720" w:right="-100" w:firstLine="0"/>
        <w:rPr>
          <w:rFonts w:cs="Arial"/>
          <w:sz w:val="20"/>
        </w:rPr>
      </w:pPr>
    </w:p>
    <w:p xmlns:wp14="http://schemas.microsoft.com/office/word/2010/wordml" w14:paraId="0387D0D6" wp14:textId="77777777">
      <w:pPr>
        <w:pStyle w:val="16"/>
        <w:spacing w:before="0"/>
        <w:ind w:left="720" w:right="-100"/>
        <w:rPr>
          <w:rFonts w:cs="Arial"/>
        </w:rPr>
      </w:pPr>
    </w:p>
    <w:p xmlns:wp14="http://schemas.microsoft.com/office/word/2010/wordml" w14:paraId="2E58AC83" wp14:textId="77777777">
      <w:pPr>
        <w:pStyle w:val="16"/>
        <w:spacing w:before="0"/>
        <w:ind w:left="1152" w:right="-100"/>
        <w:rPr>
          <w:rFonts w:cs="Arial"/>
          <w:b/>
          <w:bCs/>
          <w:sz w:val="20"/>
        </w:rPr>
      </w:pPr>
      <w:r>
        <w:rPr>
          <w:rFonts w:cs="Arial"/>
          <w:b/>
          <w:bCs/>
          <w:sz w:val="20"/>
          <w:u w:val="single"/>
        </w:rPr>
        <w:t>Features of MASTRO - Data Archival</w:t>
      </w:r>
    </w:p>
    <w:p xmlns:wp14="http://schemas.microsoft.com/office/word/2010/wordml" w14:paraId="565BFF5B" wp14:textId="77777777">
      <w:pPr>
        <w:pStyle w:val="16"/>
        <w:spacing w:before="0"/>
        <w:ind w:left="1152" w:right="-100"/>
        <w:rPr>
          <w:rFonts w:cs="Arial"/>
          <w:b/>
          <w:bCs/>
          <w:sz w:val="20"/>
        </w:rPr>
      </w:pPr>
    </w:p>
    <w:p xmlns:wp14="http://schemas.microsoft.com/office/word/2010/wordml" w14:paraId="07B2E25A" wp14:textId="77777777">
      <w:pPr>
        <w:pStyle w:val="16"/>
        <w:spacing w:before="0"/>
        <w:ind w:left="1152" w:right="-100"/>
        <w:rPr>
          <w:rFonts w:cs="Arial"/>
          <w:sz w:val="20"/>
        </w:rPr>
      </w:pPr>
      <w:r>
        <w:rPr>
          <w:rFonts w:cs="Arial"/>
          <w:b/>
          <w:bCs/>
          <w:sz w:val="20"/>
          <w:u w:val="single"/>
        </w:rPr>
        <w:t>MASTRO</w:t>
      </w:r>
      <w:r>
        <w:rPr>
          <w:rFonts w:cs="Arial"/>
          <w:b/>
          <w:bCs/>
          <w:sz w:val="20"/>
        </w:rPr>
        <w:t xml:space="preserve"> – Data Archival </w:t>
      </w:r>
      <w:r>
        <w:rPr>
          <w:rFonts w:cs="Arial"/>
          <w:sz w:val="20"/>
        </w:rPr>
        <w:t>includes the following features.</w:t>
      </w:r>
    </w:p>
    <w:p xmlns:wp14="http://schemas.microsoft.com/office/word/2010/wordml" w14:paraId="34CDD9EB" wp14:textId="77777777">
      <w:pPr>
        <w:pStyle w:val="16"/>
        <w:spacing w:before="0"/>
        <w:ind w:left="1152" w:right="-100"/>
        <w:rPr>
          <w:rFonts w:cs="Arial"/>
          <w:sz w:val="20"/>
        </w:rPr>
      </w:pPr>
    </w:p>
    <w:p xmlns:wp14="http://schemas.microsoft.com/office/word/2010/wordml" w14:paraId="37BE43C8" wp14:textId="77777777">
      <w:pPr>
        <w:pStyle w:val="16"/>
        <w:numPr>
          <w:ilvl w:val="0"/>
          <w:numId w:val="11"/>
        </w:numPr>
        <w:tabs>
          <w:tab w:val="left" w:pos="2142"/>
          <w:tab w:val="clear" w:pos="1710"/>
        </w:tabs>
        <w:spacing w:before="0"/>
        <w:ind w:left="2142" w:right="-100"/>
        <w:rPr>
          <w:rFonts w:cs="Arial"/>
          <w:sz w:val="20"/>
        </w:rPr>
      </w:pPr>
      <w:r>
        <w:rPr>
          <w:rFonts w:cs="Arial"/>
          <w:sz w:val="20"/>
        </w:rPr>
        <w:t xml:space="preserve">Back end utilities to archive below </w:t>
      </w:r>
      <w:r>
        <w:rPr>
          <w:rFonts w:cs="Arial"/>
          <w:bCs/>
          <w:sz w:val="20"/>
          <w:u w:val="single"/>
        </w:rPr>
        <w:t>MASTRO</w:t>
      </w:r>
      <w:r>
        <w:rPr>
          <w:rFonts w:cs="Arial"/>
          <w:sz w:val="20"/>
        </w:rPr>
        <w:t xml:space="preserve"> data from </w:t>
      </w:r>
      <w:r>
        <w:rPr>
          <w:rFonts w:cs="Arial"/>
          <w:bCs/>
          <w:sz w:val="20"/>
          <w:u w:val="single"/>
        </w:rPr>
        <w:t>MASTRO</w:t>
      </w:r>
      <w:r>
        <w:rPr>
          <w:rFonts w:cs="Arial"/>
          <w:sz w:val="20"/>
        </w:rPr>
        <w:t xml:space="preserve"> database to SRAS -</w:t>
      </w:r>
      <w:r>
        <w:rPr>
          <w:rFonts w:cs="Arial"/>
          <w:bCs/>
          <w:sz w:val="20"/>
          <w:u w:val="single"/>
        </w:rPr>
        <w:t>MASTRO</w:t>
      </w:r>
      <w:r>
        <w:rPr>
          <w:rFonts w:cs="Arial"/>
          <w:sz w:val="20"/>
        </w:rPr>
        <w:t xml:space="preserve"> Database.</w:t>
      </w:r>
    </w:p>
    <w:p xmlns:wp14="http://schemas.microsoft.com/office/word/2010/wordml" w14:paraId="498AF0D8" wp14:textId="77777777">
      <w:pPr>
        <w:pStyle w:val="16"/>
        <w:spacing w:before="0"/>
        <w:ind w:left="1152" w:right="-100"/>
        <w:rPr>
          <w:rFonts w:cs="Arial"/>
          <w:sz w:val="20"/>
        </w:rPr>
      </w:pPr>
    </w:p>
    <w:p xmlns:wp14="http://schemas.microsoft.com/office/word/2010/wordml" w14:paraId="521CD35A" wp14:textId="77777777">
      <w:pPr>
        <w:pStyle w:val="13"/>
        <w:numPr>
          <w:ilvl w:val="0"/>
          <w:numId w:val="12"/>
        </w:numPr>
        <w:tabs>
          <w:tab w:val="left" w:pos="2157"/>
        </w:tabs>
        <w:suppressAutoHyphens/>
        <w:overflowPunct/>
        <w:autoSpaceDE/>
        <w:autoSpaceDN/>
        <w:adjustRightInd/>
        <w:spacing w:before="0"/>
        <w:textAlignment w:val="auto"/>
        <w:rPr>
          <w:sz w:val="20"/>
        </w:rPr>
      </w:pPr>
      <w:r>
        <w:rPr>
          <w:rFonts w:cs="Arial"/>
          <w:sz w:val="20"/>
        </w:rPr>
        <w:t>MR1-MR2 Data</w:t>
      </w:r>
    </w:p>
    <w:p xmlns:wp14="http://schemas.microsoft.com/office/word/2010/wordml" w14:paraId="53A70392" wp14:textId="77777777">
      <w:pPr>
        <w:pStyle w:val="13"/>
        <w:numPr>
          <w:ilvl w:val="0"/>
          <w:numId w:val="12"/>
        </w:numPr>
        <w:tabs>
          <w:tab w:val="left" w:pos="2157"/>
        </w:tabs>
        <w:suppressAutoHyphens/>
        <w:overflowPunct/>
        <w:autoSpaceDE/>
        <w:autoSpaceDN/>
        <w:adjustRightInd/>
        <w:spacing w:before="0"/>
        <w:textAlignment w:val="auto"/>
        <w:rPr>
          <w:rFonts w:cs="Arial"/>
          <w:sz w:val="20"/>
        </w:rPr>
      </w:pPr>
      <w:r>
        <w:rPr>
          <w:sz w:val="20"/>
        </w:rPr>
        <w:t>Delay Data</w:t>
      </w:r>
    </w:p>
    <w:p xmlns:wp14="http://schemas.microsoft.com/office/word/2010/wordml" w14:paraId="263F3B9E" wp14:textId="77777777">
      <w:pPr>
        <w:pStyle w:val="16"/>
        <w:spacing w:before="0"/>
        <w:ind w:left="1152" w:right="-100"/>
        <w:rPr>
          <w:rFonts w:cs="Arial"/>
          <w:sz w:val="20"/>
        </w:rPr>
      </w:pPr>
    </w:p>
    <w:p xmlns:wp14="http://schemas.microsoft.com/office/word/2010/wordml" w14:paraId="1E297192" wp14:textId="77777777">
      <w:pPr>
        <w:pStyle w:val="16"/>
        <w:numPr>
          <w:ilvl w:val="0"/>
          <w:numId w:val="11"/>
        </w:numPr>
        <w:tabs>
          <w:tab w:val="left" w:pos="2142"/>
          <w:tab w:val="clear" w:pos="1710"/>
        </w:tabs>
        <w:spacing w:before="0"/>
        <w:ind w:left="2142" w:right="-100"/>
        <w:rPr>
          <w:rFonts w:cs="Arial"/>
          <w:sz w:val="20"/>
        </w:rPr>
      </w:pPr>
      <w:r>
        <w:rPr>
          <w:rFonts w:cs="Arial"/>
          <w:sz w:val="20"/>
        </w:rPr>
        <w:t>Application UI with the following screens to view MASTRO static data.</w:t>
      </w:r>
    </w:p>
    <w:p xmlns:wp14="http://schemas.microsoft.com/office/word/2010/wordml" w14:paraId="16E5E008" wp14:textId="77777777">
      <w:pPr>
        <w:pStyle w:val="16"/>
        <w:spacing w:before="0"/>
        <w:ind w:left="2142" w:right="-100" w:firstLine="0"/>
        <w:rPr>
          <w:rFonts w:cs="Arial"/>
          <w:sz w:val="20"/>
        </w:rPr>
      </w:pPr>
    </w:p>
    <w:p xmlns:wp14="http://schemas.microsoft.com/office/word/2010/wordml" w14:paraId="198DA386" wp14:textId="77777777">
      <w:pPr>
        <w:pStyle w:val="16"/>
        <w:numPr>
          <w:ilvl w:val="0"/>
          <w:numId w:val="13"/>
        </w:numPr>
        <w:spacing w:before="0"/>
        <w:ind w:right="-100"/>
        <w:rPr>
          <w:rFonts w:cs="Arial"/>
          <w:sz w:val="20"/>
        </w:rPr>
      </w:pPr>
      <w:r>
        <w:rPr>
          <w:rFonts w:cs="Arial"/>
          <w:sz w:val="20"/>
        </w:rPr>
        <w:t>View MR1 Info</w:t>
      </w:r>
    </w:p>
    <w:p xmlns:wp14="http://schemas.microsoft.com/office/word/2010/wordml" w14:paraId="4A16102A" wp14:textId="77777777">
      <w:pPr>
        <w:pStyle w:val="16"/>
        <w:numPr>
          <w:ilvl w:val="0"/>
          <w:numId w:val="13"/>
        </w:numPr>
        <w:spacing w:before="0"/>
        <w:ind w:right="-100"/>
        <w:rPr>
          <w:rFonts w:cs="Arial"/>
          <w:sz w:val="20"/>
        </w:rPr>
      </w:pPr>
      <w:r>
        <w:rPr>
          <w:rFonts w:cs="Arial"/>
          <w:sz w:val="20"/>
        </w:rPr>
        <w:t>View MR2 Info</w:t>
      </w:r>
    </w:p>
    <w:p xmlns:wp14="http://schemas.microsoft.com/office/word/2010/wordml" w14:paraId="7341EB95" wp14:textId="77777777">
      <w:pPr>
        <w:pStyle w:val="16"/>
        <w:numPr>
          <w:ilvl w:val="0"/>
          <w:numId w:val="13"/>
        </w:numPr>
        <w:spacing w:before="0"/>
        <w:ind w:right="-100"/>
        <w:rPr>
          <w:rFonts w:cs="Arial"/>
          <w:sz w:val="20"/>
        </w:rPr>
      </w:pPr>
      <w:r>
        <w:rPr>
          <w:rFonts w:cs="Arial"/>
          <w:sz w:val="20"/>
        </w:rPr>
        <w:t>View Delay Info</w:t>
      </w:r>
    </w:p>
    <w:p xmlns:wp14="http://schemas.microsoft.com/office/word/2010/wordml" w14:paraId="40D2860B" wp14:textId="77777777">
      <w:pPr>
        <w:pStyle w:val="16"/>
        <w:spacing w:before="0"/>
        <w:ind w:left="3600" w:right="-100" w:firstLine="0"/>
        <w:rPr>
          <w:rFonts w:cs="Arial"/>
          <w:sz w:val="20"/>
        </w:rPr>
      </w:pPr>
    </w:p>
    <w:p xmlns:wp14="http://schemas.microsoft.com/office/word/2010/wordml" w14:paraId="42050CB3" wp14:textId="77777777">
      <w:pPr>
        <w:pStyle w:val="16"/>
        <w:spacing w:before="0"/>
        <w:ind w:left="720" w:right="-100"/>
        <w:rPr>
          <w:rFonts w:cs="Arial"/>
          <w:sz w:val="20"/>
        </w:rPr>
      </w:pPr>
    </w:p>
    <w:p xmlns:wp14="http://schemas.microsoft.com/office/word/2010/wordml" w14:paraId="130CC4CD" wp14:textId="77777777">
      <w:pPr>
        <w:pStyle w:val="16"/>
        <w:spacing w:before="0"/>
        <w:ind w:left="720" w:right="42"/>
        <w:rPr>
          <w:rFonts w:cs="Arial"/>
          <w:sz w:val="20"/>
        </w:rPr>
      </w:pPr>
      <w:r>
        <w:rPr>
          <w:rFonts w:cs="Arial"/>
          <w:sz w:val="20"/>
        </w:rPr>
        <w:tab/>
      </w:r>
      <w:r>
        <w:rPr>
          <w:rFonts w:cs="Arial"/>
          <w:sz w:val="20"/>
        </w:rPr>
        <w:tab/>
      </w:r>
    </w:p>
    <w:p xmlns:wp14="http://schemas.microsoft.com/office/word/2010/wordml" w14:paraId="4C079BEB" wp14:textId="77777777">
      <w:pPr>
        <w:pStyle w:val="2"/>
        <w:rPr>
          <w:rFonts w:ascii="Arial Bold" w:hAnsi="Arial Bold"/>
          <w:caps/>
          <w:sz w:val="20"/>
        </w:rPr>
      </w:pPr>
      <w:bookmarkStart w:name="_Toc503346539" w:id="44639723"/>
      <w:r>
        <w:rPr>
          <w:rFonts w:ascii="Arial Bold" w:hAnsi="Arial Bold"/>
          <w:caps/>
          <w:sz w:val="20"/>
        </w:rPr>
        <w:t>4.2</w:t>
      </w:r>
      <w:r>
        <w:rPr>
          <w:rFonts w:ascii="Arial Bold" w:hAnsi="Arial Bold"/>
          <w:caps/>
          <w:sz w:val="20"/>
        </w:rPr>
        <w:tab/>
      </w:r>
      <w:r>
        <w:rPr>
          <w:rFonts w:ascii="Arial Bold" w:hAnsi="Arial Bold"/>
          <w:caps/>
          <w:sz w:val="20"/>
        </w:rPr>
        <w:t>System Concept DEsign</w:t>
      </w:r>
      <w:bookmarkEnd w:id="44639723"/>
    </w:p>
    <w:p xmlns:wp14="http://schemas.microsoft.com/office/word/2010/wordml" w14:paraId="022C4020" wp14:textId="77777777">
      <w:r>
        <w:t xml:space="preserve">System Architecture of </w:t>
      </w:r>
      <w:r>
        <w:rPr>
          <w:rFonts w:cs="Arial"/>
        </w:rPr>
        <w:t>MASTRO</w:t>
      </w:r>
      <w:r>
        <w:t xml:space="preserve"> – Data Archival include the following designs.</w:t>
      </w:r>
    </w:p>
    <w:p xmlns:wp14="http://schemas.microsoft.com/office/word/2010/wordml" w14:paraId="65ACD00F" wp14:textId="77777777">
      <w:pPr>
        <w:numPr>
          <w:ilvl w:val="0"/>
          <w:numId w:val="14"/>
        </w:numPr>
      </w:pPr>
      <w:r>
        <w:t>Architecture diagram.</w:t>
      </w:r>
    </w:p>
    <w:p xmlns:wp14="http://schemas.microsoft.com/office/word/2010/wordml" w14:paraId="358516C0" wp14:textId="77777777">
      <w:pPr>
        <w:numPr>
          <w:ilvl w:val="0"/>
          <w:numId w:val="14"/>
        </w:numPr>
      </w:pPr>
      <w:r>
        <w:t>Back end job -Technical design</w:t>
      </w:r>
    </w:p>
    <w:p xmlns:wp14="http://schemas.microsoft.com/office/word/2010/wordml" w14:paraId="6734FD15" wp14:textId="77777777">
      <w:pPr>
        <w:numPr>
          <w:ilvl w:val="0"/>
          <w:numId w:val="14"/>
        </w:numPr>
      </w:pPr>
      <w:r>
        <w:t>Application UI screens.</w:t>
      </w:r>
    </w:p>
    <w:p xmlns:wp14="http://schemas.microsoft.com/office/word/2010/wordml" w14:paraId="78B4475A" wp14:textId="77777777">
      <w:pPr>
        <w:numPr>
          <w:ilvl w:val="0"/>
          <w:numId w:val="14"/>
        </w:numPr>
      </w:pPr>
      <w:r>
        <w:t>Database Table Details.</w:t>
      </w:r>
    </w:p>
    <w:p xmlns:wp14="http://schemas.microsoft.com/office/word/2010/wordml" w14:paraId="055BFDB1" wp14:textId="77777777"/>
    <w:p xmlns:wp14="http://schemas.microsoft.com/office/word/2010/wordml" w14:paraId="31729640" wp14:textId="77777777">
      <w:r>
        <w:tab/>
      </w:r>
      <w:r>
        <w:rPr>
          <w:b/>
          <w:bCs/>
        </w:rPr>
        <w:t>Architecture diagram</w:t>
      </w:r>
      <w:r>
        <w:t xml:space="preserve"> of new application </w:t>
      </w:r>
      <w:r>
        <w:rPr>
          <w:rFonts w:cs="Arial"/>
        </w:rPr>
        <w:t>MASTRO</w:t>
      </w:r>
      <w:r>
        <w:t xml:space="preserve"> – Data Archival is follows</w:t>
      </w:r>
      <w:r>
        <w:rPr>
          <w:i/>
          <w:iCs/>
        </w:rPr>
        <w:t>.</w:t>
      </w:r>
    </w:p>
    <w:p xmlns:wp14="http://schemas.microsoft.com/office/word/2010/wordml" w14:paraId="38E78751" wp14:textId="77777777">
      <w:pPr>
        <w:rPr>
          <w:lang w:val="en-GB"/>
        </w:rPr>
      </w:pPr>
    </w:p>
    <w:p xmlns:wp14="http://schemas.microsoft.com/office/word/2010/wordml" w14:paraId="62A75F99" wp14:textId="77777777">
      <w:pPr>
        <w:rPr>
          <w:rFonts w:cs="Arial"/>
          <w:szCs w:val="22"/>
        </w:rPr>
      </w:pPr>
    </w:p>
    <w:p xmlns:wp14="http://schemas.microsoft.com/office/word/2010/wordml" w14:paraId="6B19186E" wp14:textId="77777777">
      <w:pPr>
        <w:rPr>
          <w:rFonts w:cs="Arial"/>
          <w:szCs w:val="22"/>
        </w:rPr>
      </w:pPr>
      <w:r>
        <w:rPr>
          <w:rFonts w:cs="Arial"/>
          <w:szCs w:val="22"/>
        </w:rPr>
        <w:drawing>
          <wp:anchor xmlns:wp14="http://schemas.microsoft.com/office/word/2010/wordprocessingDrawing" distT="0" distB="0" distL="0" distR="0" simplePos="0" relativeHeight="251648000" behindDoc="0" locked="0" layoutInCell="1" allowOverlap="1" wp14:anchorId="48D87CA0" wp14:editId="7777777">
            <wp:simplePos x="0" y="0"/>
            <wp:positionH relativeFrom="column">
              <wp:posOffset>423545</wp:posOffset>
            </wp:positionH>
            <wp:positionV relativeFrom="paragraph">
              <wp:posOffset>184150</wp:posOffset>
            </wp:positionV>
            <wp:extent cx="4940935" cy="2880995"/>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4940935" cy="2880995"/>
                    </a:xfrm>
                    <a:prstGeom prst="rect">
                      <a:avLst/>
                    </a:prstGeom>
                    <a:solidFill>
                      <a:srgbClr val="FFFFFF"/>
                    </a:solidFill>
                  </pic:spPr>
                </pic:pic>
              </a:graphicData>
            </a:graphic>
          </wp:anchor>
        </w:drawing>
      </w:r>
      <w:r w:rsidR="70D04534">
        <w:rPr/>
        <w:t/>
      </w:r>
    </w:p>
    <w:p xmlns:wp14="http://schemas.microsoft.com/office/word/2010/wordml" w14:paraId="3C852C75" wp14:textId="77777777">
      <w:pPr>
        <w:jc w:val="center"/>
        <w:rPr>
          <w:color w:val="6666FF"/>
          <w:sz w:val="24"/>
          <w:szCs w:val="24"/>
        </w:rPr>
      </w:pPr>
      <w:r>
        <w:rPr>
          <w:rFonts w:cs="Arial"/>
          <w:color w:val="0084D1"/>
          <w:szCs w:val="22"/>
        </w:rPr>
        <w:t>Figure 2. Architecture diagram</w:t>
      </w:r>
    </w:p>
    <w:p xmlns:wp14="http://schemas.microsoft.com/office/word/2010/wordml" w14:paraId="2ECAA31B" wp14:textId="77777777">
      <w:pPr>
        <w:rPr>
          <w:lang w:val="en-GB"/>
        </w:rPr>
      </w:pPr>
    </w:p>
    <w:p xmlns:wp14="http://schemas.microsoft.com/office/word/2010/wordml" w14:paraId="3381D0C0" wp14:textId="77777777">
      <w:pPr>
        <w:pStyle w:val="3"/>
        <w:rPr>
          <w:lang w:val="en-GB"/>
        </w:rPr>
      </w:pPr>
      <w:bookmarkStart w:name="_Toc503346540" w:id="578065821"/>
      <w:r>
        <w:t>4.2.1</w:t>
      </w:r>
      <w:r>
        <w:tab/>
      </w:r>
      <w:r>
        <w:rPr>
          <w:lang w:val="en-GB"/>
        </w:rPr>
        <w:t>Back End Utilities -Technical design</w:t>
      </w:r>
      <w:bookmarkEnd w:id="578065821"/>
    </w:p>
    <w:p xmlns:wp14="http://schemas.microsoft.com/office/word/2010/wordml" w14:paraId="5E047C6F" wp14:textId="77777777">
      <w:pPr>
        <w:pStyle w:val="13"/>
        <w:spacing w:before="100" w:after="100"/>
        <w:ind w:left="1080"/>
        <w:rPr>
          <w:rFonts w:cs="Arial"/>
          <w:sz w:val="20"/>
        </w:rPr>
      </w:pPr>
      <w:r>
        <w:rPr>
          <w:rFonts w:cs="Arial"/>
          <w:sz w:val="20"/>
        </w:rPr>
        <w:t>Utilities for MR1-MR2 and DELAY will follow the below logic to load data from input file to DB table.</w:t>
      </w:r>
    </w:p>
    <w:p xmlns:wp14="http://schemas.microsoft.com/office/word/2010/wordml" w14:paraId="2FBD1CFD" wp14:textId="77777777">
      <w:pPr>
        <w:pStyle w:val="13"/>
        <w:spacing w:before="100" w:after="100"/>
        <w:ind w:left="1080"/>
        <w:rPr>
          <w:rFonts w:cs="Arial"/>
          <w:sz w:val="20"/>
        </w:rPr>
      </w:pPr>
    </w:p>
    <w:p xmlns:wp14="http://schemas.microsoft.com/office/word/2010/wordml" w14:paraId="5402A1D0" wp14:textId="77777777">
      <w:pPr>
        <w:pStyle w:val="13"/>
        <w:numPr>
          <w:ilvl w:val="0"/>
          <w:numId w:val="15"/>
        </w:numPr>
        <w:suppressAutoHyphens/>
        <w:overflowPunct/>
        <w:autoSpaceDE/>
        <w:autoSpaceDN/>
        <w:adjustRightInd/>
        <w:spacing w:before="100" w:after="100"/>
        <w:textAlignment w:val="auto"/>
        <w:rPr>
          <w:rFonts w:cs="Arial"/>
          <w:sz w:val="20"/>
        </w:rPr>
      </w:pPr>
      <w:r>
        <w:rPr>
          <w:rFonts w:cs="Arial"/>
          <w:sz w:val="20"/>
        </w:rPr>
        <w:t>Read the file and process record line by line</w:t>
      </w:r>
    </w:p>
    <w:p xmlns:wp14="http://schemas.microsoft.com/office/word/2010/wordml" w14:paraId="15AA869F" wp14:textId="77777777">
      <w:pPr>
        <w:pStyle w:val="13"/>
        <w:numPr>
          <w:ilvl w:val="0"/>
          <w:numId w:val="15"/>
        </w:numPr>
        <w:suppressAutoHyphens/>
        <w:overflowPunct/>
        <w:autoSpaceDE/>
        <w:autoSpaceDN/>
        <w:adjustRightInd/>
        <w:spacing w:before="100" w:after="100"/>
        <w:textAlignment w:val="auto"/>
        <w:rPr>
          <w:rFonts w:cs="Arial"/>
          <w:sz w:val="20"/>
        </w:rPr>
      </w:pPr>
      <w:r>
        <w:rPr>
          <w:rFonts w:cs="Arial"/>
          <w:sz w:val="20"/>
        </w:rPr>
        <w:t>Remove “ at the start and end of each line</w:t>
      </w:r>
    </w:p>
    <w:p xmlns:wp14="http://schemas.microsoft.com/office/word/2010/wordml" w14:paraId="512279DE" wp14:textId="77777777">
      <w:pPr>
        <w:pStyle w:val="13"/>
        <w:numPr>
          <w:ilvl w:val="0"/>
          <w:numId w:val="15"/>
        </w:numPr>
        <w:suppressAutoHyphens/>
        <w:overflowPunct/>
        <w:autoSpaceDE/>
        <w:autoSpaceDN/>
        <w:adjustRightInd/>
        <w:spacing w:before="100" w:after="100"/>
        <w:textAlignment w:val="auto"/>
        <w:rPr>
          <w:rFonts w:cs="Arial"/>
          <w:sz w:val="20"/>
        </w:rPr>
      </w:pPr>
      <w:r>
        <w:rPr>
          <w:rFonts w:cs="Arial"/>
          <w:sz w:val="20"/>
        </w:rPr>
        <w:t>For each record, split the record using delimited agreed, say “,”</w:t>
      </w:r>
    </w:p>
    <w:p xmlns:wp14="http://schemas.microsoft.com/office/word/2010/wordml" w14:paraId="0B2F43DE" wp14:textId="77777777">
      <w:pPr>
        <w:pStyle w:val="13"/>
        <w:numPr>
          <w:ilvl w:val="0"/>
          <w:numId w:val="15"/>
        </w:numPr>
        <w:suppressAutoHyphens/>
        <w:overflowPunct/>
        <w:autoSpaceDE/>
        <w:autoSpaceDN/>
        <w:adjustRightInd/>
        <w:spacing w:before="100" w:after="100"/>
        <w:textAlignment w:val="auto"/>
        <w:rPr>
          <w:rFonts w:cs="Arial"/>
          <w:sz w:val="20"/>
        </w:rPr>
      </w:pPr>
      <w:r>
        <w:rPr>
          <w:rFonts w:cs="Arial"/>
          <w:sz w:val="20"/>
        </w:rPr>
        <w:t>Fields obtained after splitting the record need to be mapped in corresponding Java object and add to list. Repeat step 2 and 3 and 4 for all records in the input file.</w:t>
      </w:r>
    </w:p>
    <w:p xmlns:wp14="http://schemas.microsoft.com/office/word/2010/wordml" w14:paraId="725A72D6" wp14:textId="77777777">
      <w:pPr>
        <w:pStyle w:val="13"/>
        <w:numPr>
          <w:ilvl w:val="0"/>
          <w:numId w:val="15"/>
        </w:numPr>
        <w:suppressAutoHyphens/>
        <w:overflowPunct/>
        <w:autoSpaceDE/>
        <w:autoSpaceDN/>
        <w:adjustRightInd/>
        <w:spacing w:before="100" w:after="100"/>
        <w:textAlignment w:val="auto"/>
        <w:rPr>
          <w:rFonts w:cs="Arial"/>
          <w:sz w:val="20"/>
        </w:rPr>
      </w:pPr>
      <w:r>
        <w:rPr>
          <w:rFonts w:cs="Arial"/>
          <w:sz w:val="20"/>
        </w:rPr>
        <w:t>Then each java object in list will be inserted into Database table (Batch Size = 500).</w:t>
      </w:r>
    </w:p>
    <w:p xmlns:wp14="http://schemas.microsoft.com/office/word/2010/wordml" w14:paraId="04D8E9DE" wp14:textId="77777777">
      <w:pPr>
        <w:pStyle w:val="13"/>
        <w:numPr>
          <w:ilvl w:val="0"/>
          <w:numId w:val="15"/>
        </w:numPr>
        <w:suppressAutoHyphens/>
        <w:overflowPunct/>
        <w:autoSpaceDE/>
        <w:autoSpaceDN/>
        <w:adjustRightInd/>
        <w:spacing w:before="100" w:after="100"/>
        <w:textAlignment w:val="auto"/>
        <w:rPr>
          <w:rFonts w:cs="Arial"/>
          <w:sz w:val="20"/>
        </w:rPr>
      </w:pPr>
      <w:r>
        <w:rPr>
          <w:rFonts w:cs="Arial"/>
          <w:sz w:val="20"/>
        </w:rPr>
        <w:t>In case if any record is corrupted then the corrupted record will be put into .bad file which will be referred for further investigation</w:t>
      </w:r>
    </w:p>
    <w:p xmlns:wp14="http://schemas.microsoft.com/office/word/2010/wordml" w14:paraId="600EA069" wp14:textId="77777777">
      <w:pPr>
        <w:pStyle w:val="13"/>
        <w:numPr>
          <w:ilvl w:val="0"/>
          <w:numId w:val="15"/>
        </w:numPr>
        <w:suppressAutoHyphens/>
        <w:overflowPunct/>
        <w:autoSpaceDE/>
        <w:autoSpaceDN/>
        <w:adjustRightInd/>
        <w:spacing w:before="100" w:after="100"/>
        <w:textAlignment w:val="auto"/>
        <w:rPr>
          <w:sz w:val="20"/>
        </w:rPr>
      </w:pPr>
      <w:r>
        <w:rPr>
          <w:rFonts w:cs="Arial"/>
          <w:sz w:val="20"/>
        </w:rPr>
        <w:t>Steps 1-6 will be repeated for all files extracted from MASTRO database.</w:t>
      </w:r>
    </w:p>
    <w:p xmlns:wp14="http://schemas.microsoft.com/office/word/2010/wordml" w14:paraId="3FDCE676" wp14:textId="77777777">
      <w:pPr>
        <w:pStyle w:val="13"/>
        <w:spacing w:before="100" w:after="100"/>
        <w:ind w:left="1080"/>
        <w:rPr>
          <w:sz w:val="20"/>
        </w:rPr>
      </w:pPr>
    </w:p>
    <w:p xmlns:wp14="http://schemas.microsoft.com/office/word/2010/wordml" w14:paraId="64143501" wp14:textId="77777777">
      <w:pPr>
        <w:pStyle w:val="13"/>
        <w:spacing w:before="100" w:after="100"/>
        <w:ind w:left="1080"/>
        <w:rPr>
          <w:sz w:val="22"/>
          <w:szCs w:val="22"/>
        </w:rPr>
      </w:pPr>
      <w:r>
        <w:rPr>
          <w:rFonts w:cs="Arial"/>
          <w:sz w:val="20"/>
        </w:rPr>
        <w:t xml:space="preserve">The following utilities will be developed to archive data from MASTRO to new MASTRO-Data Archival Application. </w:t>
      </w:r>
    </w:p>
    <w:p xmlns:wp14="http://schemas.microsoft.com/office/word/2010/wordml" w14:paraId="2FC0A1CB" wp14:textId="77777777">
      <w:pPr>
        <w:ind w:left="1080"/>
      </w:pPr>
    </w:p>
    <w:p xmlns:wp14="http://schemas.microsoft.com/office/word/2010/wordml" w14:paraId="235782C3" wp14:textId="77777777">
      <w:pPr>
        <w:pStyle w:val="13"/>
        <w:spacing w:before="100" w:after="100"/>
        <w:ind w:left="1080"/>
        <w:rPr>
          <w:rFonts w:cs="Arial"/>
          <w:sz w:val="22"/>
          <w:szCs w:val="22"/>
        </w:rPr>
      </w:pPr>
      <w:r>
        <w:rPr>
          <w:rFonts w:cs="Arial"/>
          <w:b/>
          <w:bCs/>
          <w:sz w:val="22"/>
          <w:szCs w:val="22"/>
          <w:u w:val="single"/>
        </w:rPr>
        <w:t>MR1-MR2 Loader utility</w:t>
      </w:r>
    </w:p>
    <w:p xmlns:wp14="http://schemas.microsoft.com/office/word/2010/wordml" w14:paraId="71E4A019" wp14:textId="77777777">
      <w:pPr>
        <w:pStyle w:val="13"/>
        <w:spacing w:before="100" w:after="100"/>
        <w:ind w:left="1080"/>
        <w:rPr>
          <w:rFonts w:cs="Arial"/>
          <w:sz w:val="22"/>
          <w:szCs w:val="22"/>
        </w:rPr>
      </w:pPr>
      <w:r>
        <w:rPr>
          <w:rFonts w:cs="Arial"/>
          <w:sz w:val="20"/>
        </w:rPr>
        <w:t>It reads MR info text files and load data into corresponding tables. This file holds information about flight defect details and its corresponding action taken by.</w:t>
      </w:r>
    </w:p>
    <w:p xmlns:wp14="http://schemas.microsoft.com/office/word/2010/wordml" w14:paraId="3A2BAADD" wp14:textId="77777777">
      <w:pPr>
        <w:pStyle w:val="13"/>
        <w:spacing w:before="100" w:after="100"/>
        <w:ind w:left="1080"/>
        <w:rPr>
          <w:rFonts w:cs="Arial"/>
          <w:sz w:val="22"/>
          <w:szCs w:val="22"/>
        </w:rPr>
      </w:pPr>
    </w:p>
    <w:p xmlns:wp14="http://schemas.microsoft.com/office/word/2010/wordml" w14:paraId="1CE9C488" wp14:textId="77777777">
      <w:pPr>
        <w:pStyle w:val="13"/>
        <w:spacing w:before="100" w:after="100"/>
        <w:ind w:left="1080"/>
        <w:rPr>
          <w:rFonts w:cs="Arial"/>
          <w:sz w:val="22"/>
          <w:szCs w:val="22"/>
        </w:rPr>
      </w:pPr>
      <w:r>
        <w:rPr>
          <w:rFonts w:cs="Arial"/>
          <w:b/>
          <w:bCs/>
          <w:sz w:val="22"/>
          <w:szCs w:val="22"/>
          <w:u w:val="single"/>
        </w:rPr>
        <w:t>DELAY Loader utility</w:t>
      </w:r>
    </w:p>
    <w:p xmlns:wp14="http://schemas.microsoft.com/office/word/2010/wordml" w14:paraId="72B01C9E" wp14:textId="77777777">
      <w:pPr>
        <w:pStyle w:val="13"/>
        <w:spacing w:before="100" w:after="100"/>
        <w:ind w:left="1080"/>
        <w:rPr>
          <w:b/>
          <w:bCs/>
          <w:sz w:val="22"/>
          <w:szCs w:val="22"/>
          <w:lang w:val="en-GB"/>
        </w:rPr>
      </w:pPr>
      <w:r>
        <w:rPr>
          <w:rFonts w:cs="Arial"/>
          <w:sz w:val="20"/>
        </w:rPr>
        <w:t>It reads DELAY info text file and loads data into corresponding tables. This file holds information about flight delay.</w:t>
      </w:r>
    </w:p>
    <w:p xmlns:wp14="http://schemas.microsoft.com/office/word/2010/wordml" w14:paraId="2E4B6A3E" wp14:textId="77777777"/>
    <w:p xmlns:wp14="http://schemas.microsoft.com/office/word/2010/wordml" w14:paraId="0B84CD09" wp14:textId="77777777">
      <w:pPr>
        <w:pStyle w:val="2"/>
        <w:rPr>
          <w:rFonts w:ascii="Arial Bold" w:hAnsi="Arial Bold"/>
          <w:caps/>
          <w:sz w:val="20"/>
        </w:rPr>
      </w:pPr>
      <w:bookmarkStart w:name="_Toc503346541" w:id="1634387697"/>
      <w:r>
        <w:rPr>
          <w:rFonts w:ascii="Arial Bold" w:hAnsi="Arial Bold"/>
          <w:caps/>
          <w:sz w:val="20"/>
        </w:rPr>
        <w:t>4.3</w:t>
      </w:r>
      <w:r>
        <w:rPr>
          <w:rFonts w:ascii="Arial Bold" w:hAnsi="Arial Bold"/>
          <w:caps/>
          <w:sz w:val="20"/>
        </w:rPr>
        <w:tab/>
      </w:r>
      <w:r>
        <w:rPr>
          <w:rFonts w:ascii="Arial Bold" w:hAnsi="Arial Bold"/>
          <w:caps/>
          <w:sz w:val="20"/>
        </w:rPr>
        <w:t>Interfaces</w:t>
      </w:r>
      <w:bookmarkEnd w:id="1634387697"/>
    </w:p>
    <w:p xmlns:wp14="http://schemas.microsoft.com/office/word/2010/wordml" w14:paraId="7D4D4DAC" wp14:textId="77777777">
      <w:pPr>
        <w:pStyle w:val="3"/>
      </w:pPr>
      <w:bookmarkStart w:name="_Toc503346542" w:id="437479472"/>
      <w:r>
        <w:t>4.3.1</w:t>
      </w:r>
      <w:r>
        <w:tab/>
      </w:r>
      <w:r>
        <w:t>User Interfaces</w:t>
      </w:r>
      <w:bookmarkEnd w:id="437479472"/>
    </w:p>
    <w:p xmlns:wp14="http://schemas.microsoft.com/office/word/2010/wordml" w14:paraId="69E37A6F" wp14:textId="77777777">
      <w:pPr>
        <w:pStyle w:val="13"/>
        <w:spacing w:before="100" w:after="100"/>
        <w:ind w:left="1440"/>
        <w:rPr>
          <w:rFonts w:cs="Arial"/>
          <w:sz w:val="20"/>
        </w:rPr>
      </w:pPr>
      <w:r>
        <w:rPr>
          <w:rFonts w:cs="Arial"/>
          <w:sz w:val="20"/>
        </w:rPr>
        <w:t>The following features are available in MASTRO– Data Archival application.</w:t>
      </w:r>
    </w:p>
    <w:p xmlns:wp14="http://schemas.microsoft.com/office/word/2010/wordml" w14:paraId="7E4CF983" wp14:textId="77777777">
      <w:pPr>
        <w:pStyle w:val="13"/>
        <w:numPr>
          <w:ilvl w:val="0"/>
          <w:numId w:val="16"/>
        </w:numPr>
        <w:tabs>
          <w:tab w:val="left" w:pos="2304"/>
          <w:tab w:val="clear" w:pos="1296"/>
        </w:tabs>
        <w:suppressAutoHyphens/>
        <w:overflowPunct/>
        <w:autoSpaceDE/>
        <w:autoSpaceDN/>
        <w:adjustRightInd/>
        <w:spacing w:before="100" w:after="100"/>
        <w:ind w:left="2304"/>
        <w:textAlignment w:val="auto"/>
        <w:rPr>
          <w:rFonts w:cs="Arial"/>
          <w:sz w:val="20"/>
        </w:rPr>
      </w:pPr>
      <w:r>
        <w:rPr>
          <w:rFonts w:cs="Arial"/>
          <w:sz w:val="20"/>
        </w:rPr>
        <w:t>Login</w:t>
      </w:r>
    </w:p>
    <w:p xmlns:wp14="http://schemas.microsoft.com/office/word/2010/wordml" w14:paraId="0DD4D45D" wp14:textId="77777777">
      <w:pPr>
        <w:pStyle w:val="13"/>
        <w:numPr>
          <w:ilvl w:val="0"/>
          <w:numId w:val="16"/>
        </w:numPr>
        <w:tabs>
          <w:tab w:val="left" w:pos="2304"/>
          <w:tab w:val="clear" w:pos="1296"/>
        </w:tabs>
        <w:suppressAutoHyphens/>
        <w:overflowPunct/>
        <w:autoSpaceDE/>
        <w:autoSpaceDN/>
        <w:adjustRightInd/>
        <w:spacing w:before="100" w:after="100"/>
        <w:ind w:left="2304"/>
        <w:textAlignment w:val="auto"/>
        <w:rPr>
          <w:rFonts w:cs="Arial"/>
          <w:sz w:val="20"/>
        </w:rPr>
      </w:pPr>
      <w:r>
        <w:rPr>
          <w:rFonts w:cs="Arial"/>
          <w:sz w:val="20"/>
        </w:rPr>
        <w:t>View MR1 Info</w:t>
      </w:r>
    </w:p>
    <w:p xmlns:wp14="http://schemas.microsoft.com/office/word/2010/wordml" w14:paraId="5EB30ADD" wp14:textId="77777777">
      <w:pPr>
        <w:pStyle w:val="13"/>
        <w:numPr>
          <w:ilvl w:val="0"/>
          <w:numId w:val="16"/>
        </w:numPr>
        <w:tabs>
          <w:tab w:val="left" w:pos="2304"/>
          <w:tab w:val="clear" w:pos="1296"/>
        </w:tabs>
        <w:suppressAutoHyphens/>
        <w:overflowPunct/>
        <w:autoSpaceDE/>
        <w:autoSpaceDN/>
        <w:adjustRightInd/>
        <w:spacing w:before="100" w:after="100"/>
        <w:ind w:left="2304"/>
        <w:textAlignment w:val="auto"/>
        <w:rPr>
          <w:rFonts w:cs="Arial"/>
          <w:sz w:val="20"/>
        </w:rPr>
      </w:pPr>
      <w:r>
        <w:rPr>
          <w:rFonts w:cs="Arial"/>
          <w:sz w:val="20"/>
        </w:rPr>
        <w:t>View MR2 Info</w:t>
      </w:r>
    </w:p>
    <w:p xmlns:wp14="http://schemas.microsoft.com/office/word/2010/wordml" w14:paraId="684F587A" wp14:textId="77777777">
      <w:pPr>
        <w:pStyle w:val="13"/>
        <w:numPr>
          <w:ilvl w:val="0"/>
          <w:numId w:val="16"/>
        </w:numPr>
        <w:tabs>
          <w:tab w:val="left" w:pos="2304"/>
          <w:tab w:val="clear" w:pos="1296"/>
        </w:tabs>
        <w:suppressAutoHyphens/>
        <w:overflowPunct/>
        <w:autoSpaceDE/>
        <w:autoSpaceDN/>
        <w:adjustRightInd/>
        <w:spacing w:before="100" w:after="100"/>
        <w:ind w:left="2304"/>
        <w:textAlignment w:val="auto"/>
        <w:rPr>
          <w:rFonts w:cs="Arial"/>
          <w:sz w:val="20"/>
        </w:rPr>
      </w:pPr>
      <w:r>
        <w:rPr>
          <w:rFonts w:cs="Arial"/>
          <w:sz w:val="20"/>
        </w:rPr>
        <w:t>View DELAY Info</w:t>
      </w:r>
    </w:p>
    <w:p xmlns:wp14="http://schemas.microsoft.com/office/word/2010/wordml" w14:paraId="6FC8C485" wp14:textId="77777777">
      <w:pPr>
        <w:pStyle w:val="13"/>
        <w:numPr>
          <w:ilvl w:val="0"/>
          <w:numId w:val="16"/>
        </w:numPr>
        <w:tabs>
          <w:tab w:val="left" w:pos="2304"/>
          <w:tab w:val="clear" w:pos="1296"/>
        </w:tabs>
        <w:suppressAutoHyphens/>
        <w:overflowPunct/>
        <w:autoSpaceDE/>
        <w:autoSpaceDN/>
        <w:adjustRightInd/>
        <w:spacing w:before="100" w:after="100"/>
        <w:ind w:left="2304"/>
        <w:textAlignment w:val="auto"/>
        <w:rPr>
          <w:b/>
          <w:bCs/>
        </w:rPr>
      </w:pPr>
      <w:r>
        <w:rPr>
          <w:rFonts w:cs="Arial"/>
          <w:sz w:val="20"/>
        </w:rPr>
        <w:t>Manage Users</w:t>
      </w:r>
    </w:p>
    <w:p xmlns:wp14="http://schemas.microsoft.com/office/word/2010/wordml" w14:paraId="65AD3903" wp14:textId="77777777">
      <w:pPr>
        <w:pStyle w:val="5"/>
        <w:ind w:left="720"/>
        <w:rPr>
          <w:sz w:val="20"/>
        </w:rPr>
      </w:pPr>
      <w:r>
        <w:rPr>
          <w:sz w:val="20"/>
        </w:rPr>
        <w:t>4.3.1.1</w:t>
      </w:r>
      <w:r>
        <w:rPr>
          <w:sz w:val="20"/>
        </w:rPr>
        <w:tab/>
      </w:r>
      <w:r>
        <w:rPr>
          <w:bCs/>
          <w:sz w:val="20"/>
        </w:rPr>
        <w:t>Login</w:t>
      </w:r>
    </w:p>
    <w:p xmlns:wp14="http://schemas.microsoft.com/office/word/2010/wordml" w14:paraId="7EF37AA3" wp14:textId="77777777">
      <w:pPr>
        <w:rPr>
          <w:rFonts w:cs="Arial"/>
        </w:rPr>
      </w:pPr>
      <w:r>
        <w:tab/>
      </w:r>
      <w:r>
        <w:tab/>
      </w:r>
    </w:p>
    <w:p xmlns:wp14="http://schemas.microsoft.com/office/word/2010/wordml" w14:paraId="4A9CAA21" wp14:textId="77777777">
      <w:pPr>
        <w:ind w:left="2376" w:firstLine="144"/>
      </w:pPr>
      <w:r>
        <w:rPr>
          <w:rFonts w:cs="Arial"/>
        </w:rPr>
        <w:t>The login screen is shown below, Figure 1.1</w:t>
      </w:r>
    </w:p>
    <w:p xmlns:wp14="http://schemas.microsoft.com/office/word/2010/wordml" w14:paraId="3C7576EC" wp14:textId="77777777">
      <w:pPr>
        <w:spacing w:line="360" w:lineRule="auto"/>
        <w:ind w:left="0"/>
      </w:pPr>
    </w:p>
    <w:p xmlns:wp14="http://schemas.microsoft.com/office/word/2010/wordml" w14:paraId="6000547E" wp14:textId="77777777">
      <w:pPr>
        <w:spacing w:line="360" w:lineRule="auto"/>
        <w:ind w:left="0"/>
      </w:pPr>
    </w:p>
    <w:p xmlns:wp14="http://schemas.microsoft.com/office/word/2010/wordml" w14:paraId="771CF346" wp14:textId="77777777">
      <w:pPr>
        <w:tabs>
          <w:tab w:val="left" w:pos="810"/>
        </w:tabs>
        <w:spacing w:line="360" w:lineRule="auto"/>
        <w:ind w:left="0"/>
        <w:jc w:val="center"/>
        <w:rPr>
          <w:rFonts w:cs="Arial"/>
        </w:rPr>
      </w:pPr>
      <w:r>
        <w:rPr>
          <w:rFonts w:cs="Arial"/>
          <w:b/>
          <w:color w:val="0084D1"/>
        </w:rPr>
        <w:t>Figure 1.1 : Login</w:t>
      </w:r>
    </w:p>
    <w:p xmlns:wp14="http://schemas.microsoft.com/office/word/2010/wordml" w14:paraId="71F798A8" wp14:textId="77777777">
      <w:pPr>
        <w:spacing w:line="360" w:lineRule="auto"/>
        <w:ind w:left="0"/>
      </w:pPr>
    </w:p>
    <w:p xmlns:wp14="http://schemas.microsoft.com/office/word/2010/wordml" w14:paraId="5BC294DE" wp14:textId="77777777">
      <w:pPr>
        <w:spacing w:line="360" w:lineRule="auto"/>
        <w:ind w:left="0"/>
      </w:pPr>
    </w:p>
    <w:p xmlns:wp14="http://schemas.microsoft.com/office/word/2010/wordml" w14:paraId="7D36B6E2" wp14:textId="77777777">
      <w:pPr>
        <w:spacing w:line="360" w:lineRule="auto"/>
        <w:ind w:left="0"/>
      </w:pPr>
    </w:p>
    <w:p xmlns:wp14="http://schemas.microsoft.com/office/word/2010/wordml" w14:paraId="43A65479" wp14:textId="77777777">
      <w:pPr>
        <w:spacing w:line="360" w:lineRule="auto"/>
        <w:ind w:left="0"/>
      </w:pPr>
    </w:p>
    <w:p xmlns:wp14="http://schemas.microsoft.com/office/word/2010/wordml" w14:paraId="70648378" wp14:textId="77777777">
      <w:pPr>
        <w:spacing w:line="360" w:lineRule="auto"/>
        <w:ind w:left="0"/>
      </w:pPr>
    </w:p>
    <w:p xmlns:wp14="http://schemas.microsoft.com/office/word/2010/wordml" w14:paraId="0C03C1A9" wp14:textId="77777777">
      <w:pPr>
        <w:spacing w:line="360" w:lineRule="auto"/>
        <w:ind w:left="0"/>
      </w:pPr>
      <w:r>
        <w:drawing>
          <wp:anchor xmlns:wp14="http://schemas.microsoft.com/office/word/2010/wordprocessingDrawing" distT="0" distB="0" distL="0" distR="0" simplePos="0" relativeHeight="251649024" behindDoc="0" locked="0" layoutInCell="1" allowOverlap="1" wp14:anchorId="19FEC934" wp14:editId="7777777">
            <wp:simplePos x="0" y="0"/>
            <wp:positionH relativeFrom="column">
              <wp:posOffset>50165</wp:posOffset>
            </wp:positionH>
            <wp:positionV relativeFrom="paragraph">
              <wp:posOffset>-1929130</wp:posOffset>
            </wp:positionV>
            <wp:extent cx="5306695" cy="2877185"/>
            <wp:effectExtent l="0" t="0" r="8255"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306695" cy="2877185"/>
                    </a:xfrm>
                    <a:prstGeom prst="rect">
                      <a:avLst/>
                    </a:prstGeom>
                    <a:solidFill>
                      <a:srgbClr val="FFFFFF"/>
                    </a:solidFill>
                  </pic:spPr>
                </pic:pic>
              </a:graphicData>
            </a:graphic>
          </wp:anchor>
        </w:drawing>
      </w:r>
      <w:r w:rsidR="70D04534">
        <w:rPr/>
        <w:t/>
      </w:r>
    </w:p>
    <w:p xmlns:wp14="http://schemas.microsoft.com/office/word/2010/wordml" w14:paraId="50040504" wp14:textId="77777777"/>
    <w:p xmlns:wp14="http://schemas.microsoft.com/office/word/2010/wordml" w14:paraId="1F28F27C" wp14:textId="77777777"/>
    <w:p xmlns:wp14="http://schemas.microsoft.com/office/word/2010/wordml" w14:paraId="70C3EB39" wp14:textId="77777777">
      <w:pPr>
        <w:pStyle w:val="5"/>
        <w:ind w:left="720"/>
        <w:rPr>
          <w:sz w:val="20"/>
        </w:rPr>
      </w:pPr>
      <w:r>
        <w:rPr>
          <w:sz w:val="20"/>
        </w:rPr>
        <w:t>4.3.1.2</w:t>
      </w:r>
      <w:r>
        <w:rPr>
          <w:sz w:val="20"/>
        </w:rPr>
        <w:tab/>
      </w:r>
      <w:r>
        <w:rPr>
          <w:rFonts w:cs="Arial"/>
          <w:bCs/>
          <w:sz w:val="20"/>
        </w:rPr>
        <w:t>View MR1 Info</w:t>
      </w:r>
    </w:p>
    <w:p xmlns:wp14="http://schemas.microsoft.com/office/word/2010/wordml" w14:paraId="1A5193AE" wp14:textId="77777777">
      <w:pPr>
        <w:pStyle w:val="13"/>
        <w:numPr>
          <w:ilvl w:val="0"/>
          <w:numId w:val="17"/>
        </w:numPr>
        <w:tabs>
          <w:tab w:val="left" w:pos="675"/>
          <w:tab w:val="left" w:pos="1728"/>
          <w:tab w:val="clear" w:pos="1800"/>
        </w:tabs>
        <w:suppressAutoHyphens/>
        <w:overflowPunct/>
        <w:autoSpaceDE/>
        <w:autoSpaceDN/>
        <w:adjustRightInd/>
        <w:spacing w:before="100" w:after="100"/>
        <w:ind w:left="1728"/>
        <w:textAlignment w:val="auto"/>
        <w:rPr>
          <w:rFonts w:cs="Arial"/>
          <w:sz w:val="20"/>
        </w:rPr>
      </w:pPr>
      <w:r>
        <w:rPr>
          <w:rFonts w:cs="Arial"/>
          <w:sz w:val="20"/>
        </w:rPr>
        <w:t>View MR1 info Search screen is provided with three search option</w:t>
      </w:r>
    </w:p>
    <w:p xmlns:wp14="http://schemas.microsoft.com/office/word/2010/wordml" w14:paraId="0D0E889D" wp14:textId="77777777">
      <w:pPr>
        <w:pStyle w:val="13"/>
        <w:tabs>
          <w:tab w:val="left" w:pos="675"/>
        </w:tabs>
        <w:spacing w:before="100" w:after="100"/>
        <w:ind w:left="1512"/>
        <w:rPr>
          <w:rFonts w:ascii="Calibri" w:hAnsi="Calibri" w:eastAsia="Arial1" w:cs="Calibri"/>
          <w:b/>
          <w:bCs/>
          <w:color w:val="000000"/>
          <w:sz w:val="22"/>
          <w:szCs w:val="22"/>
        </w:rPr>
      </w:pPr>
      <w:r>
        <w:rPr>
          <w:rFonts w:cs="Arial"/>
          <w:sz w:val="20"/>
        </w:rPr>
        <w:tab/>
      </w:r>
      <w:r>
        <w:rPr>
          <w:rFonts w:cs="Arial"/>
          <w:sz w:val="20"/>
        </w:rPr>
        <w:tab/>
      </w:r>
      <w:r>
        <w:rPr>
          <w:rFonts w:cs="Arial"/>
          <w:sz w:val="20"/>
        </w:rPr>
        <w:tab/>
      </w:r>
      <w:r>
        <w:rPr>
          <w:rFonts w:ascii="Calibri" w:hAnsi="Calibri" w:eastAsia="Arial1" w:cs="Calibri"/>
          <w:color w:val="000000"/>
          <w:sz w:val="22"/>
          <w:szCs w:val="22"/>
        </w:rPr>
        <w:t xml:space="preserve">1. </w:t>
      </w:r>
      <w:r>
        <w:rPr>
          <w:rFonts w:ascii="Calibri" w:hAnsi="Calibri" w:eastAsia="Arial1" w:cs="Calibri"/>
          <w:b/>
          <w:bCs/>
          <w:color w:val="000000"/>
          <w:sz w:val="22"/>
          <w:szCs w:val="22"/>
        </w:rPr>
        <w:t>MR1 SERIAL NUMBER</w:t>
      </w:r>
    </w:p>
    <w:p xmlns:wp14="http://schemas.microsoft.com/office/word/2010/wordml" w14:paraId="12E95180" wp14:textId="77777777">
      <w:pPr>
        <w:snapToGrid w:val="0"/>
        <w:spacing w:before="0" w:after="200"/>
        <w:ind w:left="432"/>
        <w:rPr>
          <w:rFonts w:ascii="Calibri" w:hAnsi="Calibri" w:eastAsia="Arial1" w:cs="Calibri"/>
          <w:b/>
          <w:bCs/>
          <w:color w:val="000000"/>
          <w:sz w:val="22"/>
          <w:szCs w:val="22"/>
        </w:rPr>
      </w:pPr>
      <w:r>
        <w:rPr>
          <w:rFonts w:ascii="Calibri" w:hAnsi="Calibri" w:eastAsia="Arial1" w:cs="Calibri"/>
          <w:b/>
          <w:bCs/>
          <w:color w:val="000000"/>
          <w:sz w:val="22"/>
          <w:szCs w:val="22"/>
        </w:rPr>
        <w:tab/>
      </w:r>
      <w:r>
        <w:rPr>
          <w:rFonts w:ascii="Calibri" w:hAnsi="Calibri" w:eastAsia="Arial1" w:cs="Calibri"/>
          <w:b/>
          <w:bCs/>
          <w:color w:val="000000"/>
          <w:sz w:val="22"/>
          <w:szCs w:val="22"/>
        </w:rPr>
        <w:tab/>
      </w:r>
      <w:r>
        <w:rPr>
          <w:rFonts w:ascii="Calibri" w:hAnsi="Calibri" w:eastAsia="Arial1" w:cs="Calibri"/>
          <w:b/>
          <w:bCs/>
          <w:color w:val="000000"/>
          <w:sz w:val="22"/>
          <w:szCs w:val="22"/>
        </w:rPr>
        <w:tab/>
      </w:r>
      <w:r>
        <w:rPr>
          <w:rFonts w:ascii="Calibri" w:hAnsi="Calibri" w:eastAsia="Arial1" w:cs="Calibri"/>
          <w:b/>
          <w:bCs/>
          <w:color w:val="000000"/>
          <w:sz w:val="22"/>
          <w:szCs w:val="22"/>
        </w:rPr>
        <w:tab/>
      </w:r>
      <w:r>
        <w:rPr>
          <w:rFonts w:ascii="Calibri" w:hAnsi="Calibri" w:eastAsia="Arial1" w:cs="Calibri"/>
          <w:b/>
          <w:bCs/>
          <w:color w:val="000000"/>
          <w:sz w:val="22"/>
          <w:szCs w:val="22"/>
        </w:rPr>
        <w:tab/>
      </w:r>
      <w:r>
        <w:rPr>
          <w:rFonts w:ascii="Calibri" w:hAnsi="Calibri" w:eastAsia="Arial1" w:cs="Calibri"/>
          <w:b/>
          <w:bCs/>
          <w:color w:val="000000"/>
          <w:sz w:val="22"/>
          <w:szCs w:val="22"/>
        </w:rPr>
        <w:tab/>
      </w:r>
      <w:r>
        <w:rPr>
          <w:rFonts w:ascii="Calibri" w:hAnsi="Calibri" w:eastAsia="Arial1" w:cs="Calibri"/>
          <w:b/>
          <w:bCs/>
          <w:color w:val="000000"/>
          <w:sz w:val="22"/>
          <w:szCs w:val="22"/>
        </w:rPr>
        <w:t xml:space="preserve">2. AC REGN </w:t>
      </w:r>
    </w:p>
    <w:p xmlns:wp14="http://schemas.microsoft.com/office/word/2010/wordml" w14:paraId="049F0B73" wp14:textId="77777777">
      <w:pPr>
        <w:snapToGrid w:val="0"/>
        <w:spacing w:before="0" w:after="200"/>
        <w:ind w:left="432"/>
        <w:rPr>
          <w:rFonts w:ascii="Calibri" w:hAnsi="Calibri" w:eastAsia="Arial1" w:cs="Calibri"/>
          <w:b/>
          <w:bCs/>
          <w:color w:val="000000"/>
          <w:sz w:val="22"/>
          <w:szCs w:val="22"/>
        </w:rPr>
      </w:pPr>
      <w:r>
        <w:rPr>
          <w:rFonts w:ascii="Calibri" w:hAnsi="Calibri" w:eastAsia="Arial1" w:cs="Calibri"/>
          <w:b/>
          <w:bCs/>
          <w:color w:val="000000"/>
          <w:sz w:val="22"/>
          <w:szCs w:val="22"/>
        </w:rPr>
        <w:tab/>
      </w:r>
      <w:r>
        <w:rPr>
          <w:rFonts w:ascii="Calibri" w:hAnsi="Calibri" w:eastAsia="Arial1" w:cs="Calibri"/>
          <w:b/>
          <w:bCs/>
          <w:color w:val="000000"/>
          <w:sz w:val="22"/>
          <w:szCs w:val="22"/>
        </w:rPr>
        <w:tab/>
      </w:r>
      <w:r>
        <w:rPr>
          <w:rFonts w:ascii="Calibri" w:hAnsi="Calibri" w:eastAsia="Arial1" w:cs="Calibri"/>
          <w:b/>
          <w:bCs/>
          <w:color w:val="000000"/>
          <w:sz w:val="22"/>
          <w:szCs w:val="22"/>
        </w:rPr>
        <w:tab/>
      </w:r>
      <w:r>
        <w:rPr>
          <w:rFonts w:ascii="Calibri" w:hAnsi="Calibri" w:eastAsia="Arial1" w:cs="Calibri"/>
          <w:b/>
          <w:bCs/>
          <w:color w:val="000000"/>
          <w:sz w:val="22"/>
          <w:szCs w:val="22"/>
        </w:rPr>
        <w:tab/>
      </w:r>
      <w:r>
        <w:rPr>
          <w:rFonts w:ascii="Calibri" w:hAnsi="Calibri" w:eastAsia="Arial1" w:cs="Calibri"/>
          <w:b/>
          <w:bCs/>
          <w:color w:val="000000"/>
          <w:sz w:val="22"/>
          <w:szCs w:val="22"/>
        </w:rPr>
        <w:tab/>
      </w:r>
      <w:r>
        <w:rPr>
          <w:rFonts w:ascii="Calibri" w:hAnsi="Calibri" w:eastAsia="Arial1" w:cs="Calibri"/>
          <w:b/>
          <w:bCs/>
          <w:color w:val="000000"/>
          <w:sz w:val="22"/>
          <w:szCs w:val="22"/>
        </w:rPr>
        <w:tab/>
      </w:r>
      <w:r>
        <w:rPr>
          <w:rFonts w:ascii="Calibri" w:hAnsi="Calibri" w:eastAsia="Arial1" w:cs="Calibri"/>
          <w:b/>
          <w:bCs/>
          <w:color w:val="000000"/>
          <w:sz w:val="22"/>
          <w:szCs w:val="22"/>
        </w:rPr>
        <w:t>3. AC TYPE</w:t>
      </w:r>
    </w:p>
    <w:p xmlns:wp14="http://schemas.microsoft.com/office/word/2010/wordml" w14:paraId="7B35B251" wp14:textId="77777777">
      <w:pPr>
        <w:numPr>
          <w:ilvl w:val="0"/>
          <w:numId w:val="17"/>
        </w:numPr>
        <w:tabs>
          <w:tab w:val="left" w:pos="1728"/>
          <w:tab w:val="clear" w:pos="1800"/>
        </w:tabs>
        <w:suppressAutoHyphens/>
        <w:overflowPunct/>
        <w:autoSpaceDE/>
        <w:autoSpaceDN/>
        <w:adjustRightInd/>
        <w:snapToGrid w:val="0"/>
        <w:spacing w:before="0" w:after="200"/>
        <w:ind w:left="1728"/>
        <w:textAlignment w:val="auto"/>
        <w:rPr>
          <w:rFonts w:ascii="Calibri" w:hAnsi="Calibri" w:eastAsia="Arial1" w:cs="Calibri"/>
          <w:b/>
          <w:bCs/>
          <w:color w:val="000000"/>
          <w:sz w:val="22"/>
          <w:szCs w:val="22"/>
        </w:rPr>
      </w:pPr>
      <w:r>
        <w:rPr>
          <w:rFonts w:ascii="Calibri" w:hAnsi="Calibri" w:eastAsia="Arial1" w:cs="Calibri"/>
          <w:b/>
          <w:bCs/>
          <w:color w:val="000000"/>
          <w:sz w:val="22"/>
          <w:szCs w:val="22"/>
        </w:rPr>
        <w:t xml:space="preserve">MR1 SERIAL NUMBER: </w:t>
      </w:r>
      <w:r>
        <w:rPr>
          <w:rFonts w:cs="Arial"/>
        </w:rPr>
        <w:t>User can search by a particular MR1 SERIAL NUMBER and its corresponding records will be displayed as results.</w:t>
      </w:r>
    </w:p>
    <w:p xmlns:wp14="http://schemas.microsoft.com/office/word/2010/wordml" w14:paraId="39B17BD5" wp14:textId="77777777">
      <w:pPr>
        <w:numPr>
          <w:ilvl w:val="0"/>
          <w:numId w:val="17"/>
        </w:numPr>
        <w:tabs>
          <w:tab w:val="left" w:pos="1728"/>
          <w:tab w:val="clear" w:pos="1800"/>
        </w:tabs>
        <w:suppressAutoHyphens/>
        <w:overflowPunct/>
        <w:autoSpaceDE/>
        <w:autoSpaceDN/>
        <w:adjustRightInd/>
        <w:snapToGrid w:val="0"/>
        <w:spacing w:before="0" w:after="200"/>
        <w:ind w:left="1728"/>
        <w:textAlignment w:val="auto"/>
        <w:rPr>
          <w:rFonts w:ascii="Calibri" w:hAnsi="Calibri" w:eastAsia="Arial1" w:cs="Calibri"/>
          <w:b/>
          <w:bCs/>
          <w:color w:val="000000"/>
          <w:sz w:val="22"/>
          <w:szCs w:val="22"/>
        </w:rPr>
      </w:pPr>
      <w:r>
        <w:rPr>
          <w:rFonts w:ascii="Calibri" w:hAnsi="Calibri" w:eastAsia="Arial1" w:cs="Calibri"/>
          <w:b/>
          <w:bCs/>
          <w:color w:val="000000"/>
          <w:sz w:val="22"/>
          <w:szCs w:val="22"/>
        </w:rPr>
        <w:t xml:space="preserve">AC REGN: </w:t>
      </w:r>
      <w:r>
        <w:rPr>
          <w:rFonts w:cs="Arial"/>
          <w:bCs/>
        </w:rPr>
        <w:t xml:space="preserve">User can search by </w:t>
      </w:r>
      <w:r>
        <w:rPr>
          <w:rFonts w:ascii="Calibri" w:hAnsi="Calibri" w:eastAsia="Arial1" w:cs="Calibri"/>
          <w:b/>
          <w:bCs/>
          <w:color w:val="000000"/>
          <w:sz w:val="22"/>
          <w:szCs w:val="22"/>
        </w:rPr>
        <w:t>AC REGN</w:t>
      </w:r>
      <w:r>
        <w:rPr>
          <w:rFonts w:cs="Arial"/>
          <w:bCs/>
        </w:rPr>
        <w:t xml:space="preserve"> (With AC REGN as mandatory field and ATA, SUBATA, PARTNUMBER, STATION, START DATE and END DATE as optional) and its corresponding records will be displayed as results.</w:t>
      </w:r>
    </w:p>
    <w:p xmlns:wp14="http://schemas.microsoft.com/office/word/2010/wordml" w14:paraId="67CF96BD" wp14:textId="77777777">
      <w:pPr>
        <w:numPr>
          <w:ilvl w:val="0"/>
          <w:numId w:val="17"/>
        </w:numPr>
        <w:tabs>
          <w:tab w:val="left" w:pos="1728"/>
          <w:tab w:val="clear" w:pos="1800"/>
        </w:tabs>
        <w:suppressAutoHyphens/>
        <w:overflowPunct/>
        <w:autoSpaceDE/>
        <w:autoSpaceDN/>
        <w:adjustRightInd/>
        <w:snapToGrid w:val="0"/>
        <w:spacing w:before="0" w:after="200"/>
        <w:ind w:left="1728"/>
        <w:textAlignment w:val="auto"/>
        <w:rPr>
          <w:rFonts w:cs="Arial"/>
        </w:rPr>
      </w:pPr>
      <w:r>
        <w:rPr>
          <w:rFonts w:ascii="Calibri" w:hAnsi="Calibri" w:eastAsia="Arial1" w:cs="Calibri"/>
          <w:b/>
          <w:bCs/>
          <w:color w:val="000000"/>
          <w:sz w:val="22"/>
          <w:szCs w:val="22"/>
        </w:rPr>
        <w:t xml:space="preserve">AC TYPE: </w:t>
      </w:r>
      <w:r>
        <w:rPr>
          <w:rFonts w:cs="Arial"/>
          <w:bCs/>
        </w:rPr>
        <w:t xml:space="preserve">User should be able to search by </w:t>
      </w:r>
      <w:r>
        <w:rPr>
          <w:rFonts w:ascii="Calibri" w:hAnsi="Calibri" w:eastAsia="Arial1" w:cs="Calibri"/>
          <w:b/>
          <w:bCs/>
          <w:color w:val="000000"/>
          <w:sz w:val="22"/>
          <w:szCs w:val="22"/>
        </w:rPr>
        <w:t xml:space="preserve">AC TYPE </w:t>
      </w:r>
      <w:r>
        <w:rPr>
          <w:rFonts w:ascii="Calibri" w:hAnsi="Calibri" w:eastAsia="Arial1" w:cs="Calibri"/>
          <w:color w:val="000000"/>
          <w:sz w:val="22"/>
          <w:szCs w:val="22"/>
        </w:rPr>
        <w:t xml:space="preserve">(With AC TYPE as mandatory field and ATA, SUBATA, PARTNUMBER, STATION, START DATE and END DATE as optional) </w:t>
      </w:r>
      <w:r>
        <w:rPr>
          <w:rFonts w:cs="Arial"/>
          <w:bCs/>
        </w:rPr>
        <w:t>and its corresponding records should be displayed as results.</w:t>
      </w:r>
    </w:p>
    <w:p xmlns:wp14="http://schemas.microsoft.com/office/word/2010/wordml" w14:paraId="5CE49F43" wp14:textId="77777777">
      <w:pPr>
        <w:pStyle w:val="13"/>
        <w:numPr>
          <w:ilvl w:val="0"/>
          <w:numId w:val="17"/>
        </w:numPr>
        <w:tabs>
          <w:tab w:val="left" w:pos="1728"/>
          <w:tab w:val="clear" w:pos="1800"/>
        </w:tabs>
        <w:suppressAutoHyphens/>
        <w:overflowPunct/>
        <w:autoSpaceDE/>
        <w:autoSpaceDN/>
        <w:adjustRightInd/>
        <w:spacing w:before="100" w:after="100"/>
        <w:ind w:left="1728"/>
        <w:textAlignment w:val="auto"/>
        <w:rPr>
          <w:b/>
          <w:bCs/>
        </w:rPr>
      </w:pPr>
      <w:r>
        <w:rPr>
          <w:rFonts w:cs="Arial"/>
          <w:sz w:val="20"/>
        </w:rPr>
        <w:t xml:space="preserve">View MR1 info Search screen is shown below. </w:t>
      </w:r>
    </w:p>
    <w:p xmlns:wp14="http://schemas.microsoft.com/office/word/2010/wordml" w14:paraId="4A87C363" wp14:textId="77777777"/>
    <w:p xmlns:wp14="http://schemas.microsoft.com/office/word/2010/wordml" w14:paraId="5174046D" wp14:textId="77777777">
      <w:r>
        <w:drawing>
          <wp:anchor xmlns:wp14="http://schemas.microsoft.com/office/word/2010/wordprocessingDrawing" distT="0" distB="0" distL="0" distR="0" simplePos="0" relativeHeight="251650048" behindDoc="0" locked="0" layoutInCell="1" allowOverlap="1" wp14:anchorId="2965D3E4" wp14:editId="7777777">
            <wp:simplePos x="0" y="0"/>
            <wp:positionH relativeFrom="column">
              <wp:posOffset>741045</wp:posOffset>
            </wp:positionH>
            <wp:positionV relativeFrom="paragraph">
              <wp:posOffset>92075</wp:posOffset>
            </wp:positionV>
            <wp:extent cx="4940935" cy="1904365"/>
            <wp:effectExtent l="0" t="0" r="0" b="63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4940935" cy="1904365"/>
                    </a:xfrm>
                    <a:prstGeom prst="rect">
                      <a:avLst/>
                    </a:prstGeom>
                    <a:solidFill>
                      <a:srgbClr val="FFFFFF"/>
                    </a:solidFill>
                  </pic:spPr>
                </pic:pic>
              </a:graphicData>
            </a:graphic>
          </wp:anchor>
        </w:drawing>
      </w:r>
      <w:r w:rsidR="70D04534">
        <w:rPr/>
        <w:t/>
      </w:r>
    </w:p>
    <w:p xmlns:wp14="http://schemas.microsoft.com/office/word/2010/wordml" w14:paraId="4DF9E10C" wp14:textId="77777777"/>
    <w:p xmlns:wp14="http://schemas.microsoft.com/office/word/2010/wordml" w14:paraId="2A243E61" wp14:textId="77777777"/>
    <w:p xmlns:wp14="http://schemas.microsoft.com/office/word/2010/wordml" w14:paraId="2D2D3884" wp14:textId="77777777">
      <w:pPr>
        <w:jc w:val="center"/>
        <w:rPr>
          <w:rFonts w:cs="Arial"/>
          <w:color w:val="0084D1"/>
          <w:szCs w:val="22"/>
        </w:rPr>
      </w:pPr>
      <w:r>
        <w:rPr>
          <w:rFonts w:cs="Arial"/>
          <w:color w:val="0084D1"/>
          <w:szCs w:val="22"/>
        </w:rPr>
        <w:t>Figure 2.11: MR1 Search – Serial No</w:t>
      </w:r>
    </w:p>
    <w:p xmlns:wp14="http://schemas.microsoft.com/office/word/2010/wordml" w14:paraId="43D98CF8" wp14:textId="77777777">
      <w:pPr>
        <w:jc w:val="center"/>
        <w:rPr>
          <w:rFonts w:cs="Arial"/>
          <w:color w:val="0084D1"/>
          <w:szCs w:val="22"/>
        </w:rPr>
      </w:pPr>
    </w:p>
    <w:p xmlns:wp14="http://schemas.microsoft.com/office/word/2010/wordml" w14:paraId="75C32BFB" wp14:textId="77777777"/>
    <w:p xmlns:wp14="http://schemas.microsoft.com/office/word/2010/wordml" w14:paraId="0662AD45" wp14:textId="77777777"/>
    <w:p xmlns:wp14="http://schemas.microsoft.com/office/word/2010/wordml" w14:paraId="757622BD" wp14:textId="77777777"/>
    <w:p xmlns:wp14="http://schemas.microsoft.com/office/word/2010/wordml" w14:paraId="6D72DC9D" wp14:textId="77777777"/>
    <w:p xmlns:wp14="http://schemas.microsoft.com/office/word/2010/wordml" w14:paraId="48262FB3" wp14:textId="77777777">
      <w:r>
        <w:drawing>
          <wp:anchor xmlns:wp14="http://schemas.microsoft.com/office/word/2010/wordprocessingDrawing" distT="0" distB="0" distL="0" distR="0" simplePos="0" relativeHeight="251651072" behindDoc="0" locked="0" layoutInCell="1" allowOverlap="1" wp14:anchorId="2C09ECD3" wp14:editId="7777777">
            <wp:simplePos x="0" y="0"/>
            <wp:positionH relativeFrom="column">
              <wp:posOffset>551180</wp:posOffset>
            </wp:positionH>
            <wp:positionV relativeFrom="paragraph">
              <wp:posOffset>127635</wp:posOffset>
            </wp:positionV>
            <wp:extent cx="4940935" cy="2245995"/>
            <wp:effectExtent l="0" t="0" r="0" b="190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4940935" cy="2245995"/>
                    </a:xfrm>
                    <a:prstGeom prst="rect">
                      <a:avLst/>
                    </a:prstGeom>
                    <a:solidFill>
                      <a:srgbClr val="FFFFFF"/>
                    </a:solidFill>
                  </pic:spPr>
                </pic:pic>
              </a:graphicData>
            </a:graphic>
          </wp:anchor>
        </w:drawing>
      </w:r>
      <w:r w:rsidR="70D04534">
        <w:rPr/>
        <w:t/>
      </w:r>
    </w:p>
    <w:p xmlns:wp14="http://schemas.microsoft.com/office/word/2010/wordml" w14:paraId="0FF60EF8" wp14:textId="77777777">
      <w:pPr>
        <w:jc w:val="center"/>
      </w:pPr>
      <w:r>
        <w:rPr>
          <w:rFonts w:cs="Arial"/>
          <w:color w:val="0084D1"/>
          <w:szCs w:val="22"/>
        </w:rPr>
        <w:t>Figure 2.12: MR1 Search – AC REGN</w:t>
      </w:r>
    </w:p>
    <w:p xmlns:wp14="http://schemas.microsoft.com/office/word/2010/wordml" w14:paraId="477AB001" wp14:textId="77777777"/>
    <w:p xmlns:wp14="http://schemas.microsoft.com/office/word/2010/wordml" w14:paraId="1B73F450" wp14:textId="77777777">
      <w:r>
        <w:drawing>
          <wp:anchor xmlns:wp14="http://schemas.microsoft.com/office/word/2010/wordprocessingDrawing" distT="0" distB="0" distL="0" distR="0" simplePos="0" relativeHeight="251652096" behindDoc="0" locked="0" layoutInCell="1" allowOverlap="1" wp14:anchorId="199537DD" wp14:editId="7777777">
            <wp:simplePos x="0" y="0"/>
            <wp:positionH relativeFrom="column">
              <wp:posOffset>551180</wp:posOffset>
            </wp:positionH>
            <wp:positionV relativeFrom="paragraph">
              <wp:posOffset>436880</wp:posOffset>
            </wp:positionV>
            <wp:extent cx="4940935" cy="2226310"/>
            <wp:effectExtent l="0" t="0" r="0" b="254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4940935" cy="2226310"/>
                    </a:xfrm>
                    <a:prstGeom prst="rect">
                      <a:avLst/>
                    </a:prstGeom>
                    <a:solidFill>
                      <a:srgbClr val="FFFFFF"/>
                    </a:solidFill>
                  </pic:spPr>
                </pic:pic>
              </a:graphicData>
            </a:graphic>
          </wp:anchor>
        </w:drawing>
      </w:r>
      <w:r w:rsidR="70D04534">
        <w:rPr/>
        <w:t/>
      </w:r>
    </w:p>
    <w:p xmlns:wp14="http://schemas.microsoft.com/office/word/2010/wordml" w14:paraId="369B25BB" wp14:textId="77777777"/>
    <w:p xmlns:wp14="http://schemas.microsoft.com/office/word/2010/wordml" w14:paraId="3DACA320" wp14:textId="77777777"/>
    <w:p xmlns:wp14="http://schemas.microsoft.com/office/word/2010/wordml" w14:paraId="31D6EAF6" wp14:textId="77777777">
      <w:pPr>
        <w:jc w:val="center"/>
      </w:pPr>
      <w:r>
        <w:rPr>
          <w:rFonts w:cs="Arial"/>
          <w:color w:val="0084D1"/>
          <w:szCs w:val="22"/>
        </w:rPr>
        <w:t>Figure 2.13: MR1 Search – AC TYPE</w:t>
      </w:r>
    </w:p>
    <w:p xmlns:wp14="http://schemas.microsoft.com/office/word/2010/wordml" w14:paraId="53DBAC7D" wp14:textId="77777777"/>
    <w:p xmlns:wp14="http://schemas.microsoft.com/office/word/2010/wordml" w14:paraId="6A1B5C7B" wp14:textId="77777777"/>
    <w:p xmlns:wp14="http://schemas.microsoft.com/office/word/2010/wordml" w14:paraId="4D35CF86" wp14:textId="77777777"/>
    <w:p xmlns:wp14="http://schemas.microsoft.com/office/word/2010/wordml" w14:paraId="0B09DA9F" wp14:textId="77777777"/>
    <w:p xmlns:wp14="http://schemas.microsoft.com/office/word/2010/wordml" w14:paraId="18CEC12B" wp14:textId="77777777"/>
    <w:p xmlns:wp14="http://schemas.microsoft.com/office/word/2010/wordml" w14:paraId="0ADD416C" wp14:textId="77777777"/>
    <w:p xmlns:wp14="http://schemas.microsoft.com/office/word/2010/wordml" w14:paraId="78C0D4CB" wp14:textId="77777777"/>
    <w:p xmlns:wp14="http://schemas.microsoft.com/office/word/2010/wordml" w14:paraId="55482F3C" wp14:textId="77777777"/>
    <w:p xmlns:wp14="http://schemas.microsoft.com/office/word/2010/wordml" w14:paraId="075937F9" wp14:textId="77777777"/>
    <w:p xmlns:wp14="http://schemas.microsoft.com/office/word/2010/wordml" w14:paraId="30FAE3EA" wp14:textId="77777777"/>
    <w:p xmlns:wp14="http://schemas.microsoft.com/office/word/2010/wordml" w14:paraId="12FFE904" wp14:textId="77777777">
      <w:pPr>
        <w:pStyle w:val="13"/>
        <w:numPr>
          <w:ilvl w:val="0"/>
          <w:numId w:val="18"/>
        </w:numPr>
        <w:suppressAutoHyphens/>
        <w:overflowPunct/>
        <w:autoSpaceDE/>
        <w:autoSpaceDN/>
        <w:adjustRightInd/>
        <w:spacing w:before="100" w:after="100"/>
        <w:textAlignment w:val="auto"/>
      </w:pPr>
      <w:r>
        <w:rPr>
          <w:rFonts w:cs="Arial"/>
          <w:sz w:val="20"/>
        </w:rPr>
        <w:t>Click</w:t>
      </w:r>
      <w:r>
        <w:rPr>
          <w:rFonts w:cs="Arial"/>
          <w:b/>
          <w:bCs/>
          <w:sz w:val="20"/>
        </w:rPr>
        <w:t xml:space="preserve"> Details</w:t>
      </w:r>
      <w:r>
        <w:rPr>
          <w:rFonts w:cs="Arial"/>
          <w:sz w:val="20"/>
        </w:rPr>
        <w:t xml:space="preserve"> button to view the full details for a defect record.</w:t>
      </w:r>
    </w:p>
    <w:p xmlns:wp14="http://schemas.microsoft.com/office/word/2010/wordml" w14:paraId="269A77BD" wp14:textId="77777777">
      <w:r>
        <w:drawing>
          <wp:anchor xmlns:wp14="http://schemas.microsoft.com/office/word/2010/wordprocessingDrawing" distT="0" distB="0" distL="0" distR="0" simplePos="0" relativeHeight="251653120" behindDoc="0" locked="0" layoutInCell="1" allowOverlap="1" wp14:anchorId="1E629BC4" wp14:editId="7777777">
            <wp:simplePos x="0" y="0"/>
            <wp:positionH relativeFrom="column">
              <wp:posOffset>593725</wp:posOffset>
            </wp:positionH>
            <wp:positionV relativeFrom="paragraph">
              <wp:posOffset>214630</wp:posOffset>
            </wp:positionV>
            <wp:extent cx="4940935" cy="2591435"/>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4940935" cy="2591435"/>
                    </a:xfrm>
                    <a:prstGeom prst="rect">
                      <a:avLst/>
                    </a:prstGeom>
                    <a:solidFill>
                      <a:srgbClr val="FFFFFF"/>
                    </a:solidFill>
                  </pic:spPr>
                </pic:pic>
              </a:graphicData>
            </a:graphic>
          </wp:anchor>
        </w:drawing>
      </w:r>
      <w:r w:rsidR="70D04534">
        <w:rPr/>
        <w:t/>
      </w:r>
    </w:p>
    <w:p xmlns:wp14="http://schemas.microsoft.com/office/word/2010/wordml" w14:paraId="31282F13" wp14:textId="77777777"/>
    <w:p xmlns:wp14="http://schemas.microsoft.com/office/word/2010/wordml" w14:paraId="2BE88A08" wp14:textId="77777777">
      <w:pPr>
        <w:ind w:left="0"/>
        <w:jc w:val="center"/>
        <w:rPr>
          <w:rFonts w:cs="Arial"/>
          <w:color w:val="0084D1"/>
          <w:szCs w:val="22"/>
        </w:rPr>
      </w:pPr>
      <w:r>
        <w:rPr>
          <w:rFonts w:cs="Arial"/>
          <w:color w:val="0084D1"/>
          <w:szCs w:val="22"/>
        </w:rPr>
        <w:t>Figure 2.21: MR1 Details View</w:t>
      </w:r>
    </w:p>
    <w:p xmlns:wp14="http://schemas.microsoft.com/office/word/2010/wordml" w14:paraId="1015EEB1" wp14:textId="77777777">
      <w:r>
        <w:drawing>
          <wp:anchor xmlns:wp14="http://schemas.microsoft.com/office/word/2010/wordprocessingDrawing" distT="0" distB="0" distL="0" distR="0" simplePos="0" relativeHeight="251654144" behindDoc="0" locked="0" layoutInCell="1" allowOverlap="1" wp14:anchorId="3E67B61B" wp14:editId="7777777">
            <wp:simplePos x="0" y="0"/>
            <wp:positionH relativeFrom="column">
              <wp:posOffset>240665</wp:posOffset>
            </wp:positionH>
            <wp:positionV relativeFrom="paragraph">
              <wp:posOffset>308610</wp:posOffset>
            </wp:positionV>
            <wp:extent cx="5306695" cy="2929890"/>
            <wp:effectExtent l="0" t="0" r="8255" b="381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306695" cy="2929890"/>
                    </a:xfrm>
                    <a:prstGeom prst="rect">
                      <a:avLst/>
                    </a:prstGeom>
                    <a:solidFill>
                      <a:srgbClr val="FFFFFF"/>
                    </a:solidFill>
                  </pic:spPr>
                </pic:pic>
              </a:graphicData>
            </a:graphic>
          </wp:anchor>
        </w:drawing>
      </w:r>
      <w:r w:rsidR="70D04534">
        <w:rPr/>
        <w:t/>
      </w:r>
    </w:p>
    <w:p xmlns:wp14="http://schemas.microsoft.com/office/word/2010/wordml" w14:paraId="77AF947F" wp14:textId="77777777"/>
    <w:p xmlns:wp14="http://schemas.microsoft.com/office/word/2010/wordml" w14:paraId="32DA6267" wp14:textId="77777777">
      <w:pPr>
        <w:ind w:left="0"/>
        <w:jc w:val="center"/>
        <w:rPr>
          <w:rFonts w:cs="Arial"/>
          <w:color w:val="0084D1"/>
          <w:szCs w:val="22"/>
        </w:rPr>
      </w:pPr>
      <w:r>
        <w:rPr>
          <w:rFonts w:cs="Arial"/>
          <w:color w:val="0084D1"/>
          <w:szCs w:val="22"/>
        </w:rPr>
        <w:t>Figure 2.22: MR1 Details View</w:t>
      </w:r>
    </w:p>
    <w:p xmlns:wp14="http://schemas.microsoft.com/office/word/2010/wordml" w14:paraId="38ECD459" wp14:textId="77777777"/>
    <w:p xmlns:wp14="http://schemas.microsoft.com/office/word/2010/wordml" w14:paraId="6EC59BF1" wp14:textId="77777777"/>
    <w:p xmlns:wp14="http://schemas.microsoft.com/office/word/2010/wordml" w14:paraId="66962885" wp14:textId="77777777"/>
    <w:p xmlns:wp14="http://schemas.microsoft.com/office/word/2010/wordml" w14:paraId="569D64D9" wp14:textId="77777777"/>
    <w:p xmlns:wp14="http://schemas.microsoft.com/office/word/2010/wordml" w14:paraId="39E0584D" wp14:textId="77777777"/>
    <w:p xmlns:wp14="http://schemas.microsoft.com/office/word/2010/wordml" w14:paraId="0BB1A27E" wp14:textId="77777777"/>
    <w:p xmlns:wp14="http://schemas.microsoft.com/office/word/2010/wordml" w14:paraId="0F8B125C" wp14:textId="77777777"/>
    <w:p xmlns:wp14="http://schemas.microsoft.com/office/word/2010/wordml" w14:paraId="41C60458" wp14:textId="77777777"/>
    <w:p xmlns:wp14="http://schemas.microsoft.com/office/word/2010/wordml" w14:paraId="7BC89C60" wp14:textId="77777777">
      <w:pPr>
        <w:pStyle w:val="5"/>
        <w:ind w:left="720"/>
        <w:rPr>
          <w:sz w:val="20"/>
        </w:rPr>
      </w:pPr>
      <w:r>
        <w:rPr>
          <w:sz w:val="20"/>
        </w:rPr>
        <w:t>4.3.1.3</w:t>
      </w:r>
      <w:r>
        <w:rPr>
          <w:sz w:val="20"/>
        </w:rPr>
        <w:tab/>
      </w:r>
      <w:r>
        <w:rPr>
          <w:rFonts w:cs="Arial"/>
          <w:bCs/>
          <w:sz w:val="20"/>
        </w:rPr>
        <w:t>View MR2 Info</w:t>
      </w:r>
    </w:p>
    <w:p xmlns:wp14="http://schemas.microsoft.com/office/word/2010/wordml" w14:paraId="2C2F7C43" wp14:textId="77777777">
      <w:pPr>
        <w:pStyle w:val="13"/>
        <w:numPr>
          <w:ilvl w:val="0"/>
          <w:numId w:val="19"/>
        </w:numPr>
        <w:tabs>
          <w:tab w:val="left" w:pos="675"/>
          <w:tab w:val="left" w:pos="1800"/>
          <w:tab w:val="clear" w:pos="720"/>
        </w:tabs>
        <w:suppressAutoHyphens/>
        <w:overflowPunct/>
        <w:autoSpaceDE/>
        <w:autoSpaceDN/>
        <w:adjustRightInd/>
        <w:spacing w:before="100" w:after="100"/>
        <w:ind w:left="1800"/>
        <w:textAlignment w:val="auto"/>
        <w:rPr>
          <w:rFonts w:cs="Arial"/>
          <w:sz w:val="20"/>
        </w:rPr>
      </w:pPr>
      <w:r>
        <w:rPr>
          <w:rFonts w:cs="Arial"/>
          <w:sz w:val="20"/>
        </w:rPr>
        <w:t>View MR2 info Search screen is provided with three search option</w:t>
      </w:r>
    </w:p>
    <w:p xmlns:wp14="http://schemas.microsoft.com/office/word/2010/wordml" w14:paraId="3983821B" wp14:textId="77777777">
      <w:pPr>
        <w:pStyle w:val="13"/>
        <w:tabs>
          <w:tab w:val="left" w:pos="675"/>
        </w:tabs>
        <w:spacing w:before="100" w:after="100"/>
        <w:ind w:left="1656"/>
        <w:rPr>
          <w:rFonts w:ascii="Calibri" w:hAnsi="Calibri" w:eastAsia="Arial1" w:cs="Calibri"/>
          <w:b/>
          <w:bCs/>
          <w:color w:val="000000"/>
          <w:sz w:val="22"/>
          <w:szCs w:val="22"/>
        </w:rPr>
      </w:pPr>
      <w:r>
        <w:rPr>
          <w:rFonts w:cs="Arial"/>
          <w:sz w:val="20"/>
        </w:rPr>
        <w:tab/>
      </w:r>
      <w:r>
        <w:rPr>
          <w:rFonts w:cs="Arial"/>
          <w:sz w:val="20"/>
        </w:rPr>
        <w:tab/>
      </w:r>
      <w:r>
        <w:rPr>
          <w:rFonts w:cs="Arial"/>
          <w:sz w:val="20"/>
        </w:rPr>
        <w:tab/>
      </w:r>
      <w:r>
        <w:rPr>
          <w:rFonts w:ascii="Calibri" w:hAnsi="Calibri" w:eastAsia="Arial1" w:cs="Calibri"/>
          <w:color w:val="000000"/>
          <w:sz w:val="22"/>
          <w:szCs w:val="22"/>
        </w:rPr>
        <w:t xml:space="preserve">1. </w:t>
      </w:r>
      <w:r>
        <w:rPr>
          <w:rFonts w:ascii="Calibri" w:hAnsi="Calibri" w:eastAsia="Arial1" w:cs="Calibri"/>
          <w:b/>
          <w:bCs/>
          <w:color w:val="000000"/>
          <w:sz w:val="22"/>
          <w:szCs w:val="22"/>
        </w:rPr>
        <w:t>MR2 SERIAL NUMBER</w:t>
      </w:r>
    </w:p>
    <w:p xmlns:wp14="http://schemas.microsoft.com/office/word/2010/wordml" w14:paraId="7B6B933A" wp14:textId="77777777">
      <w:pPr>
        <w:snapToGrid w:val="0"/>
        <w:spacing w:before="0" w:after="200"/>
        <w:ind w:left="720"/>
        <w:rPr>
          <w:rFonts w:ascii="Calibri" w:hAnsi="Calibri" w:eastAsia="Arial1" w:cs="Calibri"/>
          <w:b/>
          <w:bCs/>
          <w:color w:val="000000"/>
          <w:sz w:val="22"/>
          <w:szCs w:val="22"/>
        </w:rPr>
      </w:pPr>
      <w:r>
        <w:rPr>
          <w:rFonts w:ascii="Calibri" w:hAnsi="Calibri" w:eastAsia="Arial1" w:cs="Calibri"/>
          <w:b/>
          <w:bCs/>
          <w:color w:val="000000"/>
          <w:sz w:val="22"/>
          <w:szCs w:val="22"/>
        </w:rPr>
        <w:tab/>
      </w:r>
      <w:r>
        <w:rPr>
          <w:rFonts w:ascii="Calibri" w:hAnsi="Calibri" w:eastAsia="Arial1" w:cs="Calibri"/>
          <w:b/>
          <w:bCs/>
          <w:color w:val="000000"/>
          <w:sz w:val="22"/>
          <w:szCs w:val="22"/>
        </w:rPr>
        <w:tab/>
      </w:r>
      <w:r>
        <w:rPr>
          <w:rFonts w:ascii="Calibri" w:hAnsi="Calibri" w:eastAsia="Arial1" w:cs="Calibri"/>
          <w:b/>
          <w:bCs/>
          <w:color w:val="000000"/>
          <w:sz w:val="22"/>
          <w:szCs w:val="22"/>
        </w:rPr>
        <w:tab/>
      </w:r>
      <w:r>
        <w:rPr>
          <w:rFonts w:ascii="Calibri" w:hAnsi="Calibri" w:eastAsia="Arial1" w:cs="Calibri"/>
          <w:b/>
          <w:bCs/>
          <w:color w:val="000000"/>
          <w:sz w:val="22"/>
          <w:szCs w:val="22"/>
        </w:rPr>
        <w:tab/>
      </w:r>
      <w:r>
        <w:rPr>
          <w:rFonts w:ascii="Calibri" w:hAnsi="Calibri" w:eastAsia="Arial1" w:cs="Calibri"/>
          <w:b/>
          <w:bCs/>
          <w:color w:val="000000"/>
          <w:sz w:val="22"/>
          <w:szCs w:val="22"/>
        </w:rPr>
        <w:tab/>
      </w:r>
      <w:r>
        <w:rPr>
          <w:rFonts w:ascii="Calibri" w:hAnsi="Calibri" w:eastAsia="Arial1" w:cs="Calibri"/>
          <w:b/>
          <w:bCs/>
          <w:color w:val="000000"/>
          <w:sz w:val="22"/>
          <w:szCs w:val="22"/>
        </w:rPr>
        <w:t xml:space="preserve">2. AC REGN    </w:t>
      </w:r>
      <w:r>
        <w:rPr>
          <w:rFonts w:ascii="Calibri" w:hAnsi="Calibri" w:eastAsia="Arial1" w:cs="Calibri"/>
          <w:b/>
          <w:bCs/>
          <w:color w:val="000000"/>
          <w:sz w:val="22"/>
          <w:szCs w:val="22"/>
        </w:rPr>
        <w:tab/>
      </w:r>
      <w:r>
        <w:rPr>
          <w:rFonts w:ascii="Calibri" w:hAnsi="Calibri" w:eastAsia="Arial1" w:cs="Calibri"/>
          <w:b/>
          <w:bCs/>
          <w:color w:val="000000"/>
          <w:sz w:val="22"/>
          <w:szCs w:val="22"/>
        </w:rPr>
        <w:tab/>
      </w:r>
      <w:r>
        <w:rPr>
          <w:rFonts w:ascii="Calibri" w:hAnsi="Calibri" w:eastAsia="Arial1" w:cs="Calibri"/>
          <w:b/>
          <w:bCs/>
          <w:color w:val="000000"/>
          <w:sz w:val="22"/>
          <w:szCs w:val="22"/>
        </w:rPr>
        <w:tab/>
      </w:r>
      <w:r>
        <w:rPr>
          <w:rFonts w:ascii="Calibri" w:hAnsi="Calibri" w:eastAsia="Arial1" w:cs="Calibri"/>
          <w:b/>
          <w:bCs/>
          <w:color w:val="000000"/>
          <w:sz w:val="22"/>
          <w:szCs w:val="22"/>
        </w:rPr>
        <w:tab/>
      </w:r>
    </w:p>
    <w:p xmlns:wp14="http://schemas.microsoft.com/office/word/2010/wordml" w14:paraId="3C1A8BCC" wp14:textId="77777777">
      <w:pPr>
        <w:numPr>
          <w:ilvl w:val="0"/>
          <w:numId w:val="19"/>
        </w:numPr>
        <w:tabs>
          <w:tab w:val="left" w:pos="1800"/>
          <w:tab w:val="clear" w:pos="720"/>
        </w:tabs>
        <w:suppressAutoHyphens/>
        <w:overflowPunct/>
        <w:autoSpaceDE/>
        <w:autoSpaceDN/>
        <w:adjustRightInd/>
        <w:snapToGrid w:val="0"/>
        <w:spacing w:before="0" w:after="200"/>
        <w:ind w:left="1800"/>
        <w:textAlignment w:val="auto"/>
        <w:rPr>
          <w:rFonts w:ascii="Calibri" w:hAnsi="Calibri" w:eastAsia="Arial1" w:cs="Calibri"/>
          <w:b/>
          <w:bCs/>
          <w:color w:val="000000"/>
          <w:sz w:val="22"/>
          <w:szCs w:val="22"/>
        </w:rPr>
      </w:pPr>
      <w:r>
        <w:rPr>
          <w:rFonts w:ascii="Calibri" w:hAnsi="Calibri" w:eastAsia="Arial1" w:cs="Calibri"/>
          <w:b/>
          <w:bCs/>
          <w:color w:val="000000"/>
          <w:sz w:val="22"/>
          <w:szCs w:val="22"/>
        </w:rPr>
        <w:t xml:space="preserve">MR2 SERIAL NUMBER: </w:t>
      </w:r>
      <w:r>
        <w:rPr>
          <w:rFonts w:cs="Arial"/>
        </w:rPr>
        <w:t>User can search by a particular MR2 SERIAL NUMBER and its corresponding records will be displayed as results.</w:t>
      </w:r>
    </w:p>
    <w:p xmlns:wp14="http://schemas.microsoft.com/office/word/2010/wordml" w14:paraId="7482C5C2" wp14:textId="77777777">
      <w:pPr>
        <w:numPr>
          <w:ilvl w:val="0"/>
          <w:numId w:val="19"/>
        </w:numPr>
        <w:tabs>
          <w:tab w:val="left" w:pos="1800"/>
          <w:tab w:val="clear" w:pos="720"/>
        </w:tabs>
        <w:suppressAutoHyphens/>
        <w:overflowPunct/>
        <w:autoSpaceDE/>
        <w:autoSpaceDN/>
        <w:adjustRightInd/>
        <w:snapToGrid w:val="0"/>
        <w:spacing w:before="0" w:after="200"/>
        <w:ind w:left="1800"/>
        <w:textAlignment w:val="auto"/>
        <w:rPr>
          <w:rFonts w:cs="Arial"/>
        </w:rPr>
      </w:pPr>
      <w:r>
        <w:rPr>
          <w:rFonts w:ascii="Calibri" w:hAnsi="Calibri" w:eastAsia="Arial1" w:cs="Calibri"/>
          <w:b/>
          <w:bCs/>
          <w:color w:val="000000"/>
          <w:sz w:val="22"/>
          <w:szCs w:val="22"/>
        </w:rPr>
        <w:t xml:space="preserve">AC REGN: </w:t>
      </w:r>
      <w:r>
        <w:rPr>
          <w:rFonts w:cs="Arial"/>
          <w:bCs/>
        </w:rPr>
        <w:t xml:space="preserve">User can search by </w:t>
      </w:r>
      <w:r>
        <w:rPr>
          <w:rFonts w:ascii="Calibri" w:hAnsi="Calibri" w:eastAsia="Arial1" w:cs="Calibri"/>
          <w:b/>
          <w:bCs/>
          <w:color w:val="000000"/>
          <w:sz w:val="22"/>
          <w:szCs w:val="22"/>
        </w:rPr>
        <w:t>AC REGN</w:t>
      </w:r>
      <w:r>
        <w:rPr>
          <w:rFonts w:cs="Arial"/>
          <w:bCs/>
        </w:rPr>
        <w:t xml:space="preserve"> (With START DATE and END DATE as optional) and its corresponding records will be displayed as results.</w:t>
      </w:r>
    </w:p>
    <w:p xmlns:wp14="http://schemas.microsoft.com/office/word/2010/wordml" w14:paraId="5A822539" wp14:textId="77777777">
      <w:pPr>
        <w:pStyle w:val="13"/>
        <w:numPr>
          <w:ilvl w:val="0"/>
          <w:numId w:val="19"/>
        </w:numPr>
        <w:tabs>
          <w:tab w:val="left" w:pos="1155"/>
          <w:tab w:val="left" w:pos="1800"/>
          <w:tab w:val="clear" w:pos="720"/>
        </w:tabs>
        <w:suppressAutoHyphens/>
        <w:overflowPunct/>
        <w:autoSpaceDE/>
        <w:autoSpaceDN/>
        <w:adjustRightInd/>
        <w:spacing w:before="100" w:after="100"/>
        <w:ind w:left="1800"/>
        <w:textAlignment w:val="auto"/>
        <w:rPr>
          <w:rFonts w:cs="Arial"/>
          <w:sz w:val="20"/>
        </w:rPr>
      </w:pPr>
      <w:r>
        <w:rPr>
          <w:rFonts w:cs="Arial"/>
          <w:sz w:val="20"/>
        </w:rPr>
        <w:t xml:space="preserve">View MR2 info Search screen is shown below. </w:t>
      </w:r>
    </w:p>
    <w:p xmlns:wp14="http://schemas.microsoft.com/office/word/2010/wordml" w14:paraId="33A516D5" wp14:textId="77777777">
      <w:r>
        <w:drawing>
          <wp:anchor xmlns:wp14="http://schemas.microsoft.com/office/word/2010/wordprocessingDrawing" distT="0" distB="0" distL="0" distR="0" simplePos="0" relativeHeight="251655168" behindDoc="0" locked="0" layoutInCell="1" allowOverlap="1" wp14:anchorId="5BA353A3" wp14:editId="7777777">
            <wp:simplePos x="0" y="0"/>
            <wp:positionH relativeFrom="column">
              <wp:posOffset>164465</wp:posOffset>
            </wp:positionH>
            <wp:positionV relativeFrom="paragraph">
              <wp:posOffset>274320</wp:posOffset>
            </wp:positionV>
            <wp:extent cx="5672455" cy="2502535"/>
            <wp:effectExtent l="0" t="0" r="4445"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672455" cy="2502535"/>
                    </a:xfrm>
                    <a:prstGeom prst="rect">
                      <a:avLst/>
                    </a:prstGeom>
                    <a:solidFill>
                      <a:srgbClr val="FFFFFF"/>
                    </a:solidFill>
                  </pic:spPr>
                </pic:pic>
              </a:graphicData>
            </a:graphic>
          </wp:anchor>
        </w:drawing>
      </w:r>
      <w:r w:rsidR="70D04534">
        <w:rPr/>
        <w:t/>
      </w:r>
    </w:p>
    <w:p xmlns:wp14="http://schemas.microsoft.com/office/word/2010/wordml" w14:paraId="1777112C" wp14:textId="77777777">
      <w:r>
        <w:drawing>
          <wp:anchor xmlns:wp14="http://schemas.microsoft.com/office/word/2010/wordprocessingDrawing" distT="0" distB="0" distL="0" distR="0" simplePos="0" relativeHeight="251656192" behindDoc="0" locked="0" layoutInCell="1" allowOverlap="1" wp14:anchorId="22C7E0C8" wp14:editId="7777777">
            <wp:simplePos x="0" y="0"/>
            <wp:positionH relativeFrom="column">
              <wp:posOffset>240665</wp:posOffset>
            </wp:positionH>
            <wp:positionV relativeFrom="paragraph">
              <wp:posOffset>3328035</wp:posOffset>
            </wp:positionV>
            <wp:extent cx="5306695" cy="2127250"/>
            <wp:effectExtent l="0" t="0" r="8255" b="635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306695" cy="2127250"/>
                    </a:xfrm>
                    <a:prstGeom prst="rect">
                      <a:avLst/>
                    </a:prstGeom>
                    <a:solidFill>
                      <a:srgbClr val="FFFFFF"/>
                    </a:solidFill>
                  </pic:spPr>
                </pic:pic>
              </a:graphicData>
            </a:graphic>
          </wp:anchor>
        </w:drawing>
      </w:r>
      <w:r w:rsidR="70D04534">
        <w:rPr/>
        <w:t/>
      </w:r>
    </w:p>
    <w:p xmlns:wp14="http://schemas.microsoft.com/office/word/2010/wordml" w14:paraId="18BFC9F2" wp14:textId="77777777">
      <w:pPr>
        <w:pStyle w:val="13"/>
        <w:ind w:left="0"/>
        <w:jc w:val="center"/>
        <w:rPr>
          <w:color w:val="0084D1"/>
        </w:rPr>
      </w:pPr>
      <w:r>
        <w:rPr>
          <w:rFonts w:cs="Arial"/>
          <w:b/>
          <w:color w:val="0084D1"/>
          <w:sz w:val="20"/>
        </w:rPr>
        <w:t>Figure 3.11 Serial Number Search</w:t>
      </w:r>
    </w:p>
    <w:p xmlns:wp14="http://schemas.microsoft.com/office/word/2010/wordml" w14:paraId="4267F419" wp14:textId="77777777"/>
    <w:p xmlns:wp14="http://schemas.microsoft.com/office/word/2010/wordml" w14:paraId="2307325F" wp14:textId="77777777"/>
    <w:p xmlns:wp14="http://schemas.microsoft.com/office/word/2010/wordml" w14:paraId="313AE7F5" wp14:textId="77777777"/>
    <w:p xmlns:wp14="http://schemas.microsoft.com/office/word/2010/wordml" w14:paraId="6AA48D56" wp14:textId="77777777">
      <w:pPr>
        <w:jc w:val="center"/>
      </w:pPr>
      <w:r>
        <w:rPr>
          <w:rFonts w:cs="Arial"/>
          <w:b/>
          <w:color w:val="0084D1"/>
        </w:rPr>
        <w:t>Figure 3.12 AC Regn Search</w:t>
      </w:r>
    </w:p>
    <w:p xmlns:wp14="http://schemas.microsoft.com/office/word/2010/wordml" w14:paraId="168F65D8" wp14:textId="77777777"/>
    <w:p xmlns:wp14="http://schemas.microsoft.com/office/word/2010/wordml" w14:paraId="4EF06C11" wp14:textId="77777777">
      <w:pPr>
        <w:pStyle w:val="13"/>
        <w:numPr>
          <w:ilvl w:val="1"/>
          <w:numId w:val="20"/>
        </w:numPr>
        <w:tabs>
          <w:tab w:val="left" w:pos="1155"/>
          <w:tab w:val="left" w:pos="1575"/>
        </w:tabs>
        <w:suppressAutoHyphens/>
        <w:overflowPunct/>
        <w:autoSpaceDE/>
        <w:autoSpaceDN/>
        <w:adjustRightInd/>
        <w:spacing w:before="100" w:after="100"/>
        <w:ind w:right="585"/>
        <w:textAlignment w:val="auto"/>
        <w:rPr>
          <w:color w:val="000000"/>
        </w:rPr>
      </w:pPr>
      <w:r>
        <w:drawing>
          <wp:anchor xmlns:wp14="http://schemas.microsoft.com/office/word/2010/wordprocessingDrawing" distT="0" distB="0" distL="0" distR="0" simplePos="0" relativeHeight="251657216" behindDoc="0" locked="0" layoutInCell="1" allowOverlap="1" wp14:anchorId="30E2947B" wp14:editId="7777777">
            <wp:simplePos x="0" y="0"/>
            <wp:positionH relativeFrom="column">
              <wp:posOffset>581025</wp:posOffset>
            </wp:positionH>
            <wp:positionV relativeFrom="paragraph">
              <wp:posOffset>655320</wp:posOffset>
            </wp:positionV>
            <wp:extent cx="5306695" cy="2762250"/>
            <wp:effectExtent l="0" t="0" r="8255"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5306695" cy="2762250"/>
                    </a:xfrm>
                    <a:prstGeom prst="rect">
                      <a:avLst/>
                    </a:prstGeom>
                    <a:solidFill>
                      <a:srgbClr val="FFFFFF"/>
                    </a:solidFill>
                  </pic:spPr>
                </pic:pic>
              </a:graphicData>
            </a:graphic>
          </wp:anchor>
        </w:drawing>
      </w:r>
      <w:r w:rsidRPr="70D04534" w:rsidR="70D04534">
        <w:rPr>
          <w:rFonts w:cs="Arial"/>
          <w:sz w:val="20"/>
          <w:szCs w:val="20"/>
        </w:rPr>
        <w:t>ClickDetails button to view the MR2 details of a particular record. Mr2 Info screen is shown below. Figure 3.2</w:t>
      </w:r>
    </w:p>
    <w:p xmlns:wp14="http://schemas.microsoft.com/office/word/2010/wordml" w14:paraId="460FA7C8" wp14:textId="77777777"/>
    <w:p xmlns:wp14="http://schemas.microsoft.com/office/word/2010/wordml" w14:paraId="76A5953D" wp14:textId="77777777"/>
    <w:p xmlns:wp14="http://schemas.microsoft.com/office/word/2010/wordml" w14:paraId="7055EE5A" wp14:textId="77777777">
      <w:pPr>
        <w:pStyle w:val="13"/>
        <w:spacing w:before="100" w:after="100"/>
        <w:ind w:left="1287" w:firstLine="360"/>
        <w:jc w:val="center"/>
        <w:rPr>
          <w:color w:val="0084D1"/>
        </w:rPr>
      </w:pPr>
      <w:r>
        <w:rPr>
          <w:rFonts w:cs="Arial"/>
          <w:color w:val="0084D1"/>
          <w:sz w:val="20"/>
          <w:szCs w:val="24"/>
        </w:rPr>
        <w:t>Figure 3.2 Component Details</w:t>
      </w:r>
    </w:p>
    <w:p xmlns:wp14="http://schemas.microsoft.com/office/word/2010/wordml" w14:paraId="3C07BD89" wp14:textId="77777777">
      <w:pPr>
        <w:jc w:val="center"/>
      </w:pPr>
    </w:p>
    <w:p xmlns:wp14="http://schemas.microsoft.com/office/word/2010/wordml" w14:paraId="63FE3489" wp14:textId="77777777">
      <w:pPr>
        <w:jc w:val="center"/>
      </w:pPr>
    </w:p>
    <w:p xmlns:wp14="http://schemas.microsoft.com/office/word/2010/wordml" w14:paraId="556CF972" wp14:textId="77777777">
      <w:pPr>
        <w:pStyle w:val="5"/>
        <w:ind w:left="720"/>
        <w:rPr>
          <w:sz w:val="20"/>
        </w:rPr>
      </w:pPr>
      <w:r>
        <w:rPr>
          <w:sz w:val="20"/>
        </w:rPr>
        <w:t>4.3.1.4</w:t>
      </w:r>
      <w:r>
        <w:rPr>
          <w:sz w:val="20"/>
        </w:rPr>
        <w:tab/>
      </w:r>
      <w:r>
        <w:rPr>
          <w:rFonts w:cs="Arial"/>
          <w:bCs/>
          <w:sz w:val="20"/>
        </w:rPr>
        <w:t>View Delay Info</w:t>
      </w:r>
    </w:p>
    <w:p xmlns:wp14="http://schemas.microsoft.com/office/word/2010/wordml" w14:paraId="2250BF30" wp14:textId="77777777">
      <w:pPr>
        <w:pStyle w:val="13"/>
        <w:numPr>
          <w:ilvl w:val="0"/>
          <w:numId w:val="21"/>
        </w:numPr>
        <w:tabs>
          <w:tab w:val="left" w:pos="675"/>
          <w:tab w:val="left" w:pos="1800"/>
          <w:tab w:val="clear" w:pos="2919"/>
        </w:tabs>
        <w:suppressAutoHyphens/>
        <w:overflowPunct/>
        <w:autoSpaceDE/>
        <w:autoSpaceDN/>
        <w:adjustRightInd/>
        <w:spacing w:before="100" w:after="100"/>
        <w:ind w:left="1800"/>
        <w:textAlignment w:val="auto"/>
        <w:rPr>
          <w:rFonts w:cs="Arial"/>
          <w:sz w:val="20"/>
        </w:rPr>
      </w:pPr>
      <w:r>
        <w:rPr>
          <w:rFonts w:cs="Arial"/>
          <w:sz w:val="20"/>
        </w:rPr>
        <w:t>View DELAY info Search screen is provided with three search option</w:t>
      </w:r>
    </w:p>
    <w:p xmlns:wp14="http://schemas.microsoft.com/office/word/2010/wordml" w14:paraId="3C8994C3" wp14:textId="77777777">
      <w:pPr>
        <w:pStyle w:val="13"/>
        <w:tabs>
          <w:tab w:val="left" w:pos="675"/>
        </w:tabs>
        <w:spacing w:before="100" w:after="100"/>
        <w:ind w:left="1656"/>
        <w:rPr>
          <w:rFonts w:eastAsia="Arial1" w:cs="Arial"/>
          <w:b/>
          <w:bCs/>
          <w:color w:val="000000"/>
          <w:sz w:val="20"/>
        </w:rPr>
      </w:pPr>
      <w:r>
        <w:rPr>
          <w:rFonts w:cs="Arial"/>
          <w:sz w:val="20"/>
        </w:rPr>
        <w:tab/>
      </w:r>
      <w:r>
        <w:rPr>
          <w:rFonts w:cs="Arial"/>
          <w:sz w:val="20"/>
        </w:rPr>
        <w:tab/>
      </w:r>
      <w:r>
        <w:rPr>
          <w:rFonts w:cs="Arial"/>
          <w:sz w:val="20"/>
        </w:rPr>
        <w:tab/>
      </w:r>
      <w:r>
        <w:rPr>
          <w:rFonts w:cs="Arial"/>
          <w:sz w:val="20"/>
        </w:rPr>
        <w:t xml:space="preserve">1. </w:t>
      </w:r>
      <w:r>
        <w:rPr>
          <w:rFonts w:eastAsia="Arial1" w:cs="Arial"/>
          <w:b/>
          <w:bCs/>
          <w:color w:val="000000"/>
          <w:sz w:val="20"/>
        </w:rPr>
        <w:t>DATE RANGE</w:t>
      </w:r>
    </w:p>
    <w:p xmlns:wp14="http://schemas.microsoft.com/office/word/2010/wordml" w14:paraId="7C889F6E" wp14:textId="77777777">
      <w:pPr>
        <w:snapToGrid w:val="0"/>
        <w:spacing w:before="0" w:after="200"/>
        <w:ind w:left="2370" w:firstLine="138"/>
        <w:rPr>
          <w:rFonts w:eastAsia="Arial1" w:cs="Arial"/>
          <w:b/>
          <w:bCs/>
          <w:color w:val="000000"/>
        </w:rPr>
      </w:pPr>
      <w:r>
        <w:rPr>
          <w:rFonts w:eastAsia="Arial1" w:cs="Arial"/>
          <w:b/>
          <w:bCs/>
          <w:color w:val="000000"/>
        </w:rPr>
        <w:t xml:space="preserve">2. AC REGN </w:t>
      </w:r>
    </w:p>
    <w:p xmlns:wp14="http://schemas.microsoft.com/office/word/2010/wordml" w14:paraId="3517C0F4" wp14:textId="77777777">
      <w:pPr>
        <w:snapToGrid w:val="0"/>
        <w:spacing w:before="0" w:after="200"/>
        <w:ind w:left="2232" w:firstLine="276"/>
        <w:rPr>
          <w:rFonts w:eastAsia="Arial1" w:cs="Arial"/>
          <w:b/>
          <w:bCs/>
          <w:color w:val="000000"/>
        </w:rPr>
      </w:pPr>
      <w:r>
        <w:rPr>
          <w:rFonts w:eastAsia="Arial1" w:cs="Arial"/>
          <w:b/>
          <w:bCs/>
          <w:color w:val="000000"/>
        </w:rPr>
        <w:t>3. AC TYPE</w:t>
      </w:r>
    </w:p>
    <w:p xmlns:wp14="http://schemas.microsoft.com/office/word/2010/wordml" w14:paraId="067E8166" wp14:textId="77777777">
      <w:pPr>
        <w:pStyle w:val="13"/>
        <w:tabs>
          <w:tab w:val="left" w:pos="675"/>
        </w:tabs>
        <w:spacing w:before="100" w:after="100"/>
        <w:ind w:left="1656"/>
        <w:rPr>
          <w:rFonts w:eastAsia="Arial1" w:cs="Arial"/>
          <w:b/>
          <w:bCs/>
          <w:color w:val="000000"/>
          <w:sz w:val="20"/>
        </w:rPr>
      </w:pPr>
      <w:r>
        <w:rPr>
          <w:rFonts w:eastAsia="Arial1" w:cs="Arial"/>
          <w:b/>
          <w:bCs/>
          <w:color w:val="000000"/>
          <w:sz w:val="20"/>
        </w:rPr>
        <w:tab/>
      </w:r>
      <w:r>
        <w:rPr>
          <w:rFonts w:eastAsia="Arial1" w:cs="Arial"/>
          <w:b/>
          <w:bCs/>
          <w:color w:val="000000"/>
          <w:sz w:val="20"/>
        </w:rPr>
        <w:tab/>
      </w:r>
      <w:r>
        <w:rPr>
          <w:rFonts w:eastAsia="Arial1" w:cs="Arial"/>
          <w:b/>
          <w:bCs/>
          <w:color w:val="000000"/>
          <w:sz w:val="20"/>
        </w:rPr>
        <w:tab/>
      </w:r>
      <w:r>
        <w:rPr>
          <w:rFonts w:eastAsia="Arial1" w:cs="Arial"/>
          <w:b/>
          <w:bCs/>
          <w:color w:val="000000"/>
          <w:sz w:val="20"/>
        </w:rPr>
        <w:t>4. AC TYPE AND STATION</w:t>
      </w:r>
    </w:p>
    <w:p xmlns:wp14="http://schemas.microsoft.com/office/word/2010/wordml" w14:paraId="6B9F037E" wp14:textId="77777777">
      <w:pPr>
        <w:numPr>
          <w:ilvl w:val="0"/>
          <w:numId w:val="21"/>
        </w:numPr>
        <w:tabs>
          <w:tab w:val="left" w:pos="1800"/>
          <w:tab w:val="clear" w:pos="2919"/>
        </w:tabs>
        <w:suppressAutoHyphens/>
        <w:overflowPunct/>
        <w:autoSpaceDE/>
        <w:autoSpaceDN/>
        <w:adjustRightInd/>
        <w:snapToGrid w:val="0"/>
        <w:spacing w:before="0" w:after="200"/>
        <w:ind w:left="1800"/>
        <w:textAlignment w:val="auto"/>
        <w:rPr>
          <w:rFonts w:eastAsia="Arial1" w:cs="Arial"/>
          <w:b/>
          <w:bCs/>
          <w:color w:val="000000"/>
        </w:rPr>
      </w:pPr>
      <w:r>
        <w:rPr>
          <w:rFonts w:eastAsia="Arial1" w:cs="Arial"/>
          <w:b/>
          <w:bCs/>
          <w:color w:val="000000"/>
        </w:rPr>
        <w:t xml:space="preserve">DATE RANGE: </w:t>
      </w:r>
      <w:r>
        <w:rPr>
          <w:rFonts w:cs="Arial"/>
        </w:rPr>
        <w:t xml:space="preserve">User can search by a particular </w:t>
      </w:r>
      <w:r>
        <w:rPr>
          <w:rFonts w:eastAsia="Arial1" w:cs="Arial"/>
          <w:color w:val="000000"/>
        </w:rPr>
        <w:t>DATE RANGE</w:t>
      </w:r>
      <w:r>
        <w:rPr>
          <w:rFonts w:cs="Arial"/>
        </w:rPr>
        <w:t xml:space="preserve"> (With START DATE and END DATE as mandatory field and REL AC, ATP_ATF Status, Avoidable Status, DEPARTMENT, NSTP Status and ATA/TECH CODE as optional.) and its corresponding records will be displayed as results.</w:t>
      </w:r>
    </w:p>
    <w:p xmlns:wp14="http://schemas.microsoft.com/office/word/2010/wordml" w14:paraId="2528DC25" wp14:textId="77777777">
      <w:pPr>
        <w:numPr>
          <w:ilvl w:val="0"/>
          <w:numId w:val="21"/>
        </w:numPr>
        <w:tabs>
          <w:tab w:val="left" w:pos="1800"/>
          <w:tab w:val="clear" w:pos="2919"/>
        </w:tabs>
        <w:suppressAutoHyphens/>
        <w:overflowPunct/>
        <w:autoSpaceDE/>
        <w:autoSpaceDN/>
        <w:adjustRightInd/>
        <w:snapToGrid w:val="0"/>
        <w:spacing w:before="0" w:after="200"/>
        <w:ind w:left="1800"/>
        <w:textAlignment w:val="auto"/>
        <w:rPr>
          <w:rFonts w:eastAsia="Arial1" w:cs="Arial"/>
          <w:b/>
          <w:bCs/>
          <w:color w:val="000000"/>
        </w:rPr>
      </w:pPr>
      <w:r>
        <w:rPr>
          <w:rFonts w:eastAsia="Arial1" w:cs="Arial"/>
          <w:b/>
          <w:bCs/>
          <w:color w:val="000000"/>
        </w:rPr>
        <w:t xml:space="preserve">AC REGN: </w:t>
      </w:r>
      <w:r>
        <w:rPr>
          <w:rFonts w:cs="Arial"/>
          <w:bCs/>
        </w:rPr>
        <w:t xml:space="preserve">User can search by </w:t>
      </w:r>
      <w:r>
        <w:rPr>
          <w:rFonts w:eastAsia="Arial1" w:cs="Arial"/>
          <w:b/>
          <w:bCs/>
          <w:color w:val="000000"/>
        </w:rPr>
        <w:t>AC REGN</w:t>
      </w:r>
      <w:r>
        <w:rPr>
          <w:rFonts w:cs="Arial"/>
          <w:bCs/>
        </w:rPr>
        <w:t xml:space="preserve"> (With AC REGN as mandatory field and START DATE, END DATE and ATA/TECH CODE as optional.) and its corresponding records will be displayed as results.</w:t>
      </w:r>
    </w:p>
    <w:p xmlns:wp14="http://schemas.microsoft.com/office/word/2010/wordml" w14:paraId="5D4816A0" wp14:textId="77777777">
      <w:pPr>
        <w:numPr>
          <w:ilvl w:val="0"/>
          <w:numId w:val="21"/>
        </w:numPr>
        <w:tabs>
          <w:tab w:val="left" w:pos="1800"/>
          <w:tab w:val="clear" w:pos="2919"/>
        </w:tabs>
        <w:suppressAutoHyphens/>
        <w:overflowPunct/>
        <w:autoSpaceDE/>
        <w:autoSpaceDN/>
        <w:adjustRightInd/>
        <w:snapToGrid w:val="0"/>
        <w:spacing w:before="0" w:after="200"/>
        <w:ind w:left="1800"/>
        <w:textAlignment w:val="auto"/>
        <w:rPr>
          <w:rFonts w:eastAsia="Arial1" w:cs="Arial"/>
          <w:b/>
          <w:bCs/>
          <w:color w:val="000000"/>
        </w:rPr>
      </w:pPr>
      <w:r>
        <w:rPr>
          <w:rFonts w:eastAsia="Arial1" w:cs="Arial"/>
          <w:b/>
          <w:bCs/>
          <w:color w:val="000000"/>
        </w:rPr>
        <w:t xml:space="preserve">AC TYPE: </w:t>
      </w:r>
      <w:r>
        <w:rPr>
          <w:rFonts w:cs="Arial"/>
          <w:bCs/>
        </w:rPr>
        <w:t xml:space="preserve">User should be able to search by </w:t>
      </w:r>
      <w:r>
        <w:rPr>
          <w:rFonts w:eastAsia="Arial1" w:cs="Arial"/>
          <w:b/>
          <w:bCs/>
          <w:color w:val="000000"/>
        </w:rPr>
        <w:t xml:space="preserve">AC TYPE </w:t>
      </w:r>
      <w:r>
        <w:rPr>
          <w:rFonts w:eastAsia="Arial1" w:cs="Arial"/>
          <w:color w:val="000000"/>
        </w:rPr>
        <w:t xml:space="preserve">(With AC TYPE as mandatory field and START DATE, END DATE, MECH/TECH and ATA/TECH CODE as optional.) </w:t>
      </w:r>
      <w:r>
        <w:rPr>
          <w:rFonts w:cs="Arial"/>
          <w:bCs/>
        </w:rPr>
        <w:t>and its corresponding records should be displayed as results.</w:t>
      </w:r>
    </w:p>
    <w:p xmlns:wp14="http://schemas.microsoft.com/office/word/2010/wordml" w14:paraId="320CE224" wp14:textId="77777777">
      <w:pPr>
        <w:numPr>
          <w:ilvl w:val="0"/>
          <w:numId w:val="21"/>
        </w:numPr>
        <w:tabs>
          <w:tab w:val="left" w:pos="1800"/>
          <w:tab w:val="clear" w:pos="2919"/>
        </w:tabs>
        <w:suppressAutoHyphens/>
        <w:overflowPunct/>
        <w:autoSpaceDE/>
        <w:autoSpaceDN/>
        <w:adjustRightInd/>
        <w:snapToGrid w:val="0"/>
        <w:spacing w:before="0" w:after="200"/>
        <w:ind w:left="1800"/>
        <w:textAlignment w:val="auto"/>
        <w:rPr>
          <w:rFonts w:cs="Arial"/>
          <w:color w:val="000000"/>
        </w:rPr>
      </w:pPr>
      <w:r>
        <w:rPr>
          <w:rFonts w:eastAsia="Arial1" w:cs="Arial"/>
          <w:b/>
          <w:bCs/>
          <w:color w:val="000000"/>
        </w:rPr>
        <w:t xml:space="preserve">AC TYPE AND STATION: </w:t>
      </w:r>
      <w:r>
        <w:rPr>
          <w:rFonts w:cs="Arial"/>
          <w:bCs/>
        </w:rPr>
        <w:t xml:space="preserve">User should be able to search by </w:t>
      </w:r>
      <w:r>
        <w:rPr>
          <w:rFonts w:eastAsia="Arial1" w:cs="Arial"/>
          <w:color w:val="000000"/>
        </w:rPr>
        <w:t xml:space="preserve">AC TYPE AND STATION(With AC TYPE and STATION as mandatory field and START DATE, END DATE   and ATA/TECH CODE as optional.) </w:t>
      </w:r>
      <w:r>
        <w:rPr>
          <w:rFonts w:cs="Arial"/>
          <w:bCs/>
        </w:rPr>
        <w:t>and its corresponding records should be displayed as results.</w:t>
      </w:r>
    </w:p>
    <w:p xmlns:wp14="http://schemas.microsoft.com/office/word/2010/wordml" w14:paraId="52B8818E" wp14:textId="77777777">
      <w:pPr>
        <w:suppressAutoHyphens/>
        <w:overflowPunct/>
        <w:autoSpaceDE/>
        <w:autoSpaceDN/>
        <w:adjustRightInd/>
        <w:snapToGrid w:val="0"/>
        <w:spacing w:before="0" w:after="200"/>
        <w:ind w:left="1800"/>
        <w:textAlignment w:val="auto"/>
        <w:rPr>
          <w:rFonts w:cs="Arial"/>
          <w:color w:val="000000"/>
        </w:rPr>
      </w:pPr>
    </w:p>
    <w:p xmlns:wp14="http://schemas.microsoft.com/office/word/2010/wordml" w14:paraId="6CFBBBAF" wp14:textId="77777777">
      <w:pPr>
        <w:numPr>
          <w:ilvl w:val="0"/>
          <w:numId w:val="21"/>
        </w:numPr>
        <w:tabs>
          <w:tab w:val="left" w:pos="1800"/>
          <w:tab w:val="clear" w:pos="2919"/>
        </w:tabs>
        <w:suppressAutoHyphens/>
        <w:overflowPunct/>
        <w:autoSpaceDE/>
        <w:autoSpaceDN/>
        <w:adjustRightInd/>
        <w:snapToGrid w:val="0"/>
        <w:spacing w:before="0" w:after="200"/>
        <w:ind w:left="1800"/>
        <w:textAlignment w:val="auto"/>
        <w:rPr>
          <w:rFonts w:cs="Arial"/>
          <w:color w:val="000000"/>
        </w:rPr>
      </w:pPr>
      <w:r>
        <w:drawing>
          <wp:anchor xmlns:wp14="http://schemas.microsoft.com/office/word/2010/wordprocessingDrawing" distT="0" distB="0" distL="0" distR="0" simplePos="0" relativeHeight="251658240" behindDoc="0" locked="0" layoutInCell="1" allowOverlap="1" wp14:anchorId="44BB68DF" wp14:editId="7777777">
            <wp:simplePos x="0" y="0"/>
            <wp:positionH relativeFrom="column">
              <wp:posOffset>57785</wp:posOffset>
            </wp:positionH>
            <wp:positionV relativeFrom="paragraph">
              <wp:posOffset>365760</wp:posOffset>
            </wp:positionV>
            <wp:extent cx="5672455" cy="2607310"/>
            <wp:effectExtent l="0" t="0" r="4445" b="254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672455" cy="2607310"/>
                    </a:xfrm>
                    <a:prstGeom prst="rect">
                      <a:avLst/>
                    </a:prstGeom>
                    <a:solidFill>
                      <a:srgbClr val="FFFFFF"/>
                    </a:solidFill>
                  </pic:spPr>
                </pic:pic>
              </a:graphicData>
            </a:graphic>
          </wp:anchor>
        </w:drawing>
      </w:r>
      <w:r w:rsidRPr="70D04534" w:rsidR="70D04534">
        <w:rPr>
          <w:rFonts w:cs="Arial"/>
          <w:color w:val="000000"/>
        </w:rPr>
        <w:t xml:space="preserve">View Delay info Search screen is shown below. </w:t>
      </w:r>
    </w:p>
    <w:p xmlns:wp14="http://schemas.microsoft.com/office/word/2010/wordml" w14:paraId="2A3FBCD1" wp14:textId="77777777"/>
    <w:p xmlns:wp14="http://schemas.microsoft.com/office/word/2010/wordml" w14:paraId="5937B9FA" wp14:textId="77777777">
      <w:pPr>
        <w:pStyle w:val="13"/>
        <w:ind w:left="0"/>
        <w:jc w:val="center"/>
        <w:rPr>
          <w:rFonts w:cs="Arial"/>
          <w:color w:val="0084D1"/>
          <w:sz w:val="20"/>
          <w:szCs w:val="24"/>
        </w:rPr>
      </w:pPr>
      <w:r>
        <w:rPr>
          <w:rFonts w:cs="Arial"/>
          <w:color w:val="0084D1"/>
          <w:sz w:val="20"/>
          <w:szCs w:val="24"/>
        </w:rPr>
        <w:t>Figure 4.11 Delay Info Search- Date Range</w:t>
      </w:r>
    </w:p>
    <w:p xmlns:wp14="http://schemas.microsoft.com/office/word/2010/wordml" w14:paraId="4E413AFF" wp14:textId="77777777">
      <w:pPr>
        <w:pStyle w:val="13"/>
        <w:ind w:left="0"/>
        <w:jc w:val="center"/>
        <w:rPr>
          <w:rFonts w:cs="Arial"/>
          <w:color w:val="0084D1"/>
          <w:sz w:val="20"/>
          <w:szCs w:val="24"/>
        </w:rPr>
      </w:pPr>
      <w:r>
        <w:rPr>
          <w:rFonts w:cs="Arial"/>
          <w:color w:val="0084D1"/>
          <w:sz w:val="20"/>
          <w:szCs w:val="24"/>
        </w:rPr>
        <w:drawing>
          <wp:anchor xmlns:wp14="http://schemas.microsoft.com/office/word/2010/wordprocessingDrawing" distT="0" distB="0" distL="0" distR="0" simplePos="0" relativeHeight="251659264" behindDoc="0" locked="0" layoutInCell="1" allowOverlap="1" wp14:anchorId="218172A2" wp14:editId="7777777">
            <wp:simplePos x="0" y="0"/>
            <wp:positionH relativeFrom="column">
              <wp:posOffset>445135</wp:posOffset>
            </wp:positionH>
            <wp:positionV relativeFrom="paragraph">
              <wp:posOffset>237490</wp:posOffset>
            </wp:positionV>
            <wp:extent cx="5306695" cy="2067560"/>
            <wp:effectExtent l="0" t="0" r="8255" b="889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306695" cy="2067560"/>
                    </a:xfrm>
                    <a:prstGeom prst="rect">
                      <a:avLst/>
                    </a:prstGeom>
                    <a:solidFill>
                      <a:srgbClr val="FFFFFF"/>
                    </a:solidFill>
                  </pic:spPr>
                </pic:pic>
              </a:graphicData>
            </a:graphic>
          </wp:anchor>
        </w:drawing>
      </w:r>
      <w:r w:rsidR="70D04534">
        <w:rPr/>
        <w:t/>
      </w:r>
    </w:p>
    <w:p xmlns:wp14="http://schemas.microsoft.com/office/word/2010/wordml" w14:paraId="55313D9E" wp14:textId="77777777">
      <w:pPr>
        <w:pStyle w:val="13"/>
        <w:ind w:left="0"/>
        <w:jc w:val="center"/>
        <w:rPr>
          <w:rFonts w:cs="Arial"/>
          <w:color w:val="0084D1"/>
          <w:sz w:val="20"/>
          <w:szCs w:val="24"/>
        </w:rPr>
      </w:pPr>
      <w:r>
        <w:drawing>
          <wp:anchor xmlns:wp14="http://schemas.microsoft.com/office/word/2010/wordprocessingDrawing" distT="0" distB="0" distL="0" distR="0" simplePos="0" relativeHeight="251660288" behindDoc="0" locked="0" layoutInCell="1" allowOverlap="1" wp14:anchorId="037EC69F" wp14:editId="7777777">
            <wp:simplePos x="0" y="0"/>
            <wp:positionH relativeFrom="column">
              <wp:posOffset>445135</wp:posOffset>
            </wp:positionH>
            <wp:positionV relativeFrom="paragraph">
              <wp:posOffset>2501265</wp:posOffset>
            </wp:positionV>
            <wp:extent cx="5306695" cy="2392045"/>
            <wp:effectExtent l="0" t="0" r="8255" b="825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5306695" cy="2392045"/>
                    </a:xfrm>
                    <a:prstGeom prst="rect">
                      <a:avLst/>
                    </a:prstGeom>
                    <a:solidFill>
                      <a:srgbClr val="FFFFFF"/>
                    </a:solidFill>
                  </pic:spPr>
                </pic:pic>
              </a:graphicData>
            </a:graphic>
          </wp:anchor>
        </w:drawing>
      </w:r>
      <w:r w:rsidR="70D04534">
        <w:rPr>
          <w:rFonts w:cs="Arial"/>
          <w:color w:val="0084D1"/>
          <w:sz w:val="20"/>
          <w:szCs w:val="20"/>
        </w:rPr>
        <w:t>Figure 4.12 Delay Info Search- AC REGN</w:t>
      </w:r>
    </w:p>
    <w:p xmlns:wp14="http://schemas.microsoft.com/office/word/2010/wordml" w14:paraId="733D6556" wp14:textId="77777777">
      <w:pPr>
        <w:pStyle w:val="13"/>
        <w:ind w:left="0"/>
        <w:jc w:val="center"/>
        <w:rPr>
          <w:rFonts w:cs="Arial"/>
          <w:color w:val="0084D1"/>
          <w:sz w:val="20"/>
          <w:szCs w:val="24"/>
        </w:rPr>
      </w:pPr>
      <w:r>
        <w:rPr>
          <w:rFonts w:cs="Arial"/>
          <w:color w:val="0084D1"/>
          <w:sz w:val="20"/>
          <w:szCs w:val="24"/>
        </w:rPr>
        <w:t>Figure 4.13 Delay Info Search- AC TYPE</w:t>
      </w:r>
    </w:p>
    <w:p xmlns:wp14="http://schemas.microsoft.com/office/word/2010/wordml" w14:paraId="262EEA45" wp14:textId="77777777">
      <w:pPr>
        <w:pStyle w:val="13"/>
        <w:numPr>
          <w:ilvl w:val="0"/>
          <w:numId w:val="22"/>
        </w:numPr>
        <w:tabs>
          <w:tab w:val="left" w:pos="1155"/>
          <w:tab w:val="left" w:pos="1575"/>
        </w:tabs>
        <w:suppressAutoHyphens/>
        <w:overflowPunct/>
        <w:autoSpaceDE/>
        <w:autoSpaceDN/>
        <w:adjustRightInd/>
        <w:spacing w:before="100" w:after="100"/>
        <w:textAlignment w:val="auto"/>
        <w:rPr/>
      </w:pPr>
      <w:r>
        <w:drawing>
          <wp:anchor xmlns:wp14="http://schemas.microsoft.com/office/word/2010/wordprocessingDrawing" distT="0" distB="0" distL="0" distR="0" simplePos="0" relativeHeight="251661312" behindDoc="0" locked="0" layoutInCell="1" allowOverlap="1" wp14:anchorId="303639AC" wp14:editId="7777777">
            <wp:simplePos x="0" y="0"/>
            <wp:positionH relativeFrom="column">
              <wp:posOffset>852170</wp:posOffset>
            </wp:positionH>
            <wp:positionV relativeFrom="paragraph">
              <wp:posOffset>570230</wp:posOffset>
            </wp:positionV>
            <wp:extent cx="4940935" cy="2565400"/>
            <wp:effectExtent l="0" t="0" r="0" b="635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a:xfrm>
                      <a:off x="0" y="0"/>
                      <a:ext cx="4940935" cy="2565400"/>
                    </a:xfrm>
                    <a:prstGeom prst="rect">
                      <a:avLst/>
                    </a:prstGeom>
                    <a:solidFill>
                      <a:srgbClr val="FFFFFF"/>
                    </a:solidFill>
                  </pic:spPr>
                </pic:pic>
              </a:graphicData>
            </a:graphic>
          </wp:anchor>
        </w:drawing>
      </w:r>
      <w:r w:rsidRPr="70D04534" w:rsidR="70D04534">
        <w:rPr>
          <w:rFonts w:cs="Arial"/>
          <w:sz w:val="20"/>
          <w:szCs w:val="20"/>
        </w:rPr>
        <w:t>ClickDetailsbutton to view the Delay Info details of a particular delay record. Delay Info details screen is shown below. Figure 4.2</w:t>
      </w:r>
    </w:p>
    <w:p xmlns:wp14="http://schemas.microsoft.com/office/word/2010/wordml" w14:paraId="7EB1873D" wp14:textId="77777777">
      <w:pPr>
        <w:pStyle w:val="13"/>
        <w:tabs>
          <w:tab w:val="left" w:pos="1155"/>
          <w:tab w:val="left" w:pos="1575"/>
        </w:tabs>
        <w:suppressAutoHyphens/>
        <w:overflowPunct/>
        <w:autoSpaceDE/>
        <w:autoSpaceDN/>
        <w:adjustRightInd/>
        <w:spacing w:before="100" w:after="100"/>
        <w:ind w:left="1647"/>
        <w:textAlignment w:val="auto"/>
      </w:pPr>
    </w:p>
    <w:p xmlns:wp14="http://schemas.microsoft.com/office/word/2010/wordml" w14:paraId="39811B28" wp14:textId="77777777">
      <w:pPr>
        <w:pStyle w:val="13"/>
        <w:tabs>
          <w:tab w:val="left" w:pos="1155"/>
          <w:tab w:val="left" w:pos="1575"/>
        </w:tabs>
        <w:suppressAutoHyphens/>
        <w:overflowPunct/>
        <w:autoSpaceDE/>
        <w:autoSpaceDN/>
        <w:adjustRightInd/>
        <w:spacing w:before="100" w:after="100"/>
        <w:ind w:left="1647"/>
        <w:jc w:val="center"/>
        <w:textAlignment w:val="auto"/>
      </w:pPr>
      <w:r>
        <w:rPr>
          <w:rFonts w:cs="Arial"/>
          <w:b/>
          <w:color w:val="0084D1"/>
          <w:sz w:val="20"/>
          <w:szCs w:val="24"/>
        </w:rPr>
        <w:t>Figure 4.2 Delay Details</w:t>
      </w:r>
    </w:p>
    <w:p xmlns:wp14="http://schemas.microsoft.com/office/word/2010/wordml" w14:paraId="2164DF15" wp14:textId="77777777">
      <w:pPr>
        <w:pStyle w:val="5"/>
        <w:ind w:left="720"/>
        <w:rPr>
          <w:sz w:val="20"/>
        </w:rPr>
      </w:pPr>
      <w:r>
        <w:rPr>
          <w:sz w:val="20"/>
        </w:rPr>
        <w:drawing>
          <wp:anchor xmlns:wp14="http://schemas.microsoft.com/office/word/2010/wordprocessingDrawing" distT="0" distB="0" distL="0" distR="0" simplePos="0" relativeHeight="251662336" behindDoc="0" locked="0" layoutInCell="1" allowOverlap="1" wp14:anchorId="61EAF568" wp14:editId="7777777">
            <wp:simplePos x="0" y="0"/>
            <wp:positionH relativeFrom="column">
              <wp:posOffset>462280</wp:posOffset>
            </wp:positionH>
            <wp:positionV relativeFrom="paragraph">
              <wp:posOffset>1310005</wp:posOffset>
            </wp:positionV>
            <wp:extent cx="5672455" cy="2950210"/>
            <wp:effectExtent l="0" t="0" r="4445" b="254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5672455" cy="2950210"/>
                    </a:xfrm>
                    <a:prstGeom prst="rect">
                      <a:avLst/>
                    </a:prstGeom>
                    <a:solidFill>
                      <a:srgbClr val="FFFFFF"/>
                    </a:solidFill>
                  </pic:spPr>
                </pic:pic>
              </a:graphicData>
            </a:graphic>
          </wp:anchor>
        </w:drawing>
      </w:r>
      <w:r w:rsidRPr="70D04534" w:rsidR="70D04534">
        <w:rPr>
          <w:sz w:val="20"/>
          <w:szCs w:val="20"/>
        </w:rPr>
        <w:t>4.3.1.5</w:t>
      </w:r>
      <w:r>
        <w:rPr>
          <w:sz w:val="20"/>
        </w:rPr>
        <w:tab/>
      </w:r>
      <w:r w:rsidRPr="70D04534" w:rsidR="70D04534">
        <w:rPr>
          <w:rFonts w:cs="Arial"/>
          <w:sz w:val="20"/>
          <w:szCs w:val="20"/>
        </w:rPr>
        <w:t>User Management</w:t>
      </w:r>
    </w:p>
    <w:p xmlns:wp14="http://schemas.microsoft.com/office/word/2010/wordml" w14:paraId="4A4A9837" wp14:textId="77777777"/>
    <w:p xmlns:wp14="http://schemas.microsoft.com/office/word/2010/wordml" w14:paraId="317712A2" wp14:textId="77777777">
      <w:pPr>
        <w:spacing w:line="360" w:lineRule="auto"/>
        <w:ind w:left="1440"/>
        <w:rPr>
          <w:rFonts w:cs="Arial"/>
          <w:b/>
          <w:color w:val="0084D1"/>
        </w:rPr>
      </w:pPr>
      <w:r>
        <w:rPr>
          <w:rFonts w:cs="Arial"/>
        </w:rPr>
        <w:t>User Management page is intended to add new users, add new role, delete existing users, update existing users and to view all current users with the assigned roles and features. User Management Screen is shown below. Figure 5.1</w:t>
      </w:r>
    </w:p>
    <w:p xmlns:wp14="http://schemas.microsoft.com/office/word/2010/wordml" w14:paraId="5624F43B" wp14:textId="77777777"/>
    <w:p xmlns:wp14="http://schemas.microsoft.com/office/word/2010/wordml" w14:paraId="2A9F3CD3" wp14:textId="77777777"/>
    <w:p xmlns:wp14="http://schemas.microsoft.com/office/word/2010/wordml" w14:paraId="6CC9DF02" wp14:textId="77777777">
      <w:pPr>
        <w:tabs>
          <w:tab w:val="left" w:pos="810"/>
        </w:tabs>
        <w:spacing w:line="360" w:lineRule="auto"/>
        <w:ind w:left="0" w:right="0"/>
        <w:jc w:val="center"/>
        <w:rPr>
          <w:rFonts w:cs="Arial"/>
        </w:rPr>
      </w:pPr>
      <w:r>
        <w:rPr>
          <w:rFonts w:cs="Arial"/>
          <w:b/>
          <w:color w:val="0084D1"/>
        </w:rPr>
        <w:t>Figure 5.1 User Management</w:t>
      </w:r>
    </w:p>
    <w:p xmlns:wp14="http://schemas.microsoft.com/office/word/2010/wordml" w14:paraId="3D995D8E" wp14:textId="77777777">
      <w:pPr>
        <w:spacing w:line="360" w:lineRule="auto"/>
        <w:ind w:left="1440"/>
        <w:rPr>
          <w:rFonts w:cs="Arial"/>
        </w:rPr>
      </w:pPr>
      <w:r>
        <w:rPr>
          <w:rFonts w:cs="Arial"/>
        </w:rPr>
        <w:t>User Management module provides the below functionalities to the users.</w:t>
      </w:r>
    </w:p>
    <w:p xmlns:wp14="http://schemas.microsoft.com/office/word/2010/wordml" w14:paraId="1AE37AB1" wp14:textId="77777777">
      <w:pPr>
        <w:numPr>
          <w:ilvl w:val="0"/>
          <w:numId w:val="23"/>
        </w:numPr>
        <w:tabs>
          <w:tab w:val="left" w:pos="2301"/>
          <w:tab w:val="clear" w:pos="1437"/>
        </w:tabs>
        <w:suppressAutoHyphens/>
        <w:overflowPunct/>
        <w:autoSpaceDE/>
        <w:autoSpaceDN/>
        <w:adjustRightInd/>
        <w:ind w:left="2301"/>
        <w:textAlignment w:val="auto"/>
        <w:rPr>
          <w:rFonts w:cs="Arial"/>
        </w:rPr>
      </w:pPr>
      <w:r>
        <w:rPr>
          <w:rFonts w:cs="Arial"/>
        </w:rPr>
        <w:t>1. Add User</w:t>
      </w:r>
    </w:p>
    <w:p xmlns:wp14="http://schemas.microsoft.com/office/word/2010/wordml" w14:paraId="4E2D625F" wp14:textId="77777777">
      <w:pPr>
        <w:numPr>
          <w:ilvl w:val="0"/>
          <w:numId w:val="23"/>
        </w:numPr>
        <w:tabs>
          <w:tab w:val="left" w:pos="2301"/>
          <w:tab w:val="clear" w:pos="1437"/>
        </w:tabs>
        <w:suppressAutoHyphens/>
        <w:overflowPunct/>
        <w:autoSpaceDE/>
        <w:autoSpaceDN/>
        <w:adjustRightInd/>
        <w:ind w:left="2301"/>
        <w:textAlignment w:val="auto"/>
        <w:rPr>
          <w:rFonts w:cs="Arial"/>
        </w:rPr>
      </w:pPr>
      <w:r>
        <w:rPr>
          <w:rFonts w:cs="Arial"/>
        </w:rPr>
        <w:t>2. Delete User Details</w:t>
      </w:r>
    </w:p>
    <w:p xmlns:wp14="http://schemas.microsoft.com/office/word/2010/wordml" w14:paraId="37052C4A" wp14:textId="77777777">
      <w:pPr>
        <w:numPr>
          <w:ilvl w:val="0"/>
          <w:numId w:val="23"/>
        </w:numPr>
        <w:tabs>
          <w:tab w:val="left" w:pos="2301"/>
          <w:tab w:val="clear" w:pos="1437"/>
        </w:tabs>
        <w:suppressAutoHyphens/>
        <w:overflowPunct/>
        <w:autoSpaceDE/>
        <w:autoSpaceDN/>
        <w:adjustRightInd/>
        <w:ind w:left="2301"/>
        <w:textAlignment w:val="auto"/>
        <w:rPr>
          <w:rFonts w:cs="Arial"/>
        </w:rPr>
      </w:pPr>
      <w:r>
        <w:rPr>
          <w:rFonts w:cs="Arial"/>
        </w:rPr>
        <w:t>3. Filter User details</w:t>
      </w:r>
    </w:p>
    <w:p xmlns:wp14="http://schemas.microsoft.com/office/word/2010/wordml" w14:paraId="5055B544" wp14:textId="77777777">
      <w:pPr>
        <w:numPr>
          <w:ilvl w:val="0"/>
          <w:numId w:val="23"/>
        </w:numPr>
        <w:tabs>
          <w:tab w:val="left" w:pos="2301"/>
          <w:tab w:val="clear" w:pos="1437"/>
        </w:tabs>
        <w:suppressAutoHyphens/>
        <w:overflowPunct/>
        <w:autoSpaceDE/>
        <w:autoSpaceDN/>
        <w:adjustRightInd/>
        <w:ind w:left="2301"/>
        <w:textAlignment w:val="auto"/>
        <w:rPr>
          <w:rFonts w:cs="Arial"/>
        </w:rPr>
      </w:pPr>
      <w:r>
        <w:rPr>
          <w:rFonts w:cs="Arial"/>
        </w:rPr>
        <w:t>4. Update user details</w:t>
      </w:r>
    </w:p>
    <w:p xmlns:wp14="http://schemas.microsoft.com/office/word/2010/wordml" w14:paraId="05A523E2" wp14:textId="77777777">
      <w:pPr>
        <w:numPr>
          <w:ilvl w:val="0"/>
          <w:numId w:val="23"/>
        </w:numPr>
        <w:tabs>
          <w:tab w:val="left" w:pos="2301"/>
          <w:tab w:val="clear" w:pos="1437"/>
        </w:tabs>
        <w:suppressAutoHyphens/>
        <w:overflowPunct/>
        <w:autoSpaceDE/>
        <w:autoSpaceDN/>
        <w:adjustRightInd/>
        <w:ind w:left="2301"/>
        <w:textAlignment w:val="auto"/>
        <w:rPr>
          <w:rFonts w:cs="Arial"/>
        </w:rPr>
      </w:pPr>
      <w:r>
        <w:rPr>
          <w:rFonts w:cs="Arial"/>
        </w:rPr>
        <w:t>5. Add Role</w:t>
      </w:r>
    </w:p>
    <w:p xmlns:wp14="http://schemas.microsoft.com/office/word/2010/wordml" w14:paraId="58DC6B69" wp14:textId="77777777">
      <w:pPr>
        <w:spacing w:after="240"/>
        <w:ind w:left="864"/>
        <w:rPr>
          <w:b/>
          <w:sz w:val="18"/>
          <w:szCs w:val="18"/>
        </w:rPr>
      </w:pPr>
      <w:r>
        <w:rPr>
          <w:rFonts w:cs="Arial"/>
        </w:rPr>
        <w:tab/>
      </w:r>
      <w:r>
        <w:rPr>
          <w:rFonts w:cs="Arial"/>
        </w:rPr>
        <w:tab/>
      </w:r>
      <w:r>
        <w:rPr>
          <w:rFonts w:cs="Arial"/>
        </w:rPr>
        <w:t>Please find the details of each functionalities below.</w:t>
      </w:r>
    </w:p>
    <w:p xmlns:wp14="http://schemas.microsoft.com/office/word/2010/wordml" w14:paraId="6C71870F" wp14:textId="77777777">
      <w:pPr>
        <w:pStyle w:val="5"/>
        <w:ind w:left="720"/>
        <w:rPr>
          <w:sz w:val="20"/>
        </w:rPr>
      </w:pPr>
    </w:p>
    <w:p xmlns:wp14="http://schemas.microsoft.com/office/word/2010/wordml" w14:paraId="73D00DBB" wp14:textId="77777777">
      <w:pPr>
        <w:pStyle w:val="5"/>
        <w:ind w:left="720"/>
        <w:rPr>
          <w:sz w:val="20"/>
        </w:rPr>
      </w:pPr>
      <w:r>
        <w:rPr>
          <w:sz w:val="20"/>
        </w:rPr>
        <w:t>4.3.1.5.1</w:t>
      </w:r>
      <w:r>
        <w:rPr>
          <w:sz w:val="20"/>
        </w:rPr>
        <w:tab/>
      </w:r>
      <w:r>
        <w:rPr>
          <w:rFonts w:cs="Arial"/>
          <w:sz w:val="20"/>
        </w:rPr>
        <w:t>Add User</w:t>
      </w:r>
    </w:p>
    <w:p xmlns:wp14="http://schemas.microsoft.com/office/word/2010/wordml" w14:paraId="04DFDD54" wp14:textId="77777777">
      <w:pPr>
        <w:spacing w:line="360" w:lineRule="auto"/>
        <w:ind w:left="1764"/>
        <w:rPr>
          <w:rFonts w:cs="Arial"/>
        </w:rPr>
      </w:pPr>
      <w:r>
        <w:rPr>
          <w:rFonts w:cs="Arial"/>
        </w:rPr>
        <w:t>This is to add a new user to MASTRO – Data Archival System. Please find below the steps to be followed to add a user to the System.</w:t>
      </w:r>
    </w:p>
    <w:p xmlns:wp14="http://schemas.microsoft.com/office/word/2010/wordml" w14:paraId="314F5027" wp14:textId="77777777">
      <w:pPr>
        <w:pStyle w:val="60"/>
        <w:numPr>
          <w:ilvl w:val="0"/>
          <w:numId w:val="24"/>
        </w:numPr>
        <w:tabs>
          <w:tab w:val="left" w:pos="1188"/>
          <w:tab w:val="clear" w:pos="0"/>
        </w:tabs>
        <w:suppressAutoHyphens/>
        <w:overflowPunct/>
        <w:autoSpaceDE/>
        <w:autoSpaceDN/>
        <w:adjustRightInd/>
        <w:spacing w:before="0" w:after="200" w:line="360" w:lineRule="auto"/>
        <w:ind w:left="2178" w:right="0"/>
        <w:jc w:val="left"/>
        <w:textAlignment w:val="auto"/>
        <w:rPr>
          <w:rFonts w:cs="Arial"/>
        </w:rPr>
      </w:pPr>
      <w:r>
        <w:rPr>
          <w:rFonts w:cs="Arial"/>
        </w:rPr>
        <w:t>Click on 'ADD USER' button</w:t>
      </w:r>
    </w:p>
    <w:p xmlns:wp14="http://schemas.microsoft.com/office/word/2010/wordml" w14:paraId="023B90C5" wp14:textId="77777777">
      <w:pPr>
        <w:pStyle w:val="60"/>
        <w:numPr>
          <w:ilvl w:val="0"/>
          <w:numId w:val="24"/>
        </w:numPr>
        <w:tabs>
          <w:tab w:val="left" w:pos="1188"/>
          <w:tab w:val="clear" w:pos="0"/>
        </w:tabs>
        <w:suppressAutoHyphens/>
        <w:overflowPunct/>
        <w:autoSpaceDE/>
        <w:autoSpaceDN/>
        <w:adjustRightInd/>
        <w:spacing w:before="0" w:after="200" w:line="360" w:lineRule="auto"/>
        <w:ind w:left="2178" w:right="0"/>
        <w:jc w:val="left"/>
        <w:textAlignment w:val="auto"/>
        <w:rPr>
          <w:rFonts w:cs="Arial"/>
        </w:rPr>
      </w:pPr>
      <w:r>
        <w:rPr>
          <w:rFonts w:cs="Arial"/>
        </w:rPr>
        <w:t xml:space="preserve">Add user form will be opened as a pop-up window. Enter the staff ID. Staff Name and Email will be auto-populated if the staff ID is valid. </w:t>
      </w:r>
    </w:p>
    <w:p xmlns:wp14="http://schemas.microsoft.com/office/word/2010/wordml" w14:paraId="7A02BBD4" wp14:textId="77777777">
      <w:pPr>
        <w:pStyle w:val="60"/>
        <w:numPr>
          <w:ilvl w:val="0"/>
          <w:numId w:val="24"/>
        </w:numPr>
        <w:tabs>
          <w:tab w:val="left" w:pos="1188"/>
          <w:tab w:val="clear" w:pos="0"/>
        </w:tabs>
        <w:suppressAutoHyphens/>
        <w:overflowPunct/>
        <w:autoSpaceDE/>
        <w:autoSpaceDN/>
        <w:adjustRightInd/>
        <w:spacing w:before="0" w:after="200" w:line="360" w:lineRule="auto"/>
        <w:ind w:left="2178" w:right="0"/>
        <w:jc w:val="left"/>
        <w:textAlignment w:val="auto"/>
      </w:pPr>
      <w:r>
        <w:rPr>
          <w:rFonts w:cs="Arial"/>
        </w:rPr>
        <w:t>Select the required role(s) for the user from the Roles check list. A user should belong to at least one role.</w:t>
      </w:r>
    </w:p>
    <w:p xmlns:wp14="http://schemas.microsoft.com/office/word/2010/wordml" w14:paraId="6B2E8EC6" wp14:textId="77777777">
      <w:pPr>
        <w:pStyle w:val="60"/>
        <w:numPr>
          <w:ilvl w:val="1"/>
          <w:numId w:val="25"/>
        </w:numPr>
      </w:pPr>
      <w:r>
        <w:rPr>
          <w:lang w:val="en-GB"/>
        </w:rPr>
        <w:t>Once the role is selected, the default features corresponding to that role will be auto-selected from the features check list. Select additional features or remove features if required. A user must have at least one feature configured.</w:t>
      </w:r>
    </w:p>
    <w:p xmlns:wp14="http://schemas.microsoft.com/office/word/2010/wordml" w14:paraId="400818D2" wp14:textId="77777777">
      <w:pPr>
        <w:pStyle w:val="60"/>
        <w:numPr>
          <w:ilvl w:val="1"/>
          <w:numId w:val="25"/>
        </w:numPr>
        <w:rPr>
          <w:lang w:val="en-GB"/>
        </w:rPr>
      </w:pPr>
      <w:r>
        <w:t>Click on 'Add User' button to add the user. Success message will be displayed if the user was added successfully. Add User pop up is shown below. Figure 5.2.</w:t>
      </w:r>
    </w:p>
    <w:p xmlns:wp14="http://schemas.microsoft.com/office/word/2010/wordml" w14:paraId="7C11E962" wp14:textId="77777777">
      <w:pPr>
        <w:pStyle w:val="60"/>
        <w:suppressAutoHyphens/>
        <w:overflowPunct/>
        <w:autoSpaceDE/>
        <w:autoSpaceDN/>
        <w:adjustRightInd/>
        <w:spacing w:before="0" w:after="200" w:line="360" w:lineRule="auto"/>
        <w:ind w:right="0"/>
        <w:jc w:val="left"/>
        <w:textAlignment w:val="auto"/>
      </w:pPr>
    </w:p>
    <w:p xmlns:wp14="http://schemas.microsoft.com/office/word/2010/wordml" w14:paraId="575AB783" wp14:textId="77777777">
      <w:pPr>
        <w:pStyle w:val="60"/>
        <w:suppressAutoHyphens/>
        <w:overflowPunct/>
        <w:autoSpaceDE/>
        <w:autoSpaceDN/>
        <w:adjustRightInd/>
        <w:spacing w:before="0" w:after="200" w:line="360" w:lineRule="auto"/>
        <w:ind w:right="0"/>
        <w:jc w:val="left"/>
        <w:textAlignment w:val="auto"/>
      </w:pPr>
    </w:p>
    <w:p xmlns:wp14="http://schemas.microsoft.com/office/word/2010/wordml" w14:paraId="246C2908" wp14:textId="77777777">
      <w:pPr>
        <w:pStyle w:val="60"/>
        <w:suppressAutoHyphens/>
        <w:overflowPunct/>
        <w:autoSpaceDE/>
        <w:autoSpaceDN/>
        <w:adjustRightInd/>
        <w:spacing w:before="0" w:after="200" w:line="360" w:lineRule="auto"/>
        <w:ind w:right="0"/>
        <w:jc w:val="left"/>
        <w:textAlignment w:val="auto"/>
      </w:pPr>
    </w:p>
    <w:p xmlns:wp14="http://schemas.microsoft.com/office/word/2010/wordml" w14:paraId="1AA19132" wp14:textId="77777777">
      <w:pPr>
        <w:pStyle w:val="60"/>
        <w:suppressAutoHyphens/>
        <w:overflowPunct/>
        <w:autoSpaceDE/>
        <w:autoSpaceDN/>
        <w:adjustRightInd/>
        <w:spacing w:before="0" w:after="200" w:line="360" w:lineRule="auto"/>
        <w:ind w:right="0"/>
        <w:jc w:val="left"/>
        <w:textAlignment w:val="auto"/>
      </w:pPr>
    </w:p>
    <w:p xmlns:wp14="http://schemas.microsoft.com/office/word/2010/wordml" w14:paraId="5BC88503" wp14:textId="77777777">
      <w:pPr>
        <w:pStyle w:val="60"/>
        <w:suppressAutoHyphens/>
        <w:overflowPunct/>
        <w:autoSpaceDE/>
        <w:autoSpaceDN/>
        <w:adjustRightInd/>
        <w:spacing w:before="0" w:after="200" w:line="360" w:lineRule="auto"/>
        <w:ind w:right="0"/>
        <w:jc w:val="left"/>
        <w:textAlignment w:val="auto"/>
      </w:pPr>
    </w:p>
    <w:p xmlns:wp14="http://schemas.microsoft.com/office/word/2010/wordml" w14:paraId="5775F54F" wp14:textId="77777777">
      <w:pPr>
        <w:pStyle w:val="60"/>
        <w:suppressAutoHyphens/>
        <w:overflowPunct/>
        <w:autoSpaceDE/>
        <w:autoSpaceDN/>
        <w:adjustRightInd/>
        <w:spacing w:before="0" w:after="200" w:line="360" w:lineRule="auto"/>
        <w:ind w:right="0"/>
        <w:jc w:val="left"/>
        <w:textAlignment w:val="auto"/>
      </w:pPr>
    </w:p>
    <w:p xmlns:wp14="http://schemas.microsoft.com/office/word/2010/wordml" w14:paraId="6F6C9D5F" wp14:textId="77777777">
      <w:pPr>
        <w:pStyle w:val="60"/>
        <w:suppressAutoHyphens/>
        <w:overflowPunct/>
        <w:autoSpaceDE/>
        <w:autoSpaceDN/>
        <w:adjustRightInd/>
        <w:spacing w:before="0" w:after="200" w:line="360" w:lineRule="auto"/>
        <w:ind w:right="0"/>
        <w:jc w:val="left"/>
        <w:textAlignment w:val="auto"/>
      </w:pPr>
    </w:p>
    <w:p xmlns:wp14="http://schemas.microsoft.com/office/word/2010/wordml" w14:paraId="3A3644DA" wp14:textId="77777777">
      <w:pPr>
        <w:pStyle w:val="60"/>
        <w:suppressAutoHyphens/>
        <w:overflowPunct/>
        <w:autoSpaceDE/>
        <w:autoSpaceDN/>
        <w:adjustRightInd/>
        <w:spacing w:before="0" w:after="200" w:line="360" w:lineRule="auto"/>
        <w:ind w:right="0"/>
        <w:jc w:val="left"/>
        <w:textAlignment w:val="auto"/>
      </w:pPr>
    </w:p>
    <w:p xmlns:wp14="http://schemas.microsoft.com/office/word/2010/wordml" w14:paraId="3B4902DB" wp14:textId="77777777">
      <w:pPr>
        <w:pStyle w:val="60"/>
        <w:suppressAutoHyphens/>
        <w:overflowPunct/>
        <w:autoSpaceDE/>
        <w:autoSpaceDN/>
        <w:adjustRightInd/>
        <w:spacing w:before="0" w:after="200" w:line="360" w:lineRule="auto"/>
        <w:ind w:right="0"/>
        <w:jc w:val="left"/>
        <w:textAlignment w:val="auto"/>
      </w:pPr>
    </w:p>
    <w:p xmlns:wp14="http://schemas.microsoft.com/office/word/2010/wordml" w14:paraId="32842F1D" wp14:textId="77777777">
      <w:pPr>
        <w:pStyle w:val="60"/>
        <w:suppressAutoHyphens/>
        <w:overflowPunct/>
        <w:autoSpaceDE/>
        <w:autoSpaceDN/>
        <w:adjustRightInd/>
        <w:spacing w:before="0" w:after="200" w:line="360" w:lineRule="auto"/>
        <w:ind w:right="0"/>
        <w:jc w:val="left"/>
        <w:textAlignment w:val="auto"/>
      </w:pPr>
    </w:p>
    <w:p xmlns:wp14="http://schemas.microsoft.com/office/word/2010/wordml" w14:paraId="711CDE5E" wp14:textId="77777777">
      <w:pPr>
        <w:pStyle w:val="60"/>
        <w:suppressAutoHyphens/>
        <w:overflowPunct/>
        <w:autoSpaceDE/>
        <w:autoSpaceDN/>
        <w:adjustRightInd/>
        <w:spacing w:before="0" w:after="200" w:line="360" w:lineRule="auto"/>
        <w:ind w:right="0"/>
        <w:jc w:val="left"/>
        <w:textAlignment w:val="auto"/>
      </w:pPr>
    </w:p>
    <w:p xmlns:wp14="http://schemas.microsoft.com/office/word/2010/wordml" w14:paraId="580AC755" wp14:textId="77777777">
      <w:pPr>
        <w:pStyle w:val="60"/>
        <w:spacing w:before="0" w:after="200" w:line="360" w:lineRule="auto"/>
        <w:ind w:left="990" w:right="0"/>
        <w:jc w:val="center"/>
        <w:rPr>
          <w:rFonts w:cs="Arial"/>
          <w:color w:val="0084D1"/>
        </w:rPr>
      </w:pPr>
      <w:r>
        <w:drawing>
          <wp:anchor xmlns:wp14="http://schemas.microsoft.com/office/word/2010/wordprocessingDrawing" distT="0" distB="0" distL="0" distR="0" simplePos="0" relativeHeight="251663360" behindDoc="0" locked="0" layoutInCell="1" allowOverlap="1" wp14:anchorId="0C6A348C" wp14:editId="7777777">
            <wp:simplePos x="0" y="0"/>
            <wp:positionH relativeFrom="column">
              <wp:posOffset>551815</wp:posOffset>
            </wp:positionH>
            <wp:positionV relativeFrom="paragraph">
              <wp:posOffset>485140</wp:posOffset>
            </wp:positionV>
            <wp:extent cx="5215255" cy="3567430"/>
            <wp:effectExtent l="0" t="0" r="4445"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5215255" cy="3567430"/>
                    </a:xfrm>
                    <a:prstGeom prst="rect">
                      <a:avLst/>
                    </a:prstGeom>
                    <a:solidFill>
                      <a:srgbClr val="FFFFFF"/>
                    </a:solidFill>
                  </pic:spPr>
                </pic:pic>
              </a:graphicData>
            </a:graphic>
          </wp:anchor>
        </w:drawing>
      </w:r>
      <w:r w:rsidR="70D04534">
        <w:rPr/>
        <w:t/>
      </w:r>
    </w:p>
    <w:p xmlns:wp14="http://schemas.microsoft.com/office/word/2010/wordml" w14:paraId="6A2BC585" wp14:textId="77777777">
      <w:pPr>
        <w:pStyle w:val="60"/>
        <w:spacing w:before="0" w:after="200" w:line="360" w:lineRule="auto"/>
        <w:ind w:left="990" w:right="0"/>
        <w:jc w:val="center"/>
        <w:rPr>
          <w:rFonts w:cs="Arial"/>
          <w:color w:val="0084D1"/>
        </w:rPr>
      </w:pPr>
    </w:p>
    <w:p xmlns:wp14="http://schemas.microsoft.com/office/word/2010/wordml" w14:paraId="2E8030D8" wp14:textId="77777777">
      <w:pPr>
        <w:pStyle w:val="60"/>
        <w:spacing w:before="0" w:after="200" w:line="360" w:lineRule="auto"/>
        <w:ind w:left="990" w:right="0"/>
        <w:jc w:val="center"/>
        <w:rPr>
          <w:rFonts w:ascii="Times New Roman" w:hAnsi="Times New Roman"/>
        </w:rPr>
      </w:pPr>
      <w:r>
        <w:rPr>
          <w:rFonts w:cs="Arial"/>
          <w:color w:val="0084D1"/>
        </w:rPr>
        <w:t>Figure 5.2 Add User</w:t>
      </w:r>
    </w:p>
    <w:p xmlns:wp14="http://schemas.microsoft.com/office/word/2010/wordml" w14:paraId="3A9DCFB1" wp14:textId="77777777">
      <w:pPr>
        <w:pStyle w:val="5"/>
        <w:ind w:left="720"/>
        <w:rPr>
          <w:sz w:val="20"/>
        </w:rPr>
      </w:pPr>
      <w:r>
        <w:rPr>
          <w:sz w:val="20"/>
        </w:rPr>
        <w:t>4.3.1.5.2</w:t>
      </w:r>
      <w:r>
        <w:rPr>
          <w:sz w:val="20"/>
        </w:rPr>
        <w:tab/>
      </w:r>
      <w:r>
        <w:rPr>
          <w:rFonts w:cs="Arial"/>
          <w:sz w:val="20"/>
        </w:rPr>
        <w:t>Delete User details</w:t>
      </w:r>
    </w:p>
    <w:p xmlns:wp14="http://schemas.microsoft.com/office/word/2010/wordml" w14:paraId="793911B5" wp14:textId="77777777">
      <w:pPr>
        <w:ind w:left="1800"/>
      </w:pPr>
      <w:r>
        <w:t>This is used to delete a user from MASTRO- Data Archival System. The logged in cannot delete his own record from the system. Please find below the steps to delete a user from MASTRO- Data Archival System.</w:t>
      </w:r>
    </w:p>
    <w:p xmlns:wp14="http://schemas.microsoft.com/office/word/2010/wordml" w14:paraId="333317A9" wp14:textId="77777777">
      <w:pPr>
        <w:numPr>
          <w:ilvl w:val="0"/>
          <w:numId w:val="26"/>
        </w:numPr>
      </w:pPr>
      <w:r>
        <w:t>Click the delete button corresponding to the user to be deleted.</w:t>
      </w:r>
    </w:p>
    <w:p xmlns:wp14="http://schemas.microsoft.com/office/word/2010/wordml" w14:paraId="3A4F8F20" wp14:textId="77777777">
      <w:pPr>
        <w:numPr>
          <w:ilvl w:val="0"/>
          <w:numId w:val="26"/>
        </w:numPr>
      </w:pPr>
      <w:r>
        <w:t>Confirm pop up will displays to delete. Click yes to delete.</w:t>
      </w:r>
    </w:p>
    <w:p xmlns:wp14="http://schemas.microsoft.com/office/word/2010/wordml" w14:paraId="173214CE" wp14:textId="77777777">
      <w:pPr>
        <w:ind w:left="2160"/>
      </w:pPr>
      <w:r>
        <w:drawing>
          <wp:anchor xmlns:wp14="http://schemas.microsoft.com/office/word/2010/wordprocessingDrawing" distT="0" distB="0" distL="0" distR="0" simplePos="0" relativeHeight="251664384" behindDoc="0" locked="0" layoutInCell="1" allowOverlap="1" wp14:anchorId="07EF580B" wp14:editId="7777777">
            <wp:simplePos x="0" y="0"/>
            <wp:positionH relativeFrom="column">
              <wp:posOffset>605155</wp:posOffset>
            </wp:positionH>
            <wp:positionV relativeFrom="paragraph">
              <wp:posOffset>182880</wp:posOffset>
            </wp:positionV>
            <wp:extent cx="5215255" cy="1976120"/>
            <wp:effectExtent l="0" t="0" r="4445" b="508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5215255" cy="1976120"/>
                    </a:xfrm>
                    <a:prstGeom prst="rect">
                      <a:avLst/>
                    </a:prstGeom>
                    <a:solidFill>
                      <a:srgbClr val="FFFFFF"/>
                    </a:solidFill>
                  </pic:spPr>
                </pic:pic>
              </a:graphicData>
            </a:graphic>
          </wp:anchor>
        </w:drawing>
      </w:r>
      <w:r w:rsidR="70D04534">
        <w:rPr/>
        <w:t/>
      </w:r>
    </w:p>
    <w:p xmlns:wp14="http://schemas.microsoft.com/office/word/2010/wordml" w14:paraId="713B9FCC" wp14:textId="77777777">
      <w:pPr>
        <w:ind w:left="4320" w:firstLine="360"/>
      </w:pPr>
      <w:r>
        <w:rPr>
          <w:color w:val="0084D1"/>
        </w:rPr>
        <w:t>Figure 5.3 Add user</w:t>
      </w:r>
    </w:p>
    <w:p xmlns:wp14="http://schemas.microsoft.com/office/word/2010/wordml" w14:paraId="49A616B1" wp14:textId="77777777">
      <w:pPr>
        <w:ind w:left="2160"/>
      </w:pPr>
    </w:p>
    <w:p xmlns:wp14="http://schemas.microsoft.com/office/word/2010/wordml" w14:paraId="4430AC9C" wp14:textId="77777777">
      <w:pPr>
        <w:pStyle w:val="5"/>
        <w:ind w:left="720"/>
        <w:rPr>
          <w:sz w:val="20"/>
        </w:rPr>
      </w:pPr>
      <w:r>
        <w:rPr>
          <w:sz w:val="20"/>
        </w:rPr>
        <w:t>4.3.1.5.3</w:t>
      </w:r>
      <w:r>
        <w:rPr>
          <w:sz w:val="20"/>
        </w:rPr>
        <w:tab/>
      </w:r>
      <w:r>
        <w:rPr>
          <w:rFonts w:cs="Arial"/>
          <w:sz w:val="20"/>
        </w:rPr>
        <w:t>Filter User details</w:t>
      </w:r>
    </w:p>
    <w:p xmlns:wp14="http://schemas.microsoft.com/office/word/2010/wordml" w14:paraId="1C3A13E1" wp14:textId="77777777">
      <w:pPr>
        <w:ind w:left="1800"/>
      </w:pPr>
      <w:r>
        <w:drawing>
          <wp:anchor xmlns:wp14="http://schemas.microsoft.com/office/word/2010/wordprocessingDrawing" distT="0" distB="0" distL="0" distR="0" simplePos="0" relativeHeight="251665408" behindDoc="0" locked="0" layoutInCell="1" allowOverlap="1" wp14:anchorId="4FDC81C2" wp14:editId="7777777">
            <wp:simplePos x="0" y="0"/>
            <wp:positionH relativeFrom="column">
              <wp:posOffset>711200</wp:posOffset>
            </wp:positionH>
            <wp:positionV relativeFrom="paragraph">
              <wp:posOffset>676275</wp:posOffset>
            </wp:positionV>
            <wp:extent cx="5306695" cy="2282190"/>
            <wp:effectExtent l="0" t="0" r="8255" b="381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5306695" cy="2282190"/>
                    </a:xfrm>
                    <a:prstGeom prst="rect">
                      <a:avLst/>
                    </a:prstGeom>
                    <a:solidFill>
                      <a:srgbClr val="FFFFFF"/>
                    </a:solidFill>
                  </pic:spPr>
                </pic:pic>
              </a:graphicData>
            </a:graphic>
          </wp:anchor>
        </w:drawing>
      </w:r>
      <w:r w:rsidR="70D04534">
        <w:rPr/>
        <w:t>This is used to search a particular record which matches with the keyword provided in search box. Roles and features cannot be filtered. Search user screen is shown below. Figure 5.3</w:t>
      </w:r>
    </w:p>
    <w:p xmlns:wp14="http://schemas.microsoft.com/office/word/2010/wordml" w14:paraId="3B4B52B0" wp14:textId="77777777"/>
    <w:p xmlns:wp14="http://schemas.microsoft.com/office/word/2010/wordml" w14:paraId="1CC39938" wp14:textId="77777777">
      <w:pPr>
        <w:ind w:left="0" w:firstLine="357"/>
        <w:jc w:val="center"/>
      </w:pPr>
      <w:r>
        <w:rPr>
          <w:color w:val="0084D1"/>
        </w:rPr>
        <w:t>Figure 5.3 Search user</w:t>
      </w:r>
    </w:p>
    <w:p xmlns:wp14="http://schemas.microsoft.com/office/word/2010/wordml" w14:paraId="6A8F822E" wp14:textId="77777777"/>
    <w:p xmlns:wp14="http://schemas.microsoft.com/office/word/2010/wordml" w14:paraId="6D9351BC" wp14:textId="77777777">
      <w:pPr>
        <w:pStyle w:val="5"/>
        <w:ind w:left="720"/>
        <w:rPr>
          <w:sz w:val="20"/>
        </w:rPr>
      </w:pPr>
      <w:r>
        <w:rPr>
          <w:sz w:val="20"/>
        </w:rPr>
        <w:t>4.3.1.5.4</w:t>
      </w:r>
      <w:r>
        <w:rPr>
          <w:sz w:val="20"/>
        </w:rPr>
        <w:tab/>
      </w:r>
      <w:r>
        <w:rPr>
          <w:rFonts w:cs="Arial"/>
          <w:sz w:val="20"/>
        </w:rPr>
        <w:t>Update user details</w:t>
      </w:r>
    </w:p>
    <w:p xmlns:wp14="http://schemas.microsoft.com/office/word/2010/wordml" w14:paraId="087B0A93" wp14:textId="77777777">
      <w:pPr>
        <w:ind w:left="1800"/>
      </w:pPr>
      <w:r>
        <w:drawing>
          <wp:anchor xmlns:wp14="http://schemas.microsoft.com/office/word/2010/wordprocessingDrawing" distT="0" distB="0" distL="0" distR="0" simplePos="0" relativeHeight="251666432" behindDoc="0" locked="0" layoutInCell="1" allowOverlap="1" wp14:anchorId="0771CDFF" wp14:editId="7777777">
            <wp:simplePos x="0" y="0"/>
            <wp:positionH relativeFrom="column">
              <wp:posOffset>925830</wp:posOffset>
            </wp:positionH>
            <wp:positionV relativeFrom="paragraph">
              <wp:posOffset>721360</wp:posOffset>
            </wp:positionV>
            <wp:extent cx="4940935" cy="2747645"/>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4940935" cy="2747645"/>
                    </a:xfrm>
                    <a:prstGeom prst="rect">
                      <a:avLst/>
                    </a:prstGeom>
                    <a:solidFill>
                      <a:srgbClr val="FFFFFF"/>
                    </a:solidFill>
                  </pic:spPr>
                </pic:pic>
              </a:graphicData>
            </a:graphic>
          </wp:anchor>
        </w:drawing>
      </w:r>
      <w:r w:rsidR="70D04534">
        <w:rPr/>
        <w:t>Particular user details can be updated using update button corresponds to it. Logged in user cannot update his/her own records. Roles and Features of a user can be updated. Update User screen is shown below. Figure 5.4.</w:t>
      </w:r>
    </w:p>
    <w:p xmlns:wp14="http://schemas.microsoft.com/office/word/2010/wordml" w14:paraId="2EA75E83" wp14:textId="77777777"/>
    <w:p xmlns:wp14="http://schemas.microsoft.com/office/word/2010/wordml" w14:paraId="7DBBC982" wp14:textId="77777777">
      <w:pPr>
        <w:spacing w:line="360" w:lineRule="auto"/>
        <w:ind w:left="4320" w:firstLine="360"/>
      </w:pPr>
      <w:r>
        <w:rPr>
          <w:rFonts w:ascii="Times New Roman" w:hAnsi="Times New Roman"/>
          <w:color w:val="0084D1"/>
        </w:rPr>
        <w:t>Figure 5.4 Update User</w:t>
      </w:r>
    </w:p>
    <w:p xmlns:wp14="http://schemas.microsoft.com/office/word/2010/wordml" w14:paraId="4AC4FE2F" wp14:textId="77777777"/>
    <w:p xmlns:wp14="http://schemas.microsoft.com/office/word/2010/wordml" w14:paraId="5B09ED56" wp14:textId="77777777"/>
    <w:p xmlns:wp14="http://schemas.microsoft.com/office/word/2010/wordml" w14:paraId="5812E170" wp14:textId="77777777"/>
    <w:p xmlns:wp14="http://schemas.microsoft.com/office/word/2010/wordml" w14:paraId="2809BD19" wp14:textId="77777777">
      <w:pPr>
        <w:pStyle w:val="3"/>
      </w:pPr>
      <w:bookmarkStart w:name="_Toc503346543" w:id="137584903"/>
      <w:r>
        <w:t>4.3.2</w:t>
      </w:r>
      <w:r>
        <w:tab/>
      </w:r>
      <w:r>
        <w:t>System Interfaces</w:t>
      </w:r>
      <w:bookmarkEnd w:id="137584903"/>
    </w:p>
    <w:p xmlns:wp14="http://schemas.microsoft.com/office/word/2010/wordml" w14:paraId="629D792A" wp14:textId="77777777">
      <w:pPr>
        <w:ind w:left="1080"/>
      </w:pPr>
      <w:r>
        <w:tab/>
      </w:r>
      <w:r>
        <w:t>N/A</w:t>
      </w:r>
    </w:p>
    <w:p xmlns:wp14="http://schemas.microsoft.com/office/word/2010/wordml" w14:paraId="26844C8D" wp14:textId="77777777">
      <w:pPr>
        <w:pStyle w:val="3"/>
      </w:pPr>
      <w:bookmarkStart w:name="_Toc503346544" w:id="932100919"/>
      <w:r>
        <w:t>4.3.3</w:t>
      </w:r>
      <w:r>
        <w:tab/>
      </w:r>
      <w:r>
        <w:t>DATABASE TABLE DETAILS</w:t>
      </w:r>
      <w:bookmarkEnd w:id="932100919"/>
    </w:p>
    <w:p xmlns:wp14="http://schemas.microsoft.com/office/word/2010/wordml" w14:paraId="689E99C2" wp14:textId="77777777">
      <w:pPr>
        <w:ind w:left="720"/>
      </w:pPr>
      <w:r>
        <w:t>Following are the tables used in MASTERS – Data Archival application.</w:t>
      </w:r>
    </w:p>
    <w:p xmlns:wp14="http://schemas.microsoft.com/office/word/2010/wordml" w14:paraId="278AFD40" wp14:textId="77777777"/>
    <w:tbl>
      <w:tblPr>
        <w:tblStyle w:val="42"/>
        <w:tblW w:w="5981" w:type="dxa"/>
        <w:tblInd w:w="1464" w:type="dxa"/>
        <w:tblLayout w:type="fixed"/>
        <w:tblCellMar>
          <w:top w:w="55" w:type="dxa"/>
          <w:left w:w="55" w:type="dxa"/>
          <w:bottom w:w="55" w:type="dxa"/>
          <w:right w:w="55" w:type="dxa"/>
        </w:tblCellMar>
      </w:tblPr>
      <w:tblGrid>
        <w:gridCol w:w="2040"/>
        <w:gridCol w:w="3941"/>
      </w:tblGrid>
      <w:tr xmlns:wp14="http://schemas.microsoft.com/office/word/2010/wordml" w14:paraId="5E8AE929" wp14:textId="77777777">
        <w:tc>
          <w:tcPr>
            <w:tcW w:w="2040" w:type="dxa"/>
            <w:tcBorders>
              <w:top w:val="single" w:color="000000" w:sz="0" w:space="0"/>
              <w:left w:val="single" w:color="000000" w:sz="0" w:space="0"/>
              <w:bottom w:val="single" w:color="000000" w:sz="0" w:space="0"/>
            </w:tcBorders>
            <w:shd w:val="clear" w:color="auto" w:fill="auto"/>
          </w:tcPr>
          <w:p w14:paraId="2CB8267B" wp14:textId="77777777">
            <w:pPr>
              <w:rPr>
                <w:b/>
                <w:bCs/>
                <w:lang w:val="en-GB"/>
              </w:rPr>
            </w:pPr>
            <w:r>
              <w:rPr>
                <w:b/>
                <w:bCs/>
                <w:lang w:val="en-GB"/>
              </w:rPr>
              <w:t>S No.</w:t>
            </w:r>
          </w:p>
        </w:tc>
        <w:tc>
          <w:tcPr>
            <w:tcW w:w="3941" w:type="dxa"/>
            <w:tcBorders>
              <w:top w:val="single" w:color="000000" w:sz="0" w:space="0"/>
              <w:left w:val="single" w:color="000000" w:sz="0" w:space="0"/>
              <w:bottom w:val="single" w:color="000000" w:sz="0" w:space="0"/>
              <w:right w:val="single" w:color="000000" w:sz="0" w:space="0"/>
            </w:tcBorders>
            <w:shd w:val="clear" w:color="auto" w:fill="auto"/>
          </w:tcPr>
          <w:p w14:paraId="06C00F87" wp14:textId="77777777">
            <w:pPr>
              <w:rPr>
                <w:b/>
                <w:bCs/>
                <w:lang w:val="en-GB"/>
              </w:rPr>
            </w:pPr>
            <w:r>
              <w:rPr>
                <w:b/>
                <w:bCs/>
                <w:lang w:val="en-GB"/>
              </w:rPr>
              <w:t>Table Name</w:t>
            </w:r>
          </w:p>
        </w:tc>
      </w:tr>
      <w:tr xmlns:wp14="http://schemas.microsoft.com/office/word/2010/wordml" w14:paraId="50E77BE0" wp14:textId="77777777">
        <w:tblPrEx>
          <w:tblCellMar>
            <w:top w:w="55" w:type="dxa"/>
            <w:left w:w="55" w:type="dxa"/>
            <w:bottom w:w="55" w:type="dxa"/>
            <w:right w:w="55" w:type="dxa"/>
          </w:tblCellMar>
        </w:tblPrEx>
        <w:tc>
          <w:tcPr>
            <w:tcW w:w="2040" w:type="dxa"/>
            <w:tcBorders>
              <w:left w:val="single" w:color="000000" w:sz="0" w:space="0"/>
              <w:bottom w:val="single" w:color="000000" w:sz="0" w:space="0"/>
            </w:tcBorders>
            <w:shd w:val="clear" w:color="auto" w:fill="auto"/>
          </w:tcPr>
          <w:p w14:paraId="620CE578" wp14:textId="77777777">
            <w:r>
              <w:t>1</w:t>
            </w:r>
          </w:p>
        </w:tc>
        <w:tc>
          <w:tcPr>
            <w:tcW w:w="3941" w:type="dxa"/>
            <w:tcBorders>
              <w:left w:val="single" w:color="000000" w:sz="0" w:space="0"/>
              <w:bottom w:val="single" w:color="000000" w:sz="0" w:space="0"/>
              <w:right w:val="single" w:color="000000" w:sz="0" w:space="0"/>
            </w:tcBorders>
            <w:shd w:val="clear" w:color="auto" w:fill="auto"/>
          </w:tcPr>
          <w:p w14:paraId="279A100B" wp14:textId="77777777">
            <w:pPr>
              <w:pStyle w:val="73"/>
              <w:rPr>
                <w:rFonts w:cs="Arial"/>
              </w:rPr>
            </w:pPr>
            <w:r>
              <w:fldChar w:fldCharType="begin"/>
            </w:r>
            <w:r>
              <w:instrText xml:space="preserve"> HYPERLINK "http://10.251.31.82/phpmyadmin/sql.php?db=MASTERS&amp;token=98cfc7241e5bc58259099bfd9403bffb&amp;goto=db_structure.php&amp;table=PARAM_CONFIG&amp;pos=0" </w:instrText>
            </w:r>
            <w:r>
              <w:fldChar w:fldCharType="separate"/>
            </w:r>
            <w:r>
              <w:rPr>
                <w:rStyle w:val="40"/>
                <w:rFonts w:cs="Arial"/>
                <w:color w:val="235A81"/>
                <w:u w:val="none"/>
              </w:rPr>
              <w:t>PARAM_CONFIG</w:t>
            </w:r>
            <w:r>
              <w:rPr>
                <w:rStyle w:val="40"/>
                <w:rFonts w:cs="Arial"/>
                <w:color w:val="235A81"/>
                <w:u w:val="none"/>
              </w:rPr>
              <w:fldChar w:fldCharType="end"/>
            </w:r>
          </w:p>
        </w:tc>
      </w:tr>
      <w:tr xmlns:wp14="http://schemas.microsoft.com/office/word/2010/wordml" w14:paraId="67265E8A" wp14:textId="77777777">
        <w:tblPrEx>
          <w:tblCellMar>
            <w:top w:w="55" w:type="dxa"/>
            <w:left w:w="55" w:type="dxa"/>
            <w:bottom w:w="55" w:type="dxa"/>
            <w:right w:w="55" w:type="dxa"/>
          </w:tblCellMar>
        </w:tblPrEx>
        <w:tc>
          <w:tcPr>
            <w:tcW w:w="2040" w:type="dxa"/>
            <w:tcBorders>
              <w:left w:val="single" w:color="000000" w:sz="0" w:space="0"/>
              <w:bottom w:val="single" w:color="000000" w:sz="0" w:space="0"/>
            </w:tcBorders>
            <w:shd w:val="clear" w:color="auto" w:fill="auto"/>
          </w:tcPr>
          <w:p w14:paraId="58A8CB7E" wp14:textId="77777777">
            <w:r>
              <w:t>2</w:t>
            </w:r>
          </w:p>
        </w:tc>
        <w:tc>
          <w:tcPr>
            <w:tcW w:w="3941" w:type="dxa"/>
            <w:tcBorders>
              <w:left w:val="single" w:color="000000" w:sz="0" w:space="0"/>
              <w:bottom w:val="single" w:color="000000" w:sz="0" w:space="0"/>
              <w:right w:val="single" w:color="000000" w:sz="0" w:space="0"/>
            </w:tcBorders>
            <w:shd w:val="clear" w:color="auto" w:fill="auto"/>
          </w:tcPr>
          <w:p w14:paraId="74310946" wp14:textId="77777777">
            <w:pPr>
              <w:pStyle w:val="73"/>
              <w:rPr>
                <w:rFonts w:cs="Arial"/>
              </w:rPr>
            </w:pPr>
            <w:r>
              <w:fldChar w:fldCharType="begin"/>
            </w:r>
            <w:r>
              <w:instrText xml:space="preserve"> HYPERLINK "http://10.251.31.82/phpmyadmin/sql.php?db=MASTERS&amp;token=98cfc7241e5bc58259099bfd9403bffb&amp;goto=db_structure.php&amp;table=PART_NUMBER_INFO&amp;pos=0" </w:instrText>
            </w:r>
            <w:r>
              <w:fldChar w:fldCharType="separate"/>
            </w:r>
            <w:r>
              <w:rPr>
                <w:rStyle w:val="40"/>
                <w:rFonts w:cs="Arial"/>
                <w:color w:val="235A81"/>
                <w:u w:val="none"/>
              </w:rPr>
              <w:t>M</w:t>
            </w:r>
            <w:r>
              <w:rPr>
                <w:rStyle w:val="40"/>
                <w:rFonts w:cs="Arial"/>
                <w:color w:val="235A81"/>
                <w:u w:val="none"/>
              </w:rPr>
              <w:fldChar w:fldCharType="end"/>
            </w:r>
            <w:r>
              <w:rPr>
                <w:rStyle w:val="40"/>
                <w:rFonts w:cs="Arial"/>
                <w:color w:val="235A81"/>
                <w:u w:val="none"/>
              </w:rPr>
              <w:t>R1_INFO</w:t>
            </w:r>
          </w:p>
        </w:tc>
      </w:tr>
      <w:tr xmlns:wp14="http://schemas.microsoft.com/office/word/2010/wordml" w14:paraId="7E80FF6F" wp14:textId="77777777">
        <w:tblPrEx>
          <w:tblCellMar>
            <w:top w:w="55" w:type="dxa"/>
            <w:left w:w="55" w:type="dxa"/>
            <w:bottom w:w="55" w:type="dxa"/>
            <w:right w:w="55" w:type="dxa"/>
          </w:tblCellMar>
        </w:tblPrEx>
        <w:tc>
          <w:tcPr>
            <w:tcW w:w="2040" w:type="dxa"/>
            <w:tcBorders>
              <w:left w:val="single" w:color="000000" w:sz="0" w:space="0"/>
              <w:bottom w:val="single" w:color="000000" w:sz="0" w:space="0"/>
            </w:tcBorders>
            <w:shd w:val="clear" w:color="auto" w:fill="auto"/>
          </w:tcPr>
          <w:p w14:paraId="2A2176D0" wp14:textId="77777777">
            <w:r>
              <w:t>3</w:t>
            </w:r>
          </w:p>
        </w:tc>
        <w:tc>
          <w:tcPr>
            <w:tcW w:w="3941" w:type="dxa"/>
            <w:tcBorders>
              <w:left w:val="single" w:color="000000" w:sz="0" w:space="0"/>
              <w:bottom w:val="single" w:color="000000" w:sz="0" w:space="0"/>
              <w:right w:val="single" w:color="000000" w:sz="0" w:space="0"/>
            </w:tcBorders>
            <w:shd w:val="clear" w:color="auto" w:fill="auto"/>
          </w:tcPr>
          <w:p w14:paraId="63D85746" wp14:textId="77777777">
            <w:pPr>
              <w:pStyle w:val="73"/>
              <w:rPr>
                <w:rFonts w:cs="Arial"/>
              </w:rPr>
            </w:pPr>
            <w:r>
              <w:rPr>
                <w:rStyle w:val="40"/>
                <w:rFonts w:cs="Arial"/>
                <w:color w:val="235A81"/>
                <w:u w:val="none"/>
              </w:rPr>
              <w:t>MR2_INFO</w:t>
            </w:r>
          </w:p>
        </w:tc>
      </w:tr>
      <w:tr xmlns:wp14="http://schemas.microsoft.com/office/word/2010/wordml" w14:paraId="690384CB" wp14:textId="77777777">
        <w:tblPrEx>
          <w:tblCellMar>
            <w:top w:w="55" w:type="dxa"/>
            <w:left w:w="55" w:type="dxa"/>
            <w:bottom w:w="55" w:type="dxa"/>
            <w:right w:w="55" w:type="dxa"/>
          </w:tblCellMar>
        </w:tblPrEx>
        <w:tc>
          <w:tcPr>
            <w:tcW w:w="2040" w:type="dxa"/>
            <w:tcBorders>
              <w:left w:val="single" w:color="000000" w:sz="0" w:space="0"/>
              <w:bottom w:val="single" w:color="000000" w:sz="0" w:space="0"/>
            </w:tcBorders>
            <w:shd w:val="clear" w:color="auto" w:fill="auto"/>
          </w:tcPr>
          <w:p w14:paraId="17310F6F" wp14:textId="77777777">
            <w:r>
              <w:t>4</w:t>
            </w:r>
          </w:p>
        </w:tc>
        <w:tc>
          <w:tcPr>
            <w:tcW w:w="3941" w:type="dxa"/>
            <w:tcBorders>
              <w:left w:val="single" w:color="000000" w:sz="0" w:space="0"/>
              <w:bottom w:val="single" w:color="000000" w:sz="0" w:space="0"/>
              <w:right w:val="single" w:color="000000" w:sz="0" w:space="0"/>
            </w:tcBorders>
            <w:shd w:val="clear" w:color="auto" w:fill="auto"/>
          </w:tcPr>
          <w:p w14:paraId="3E295F47" wp14:textId="77777777">
            <w:pPr>
              <w:pStyle w:val="73"/>
              <w:rPr>
                <w:rFonts w:cs="Arial"/>
              </w:rPr>
            </w:pPr>
            <w:r>
              <w:rPr>
                <w:rStyle w:val="40"/>
                <w:rFonts w:cs="Arial"/>
                <w:color w:val="235A81"/>
                <w:u w:val="none"/>
              </w:rPr>
              <w:t>DELAY_INFO</w:t>
            </w:r>
          </w:p>
        </w:tc>
      </w:tr>
      <w:tr xmlns:wp14="http://schemas.microsoft.com/office/word/2010/wordml" w14:paraId="4158182A" wp14:textId="77777777">
        <w:tblPrEx>
          <w:tblCellMar>
            <w:top w:w="55" w:type="dxa"/>
            <w:left w:w="55" w:type="dxa"/>
            <w:bottom w:w="55" w:type="dxa"/>
            <w:right w:w="55" w:type="dxa"/>
          </w:tblCellMar>
        </w:tblPrEx>
        <w:tc>
          <w:tcPr>
            <w:tcW w:w="2040" w:type="dxa"/>
            <w:tcBorders>
              <w:left w:val="single" w:color="000000" w:sz="0" w:space="0"/>
              <w:bottom w:val="single" w:color="000000" w:sz="0" w:space="0"/>
            </w:tcBorders>
            <w:shd w:val="clear" w:color="auto" w:fill="auto"/>
          </w:tcPr>
          <w:p w14:paraId="44240AAE" wp14:textId="77777777">
            <w:r>
              <w:t>5</w:t>
            </w:r>
          </w:p>
        </w:tc>
        <w:tc>
          <w:tcPr>
            <w:tcW w:w="3941" w:type="dxa"/>
            <w:tcBorders>
              <w:left w:val="single" w:color="000000" w:sz="0" w:space="0"/>
              <w:bottom w:val="single" w:color="000000" w:sz="0" w:space="0"/>
              <w:right w:val="single" w:color="000000" w:sz="0" w:space="0"/>
            </w:tcBorders>
            <w:shd w:val="clear" w:color="auto" w:fill="auto"/>
          </w:tcPr>
          <w:p w14:paraId="4A5BF330" wp14:textId="77777777">
            <w:pPr>
              <w:pStyle w:val="73"/>
              <w:rPr>
                <w:rFonts w:cs="Arial"/>
              </w:rPr>
            </w:pPr>
            <w:r>
              <w:fldChar w:fldCharType="begin"/>
            </w:r>
            <w:r>
              <w:instrText xml:space="preserve"> HYPERLINK "http://10.251.31.82/phpmyadmin/sql.php?db=MASTERS&amp;token=98cfc7241e5bc58259099bfd9403bffb&amp;goto=db_structure.php&amp;table=USER_FEATURES&amp;pos=0" </w:instrText>
            </w:r>
            <w:r>
              <w:fldChar w:fldCharType="separate"/>
            </w:r>
            <w:r>
              <w:rPr>
                <w:rStyle w:val="40"/>
                <w:rFonts w:cs="Arial"/>
                <w:color w:val="235A81"/>
                <w:u w:val="none"/>
              </w:rPr>
              <w:t>USER_FEATURES</w:t>
            </w:r>
            <w:r>
              <w:rPr>
                <w:rStyle w:val="40"/>
                <w:rFonts w:cs="Arial"/>
                <w:color w:val="235A81"/>
                <w:u w:val="none"/>
              </w:rPr>
              <w:fldChar w:fldCharType="end"/>
            </w:r>
          </w:p>
        </w:tc>
      </w:tr>
      <w:tr xmlns:wp14="http://schemas.microsoft.com/office/word/2010/wordml" w14:paraId="504620D5" wp14:textId="77777777">
        <w:tblPrEx>
          <w:tblCellMar>
            <w:top w:w="55" w:type="dxa"/>
            <w:left w:w="55" w:type="dxa"/>
            <w:bottom w:w="55" w:type="dxa"/>
            <w:right w:w="55" w:type="dxa"/>
          </w:tblCellMar>
        </w:tblPrEx>
        <w:tc>
          <w:tcPr>
            <w:tcW w:w="2040" w:type="dxa"/>
            <w:tcBorders>
              <w:left w:val="single" w:color="000000" w:sz="0" w:space="0"/>
              <w:bottom w:val="single" w:color="000000" w:sz="0" w:space="0"/>
            </w:tcBorders>
            <w:shd w:val="clear" w:color="auto" w:fill="auto"/>
          </w:tcPr>
          <w:p w14:paraId="29B4EA11" wp14:textId="77777777">
            <w:r>
              <w:t>6</w:t>
            </w:r>
          </w:p>
        </w:tc>
        <w:tc>
          <w:tcPr>
            <w:tcW w:w="3941" w:type="dxa"/>
            <w:tcBorders>
              <w:left w:val="single" w:color="000000" w:sz="0" w:space="0"/>
              <w:bottom w:val="single" w:color="000000" w:sz="0" w:space="0"/>
              <w:right w:val="single" w:color="000000" w:sz="0" w:space="0"/>
            </w:tcBorders>
            <w:shd w:val="clear" w:color="auto" w:fill="auto"/>
          </w:tcPr>
          <w:p w14:paraId="75DC3FB9" wp14:textId="77777777">
            <w:pPr>
              <w:pStyle w:val="73"/>
              <w:rPr>
                <w:rFonts w:cs="Arial"/>
              </w:rPr>
            </w:pPr>
            <w:r>
              <w:fldChar w:fldCharType="begin"/>
            </w:r>
            <w:r>
              <w:instrText xml:space="preserve"> HYPERLINK "http://10.251.31.82/phpmyadmin/sql.php?db=MASTERS&amp;token=98cfc7241e5bc58259099bfd9403bffb&amp;goto=db_structure.php&amp;table=USER_FEATURE_IDENTITY&amp;pos=0" </w:instrText>
            </w:r>
            <w:r>
              <w:fldChar w:fldCharType="separate"/>
            </w:r>
            <w:r>
              <w:rPr>
                <w:rStyle w:val="40"/>
                <w:rFonts w:cs="Arial"/>
                <w:color w:val="235A81"/>
                <w:u w:val="none"/>
              </w:rPr>
              <w:t>USER_FEATURE_IDENTITY</w:t>
            </w:r>
            <w:r>
              <w:rPr>
                <w:rStyle w:val="40"/>
                <w:rFonts w:cs="Arial"/>
                <w:color w:val="235A81"/>
                <w:u w:val="none"/>
              </w:rPr>
              <w:fldChar w:fldCharType="end"/>
            </w:r>
          </w:p>
        </w:tc>
      </w:tr>
      <w:tr xmlns:wp14="http://schemas.microsoft.com/office/word/2010/wordml" w14:paraId="1F1C2D43" wp14:textId="77777777">
        <w:tblPrEx>
          <w:tblCellMar>
            <w:top w:w="55" w:type="dxa"/>
            <w:left w:w="55" w:type="dxa"/>
            <w:bottom w:w="55" w:type="dxa"/>
            <w:right w:w="55" w:type="dxa"/>
          </w:tblCellMar>
        </w:tblPrEx>
        <w:tc>
          <w:tcPr>
            <w:tcW w:w="2040" w:type="dxa"/>
            <w:tcBorders>
              <w:left w:val="single" w:color="000000" w:sz="0" w:space="0"/>
              <w:bottom w:val="single" w:color="000000" w:sz="0" w:space="0"/>
            </w:tcBorders>
            <w:shd w:val="clear" w:color="auto" w:fill="auto"/>
          </w:tcPr>
          <w:p w14:paraId="75697EEC" wp14:textId="77777777">
            <w:r>
              <w:t>7</w:t>
            </w:r>
          </w:p>
        </w:tc>
        <w:tc>
          <w:tcPr>
            <w:tcW w:w="3941" w:type="dxa"/>
            <w:tcBorders>
              <w:left w:val="single" w:color="000000" w:sz="0" w:space="0"/>
              <w:bottom w:val="single" w:color="000000" w:sz="0" w:space="0"/>
              <w:right w:val="single" w:color="000000" w:sz="0" w:space="0"/>
            </w:tcBorders>
            <w:shd w:val="clear" w:color="auto" w:fill="auto"/>
          </w:tcPr>
          <w:p w14:paraId="3949C818" wp14:textId="77777777">
            <w:pPr>
              <w:pStyle w:val="73"/>
              <w:rPr>
                <w:rFonts w:cs="Arial"/>
              </w:rPr>
            </w:pPr>
            <w:r>
              <w:fldChar w:fldCharType="begin"/>
            </w:r>
            <w:r>
              <w:instrText xml:space="preserve"> HYPERLINK "http://10.251.31.82/phpmyadmin/sql.php?db=MASTERS&amp;token=98cfc7241e5bc58259099bfd9403bffb&amp;goto=db_structure.php&amp;table=USER_PROFILE&amp;pos=0" </w:instrText>
            </w:r>
            <w:r>
              <w:fldChar w:fldCharType="separate"/>
            </w:r>
            <w:r>
              <w:rPr>
                <w:rStyle w:val="40"/>
                <w:rFonts w:cs="Arial"/>
                <w:color w:val="235A81"/>
                <w:u w:val="none"/>
              </w:rPr>
              <w:t>USER_PROFILE</w:t>
            </w:r>
            <w:r>
              <w:rPr>
                <w:rStyle w:val="40"/>
                <w:rFonts w:cs="Arial"/>
                <w:color w:val="235A81"/>
                <w:u w:val="none"/>
              </w:rPr>
              <w:fldChar w:fldCharType="end"/>
            </w:r>
          </w:p>
        </w:tc>
      </w:tr>
      <w:tr xmlns:wp14="http://schemas.microsoft.com/office/word/2010/wordml" w14:paraId="3818E455" wp14:textId="77777777">
        <w:tblPrEx>
          <w:tblCellMar>
            <w:top w:w="55" w:type="dxa"/>
            <w:left w:w="55" w:type="dxa"/>
            <w:bottom w:w="55" w:type="dxa"/>
            <w:right w:w="55" w:type="dxa"/>
          </w:tblCellMar>
        </w:tblPrEx>
        <w:tc>
          <w:tcPr>
            <w:tcW w:w="2040" w:type="dxa"/>
            <w:tcBorders>
              <w:left w:val="single" w:color="000000" w:sz="0" w:space="0"/>
              <w:bottom w:val="single" w:color="000000" w:sz="0" w:space="0"/>
            </w:tcBorders>
            <w:shd w:val="clear" w:color="auto" w:fill="auto"/>
          </w:tcPr>
          <w:p w14:paraId="44B0A208" wp14:textId="77777777">
            <w:r>
              <w:t>8</w:t>
            </w:r>
          </w:p>
        </w:tc>
        <w:tc>
          <w:tcPr>
            <w:tcW w:w="3941" w:type="dxa"/>
            <w:tcBorders>
              <w:left w:val="single" w:color="000000" w:sz="0" w:space="0"/>
              <w:bottom w:val="single" w:color="000000" w:sz="0" w:space="0"/>
              <w:right w:val="single" w:color="000000" w:sz="0" w:space="0"/>
            </w:tcBorders>
            <w:shd w:val="clear" w:color="auto" w:fill="auto"/>
          </w:tcPr>
          <w:p w14:paraId="18D1A5FC" wp14:textId="77777777">
            <w:pPr>
              <w:pStyle w:val="73"/>
              <w:rPr>
                <w:rFonts w:cs="Arial"/>
              </w:rPr>
            </w:pPr>
            <w:r>
              <w:fldChar w:fldCharType="begin"/>
            </w:r>
            <w:r>
              <w:instrText xml:space="preserve"> HYPERLINK "http://10.251.31.82/phpmyadmin/sql.php?db=MASTERS&amp;token=98cfc7241e5bc58259099bfd9403bffb&amp;goto=db_structure.php&amp;table=USER_ROLES&amp;pos=0" </w:instrText>
            </w:r>
            <w:r>
              <w:fldChar w:fldCharType="separate"/>
            </w:r>
            <w:r>
              <w:rPr>
                <w:rStyle w:val="40"/>
                <w:rFonts w:cs="Arial"/>
                <w:color w:val="235A81"/>
                <w:u w:val="none"/>
              </w:rPr>
              <w:t>USER_ROLES</w:t>
            </w:r>
            <w:r>
              <w:rPr>
                <w:rStyle w:val="40"/>
                <w:rFonts w:cs="Arial"/>
                <w:color w:val="235A81"/>
                <w:u w:val="none"/>
              </w:rPr>
              <w:fldChar w:fldCharType="end"/>
            </w:r>
          </w:p>
        </w:tc>
      </w:tr>
      <w:tr xmlns:wp14="http://schemas.microsoft.com/office/word/2010/wordml" w14:paraId="7032DB81" wp14:textId="77777777">
        <w:tblPrEx>
          <w:tblCellMar>
            <w:top w:w="55" w:type="dxa"/>
            <w:left w:w="55" w:type="dxa"/>
            <w:bottom w:w="55" w:type="dxa"/>
            <w:right w:w="55" w:type="dxa"/>
          </w:tblCellMar>
        </w:tblPrEx>
        <w:tc>
          <w:tcPr>
            <w:tcW w:w="2040" w:type="dxa"/>
            <w:tcBorders>
              <w:left w:val="single" w:color="000000" w:sz="0" w:space="0"/>
              <w:bottom w:val="single" w:color="000000" w:sz="0" w:space="0"/>
            </w:tcBorders>
            <w:shd w:val="clear" w:color="auto" w:fill="auto"/>
          </w:tcPr>
          <w:p w14:paraId="2B2B7304" wp14:textId="77777777">
            <w:r>
              <w:t>9</w:t>
            </w:r>
          </w:p>
        </w:tc>
        <w:tc>
          <w:tcPr>
            <w:tcW w:w="3941" w:type="dxa"/>
            <w:tcBorders>
              <w:left w:val="single" w:color="000000" w:sz="0" w:space="0"/>
              <w:bottom w:val="single" w:color="000000" w:sz="0" w:space="0"/>
              <w:right w:val="single" w:color="000000" w:sz="0" w:space="0"/>
            </w:tcBorders>
            <w:shd w:val="clear" w:color="auto" w:fill="auto"/>
          </w:tcPr>
          <w:p w14:paraId="039A1871" wp14:textId="77777777">
            <w:pPr>
              <w:pStyle w:val="73"/>
              <w:keepNext/>
              <w:rPr>
                <w:rFonts w:cs="Arial"/>
              </w:rPr>
            </w:pPr>
            <w:r>
              <w:fldChar w:fldCharType="begin"/>
            </w:r>
            <w:r>
              <w:instrText xml:space="preserve"> HYPERLINK "http://10.251.31.82/phpmyadmin/sql.php?db=MASTERS&amp;token=98cfc7241e5bc58259099bfd9403bffb&amp;goto=db_structure.php&amp;table=USER_ROLE_IDENTITY&amp;pos=0" </w:instrText>
            </w:r>
            <w:r>
              <w:fldChar w:fldCharType="separate"/>
            </w:r>
            <w:r>
              <w:rPr>
                <w:rStyle w:val="40"/>
                <w:rFonts w:cs="Arial"/>
                <w:color w:val="235A81"/>
                <w:u w:val="none"/>
              </w:rPr>
              <w:t>USER_ROLE_IDENTITY</w:t>
            </w:r>
            <w:r>
              <w:rPr>
                <w:rStyle w:val="40"/>
                <w:rFonts w:cs="Arial"/>
                <w:color w:val="235A81"/>
                <w:u w:val="none"/>
              </w:rPr>
              <w:fldChar w:fldCharType="end"/>
            </w:r>
          </w:p>
        </w:tc>
      </w:tr>
    </w:tbl>
    <w:p xmlns:wp14="http://schemas.microsoft.com/office/word/2010/wordml" w14:paraId="11EDA834" wp14:textId="77777777">
      <w:pPr>
        <w:pStyle w:val="19"/>
        <w:jc w:val="center"/>
      </w:pPr>
      <w:r>
        <w:t xml:space="preserve">Table </w:t>
      </w:r>
      <w:r>
        <w:fldChar w:fldCharType="begin"/>
      </w:r>
      <w:r>
        <w:instrText xml:space="preserve"> SEQ Table \* ARABIC </w:instrText>
      </w:r>
      <w:r>
        <w:fldChar w:fldCharType="separate"/>
      </w:r>
      <w:r>
        <w:t>3</w:t>
      </w:r>
      <w:r>
        <w:fldChar w:fldCharType="end"/>
      </w:r>
    </w:p>
    <w:p xmlns:wp14="http://schemas.microsoft.com/office/word/2010/wordml" w14:paraId="3DD16683" wp14:textId="77777777">
      <w:pPr>
        <w:pStyle w:val="2"/>
        <w:rPr>
          <w:rFonts w:ascii="Arial Bold" w:hAnsi="Arial Bold"/>
          <w:caps/>
          <w:sz w:val="20"/>
        </w:rPr>
      </w:pPr>
      <w:bookmarkStart w:name="_Toc503346545" w:id="1335654971"/>
      <w:r>
        <w:rPr>
          <w:rFonts w:ascii="Arial Bold" w:hAnsi="Arial Bold"/>
          <w:caps/>
          <w:sz w:val="20"/>
        </w:rPr>
        <w:t>4.4</w:t>
      </w:r>
      <w:r>
        <w:rPr>
          <w:rFonts w:ascii="Arial Bold" w:hAnsi="Arial Bold"/>
          <w:caps/>
          <w:sz w:val="20"/>
        </w:rPr>
        <w:tab/>
      </w:r>
      <w:r>
        <w:rPr>
          <w:rFonts w:ascii="Arial Bold" w:hAnsi="Arial Bold"/>
          <w:caps/>
          <w:sz w:val="20"/>
        </w:rPr>
        <w:t>Warranty and Maintenance Period</w:t>
      </w:r>
      <w:bookmarkEnd w:id="1335654971"/>
    </w:p>
    <w:p xmlns:wp14="http://schemas.microsoft.com/office/word/2010/wordml" w14:paraId="29DB5971" wp14:textId="77777777">
      <w:pPr>
        <w:pStyle w:val="13"/>
        <w:rPr>
          <w:rFonts w:cs="Arial"/>
          <w:sz w:val="20"/>
        </w:rPr>
      </w:pPr>
    </w:p>
    <w:tbl>
      <w:tblPr>
        <w:tblStyle w:val="42"/>
        <w:tblW w:w="8394" w:type="dxa"/>
        <w:tblInd w:w="530" w:type="dxa"/>
        <w:tblLayout w:type="fixed"/>
        <w:tblCellMar>
          <w:top w:w="0" w:type="dxa"/>
          <w:left w:w="108" w:type="dxa"/>
          <w:bottom w:w="0" w:type="dxa"/>
          <w:right w:w="108" w:type="dxa"/>
        </w:tblCellMar>
      </w:tblPr>
      <w:tblGrid>
        <w:gridCol w:w="4092"/>
        <w:gridCol w:w="2127"/>
        <w:gridCol w:w="2175"/>
      </w:tblGrid>
      <w:tr xmlns:wp14="http://schemas.microsoft.com/office/word/2010/wordml" w14:paraId="281ADF34" wp14:textId="77777777">
        <w:tblPrEx>
          <w:tblCellMar>
            <w:top w:w="0" w:type="dxa"/>
            <w:left w:w="108" w:type="dxa"/>
            <w:bottom w:w="0" w:type="dxa"/>
            <w:right w:w="108" w:type="dxa"/>
          </w:tblCellMar>
        </w:tblPrEx>
        <w:tc>
          <w:tcPr>
            <w:tcW w:w="4092" w:type="dxa"/>
            <w:tcBorders>
              <w:top w:val="single" w:color="000000" w:sz="4" w:space="0"/>
              <w:left w:val="single" w:color="000000" w:sz="4" w:space="0"/>
              <w:bottom w:val="single" w:color="000000" w:sz="4" w:space="0"/>
            </w:tcBorders>
            <w:shd w:val="clear" w:color="auto" w:fill="E7E6E6"/>
          </w:tcPr>
          <w:p w14:paraId="70F35735" wp14:textId="77777777">
            <w:pPr>
              <w:pStyle w:val="13"/>
              <w:snapToGrid w:val="0"/>
              <w:spacing w:before="60" w:after="60"/>
              <w:ind w:left="810"/>
              <w:jc w:val="center"/>
              <w:rPr>
                <w:rFonts w:cs="Arial"/>
                <w:b/>
                <w:bCs/>
                <w:sz w:val="20"/>
              </w:rPr>
            </w:pPr>
          </w:p>
        </w:tc>
        <w:tc>
          <w:tcPr>
            <w:tcW w:w="2127" w:type="dxa"/>
            <w:tcBorders>
              <w:top w:val="single" w:color="000000" w:sz="4" w:space="0"/>
              <w:left w:val="single" w:color="000000" w:sz="4" w:space="0"/>
              <w:bottom w:val="single" w:color="000000" w:sz="4" w:space="0"/>
            </w:tcBorders>
            <w:shd w:val="clear" w:color="auto" w:fill="E7E6E6"/>
          </w:tcPr>
          <w:p w14:paraId="22E5273D" wp14:textId="77777777">
            <w:pPr>
              <w:pStyle w:val="13"/>
              <w:spacing w:before="60" w:after="60"/>
              <w:ind w:left="0"/>
              <w:jc w:val="center"/>
              <w:rPr>
                <w:rFonts w:cs="Arial"/>
                <w:b/>
                <w:bCs/>
                <w:sz w:val="20"/>
              </w:rPr>
            </w:pPr>
            <w:r>
              <w:rPr>
                <w:rFonts w:cs="Arial"/>
                <w:b/>
                <w:bCs/>
                <w:sz w:val="20"/>
              </w:rPr>
              <w:t>Start Date</w:t>
            </w:r>
          </w:p>
        </w:tc>
        <w:tc>
          <w:tcPr>
            <w:tcW w:w="2175" w:type="dxa"/>
            <w:tcBorders>
              <w:top w:val="single" w:color="000000" w:sz="4" w:space="0"/>
              <w:left w:val="single" w:color="000000" w:sz="4" w:space="0"/>
              <w:bottom w:val="single" w:color="000000" w:sz="4" w:space="0"/>
              <w:right w:val="single" w:color="000000" w:sz="4" w:space="0"/>
            </w:tcBorders>
            <w:shd w:val="clear" w:color="auto" w:fill="E7E6E6"/>
          </w:tcPr>
          <w:p w14:paraId="3DDC0914" wp14:textId="77777777">
            <w:pPr>
              <w:pStyle w:val="13"/>
              <w:spacing w:before="60" w:after="60"/>
              <w:ind w:left="0"/>
              <w:jc w:val="center"/>
            </w:pPr>
            <w:r>
              <w:rPr>
                <w:rFonts w:cs="Arial"/>
                <w:b/>
                <w:bCs/>
                <w:sz w:val="20"/>
              </w:rPr>
              <w:t>End Date</w:t>
            </w:r>
          </w:p>
        </w:tc>
      </w:tr>
      <w:tr xmlns:wp14="http://schemas.microsoft.com/office/word/2010/wordml" w14:paraId="37BC1717" wp14:textId="77777777">
        <w:tblPrEx>
          <w:tblCellMar>
            <w:top w:w="0" w:type="dxa"/>
            <w:left w:w="108" w:type="dxa"/>
            <w:bottom w:w="0" w:type="dxa"/>
            <w:right w:w="108" w:type="dxa"/>
          </w:tblCellMar>
        </w:tblPrEx>
        <w:tc>
          <w:tcPr>
            <w:tcW w:w="4092" w:type="dxa"/>
            <w:tcBorders>
              <w:top w:val="single" w:color="000000" w:sz="4" w:space="0"/>
              <w:left w:val="single" w:color="000000" w:sz="4" w:space="0"/>
              <w:bottom w:val="single" w:color="000000" w:sz="4" w:space="0"/>
            </w:tcBorders>
            <w:shd w:val="clear" w:color="auto" w:fill="FFFFFF"/>
          </w:tcPr>
          <w:p w14:paraId="18076F05" wp14:textId="77777777">
            <w:pPr>
              <w:pStyle w:val="13"/>
              <w:tabs>
                <w:tab w:val="left" w:pos="4050"/>
              </w:tabs>
              <w:spacing w:before="60" w:after="60"/>
              <w:ind w:left="180"/>
              <w:rPr>
                <w:rFonts w:cs="Arial"/>
              </w:rPr>
            </w:pPr>
            <w:r>
              <w:rPr>
                <w:rFonts w:cs="Arial"/>
                <w:sz w:val="20"/>
              </w:rPr>
              <w:t>Technical cutover to production</w:t>
            </w:r>
          </w:p>
        </w:tc>
        <w:tc>
          <w:tcPr>
            <w:tcW w:w="2127" w:type="dxa"/>
            <w:tcBorders>
              <w:top w:val="single" w:color="000000" w:sz="4" w:space="0"/>
              <w:left w:val="single" w:color="000000" w:sz="4" w:space="0"/>
              <w:bottom w:val="single" w:color="000000" w:sz="4" w:space="0"/>
            </w:tcBorders>
            <w:shd w:val="clear" w:color="auto" w:fill="FFFFFF"/>
          </w:tcPr>
          <w:p w14:paraId="555D7069" wp14:textId="77777777">
            <w:pPr>
              <w:pStyle w:val="13"/>
              <w:snapToGrid w:val="0"/>
              <w:spacing w:before="60" w:after="60"/>
              <w:ind w:left="0"/>
              <w:rPr>
                <w:rFonts w:cs="Arial"/>
              </w:rPr>
            </w:pPr>
            <w:r>
              <w:rPr>
                <w:rFonts w:cs="Arial"/>
                <w:sz w:val="20"/>
              </w:rPr>
              <w:t>10 Mar 2016</w:t>
            </w:r>
          </w:p>
        </w:tc>
        <w:tc>
          <w:tcPr>
            <w:tcW w:w="2175" w:type="dxa"/>
            <w:tcBorders>
              <w:top w:val="single" w:color="000000" w:sz="4" w:space="0"/>
              <w:left w:val="single" w:color="000000" w:sz="4" w:space="0"/>
              <w:bottom w:val="single" w:color="000000" w:sz="4" w:space="0"/>
              <w:right w:val="single" w:color="000000" w:sz="4" w:space="0"/>
            </w:tcBorders>
            <w:shd w:val="clear" w:color="auto" w:fill="FFFFFF"/>
          </w:tcPr>
          <w:p w14:paraId="71ED3A3A" wp14:textId="77777777">
            <w:pPr>
              <w:pStyle w:val="13"/>
              <w:snapToGrid w:val="0"/>
              <w:spacing w:before="60" w:after="60"/>
              <w:ind w:left="136"/>
              <w:rPr>
                <w:rFonts w:cs="Arial"/>
              </w:rPr>
            </w:pPr>
            <w:r>
              <w:rPr>
                <w:rFonts w:cs="Arial"/>
                <w:sz w:val="20"/>
              </w:rPr>
              <w:t>10 Mar 2016</w:t>
            </w:r>
          </w:p>
        </w:tc>
      </w:tr>
      <w:tr xmlns:wp14="http://schemas.microsoft.com/office/word/2010/wordml" w14:paraId="76953B7E" wp14:textId="77777777">
        <w:tblPrEx>
          <w:tblCellMar>
            <w:top w:w="0" w:type="dxa"/>
            <w:left w:w="108" w:type="dxa"/>
            <w:bottom w:w="0" w:type="dxa"/>
            <w:right w:w="108" w:type="dxa"/>
          </w:tblCellMar>
        </w:tblPrEx>
        <w:tc>
          <w:tcPr>
            <w:tcW w:w="4092" w:type="dxa"/>
            <w:tcBorders>
              <w:top w:val="single" w:color="000000" w:sz="4" w:space="0"/>
              <w:left w:val="single" w:color="000000" w:sz="4" w:space="0"/>
              <w:bottom w:val="single" w:color="000000" w:sz="4" w:space="0"/>
            </w:tcBorders>
            <w:shd w:val="clear" w:color="auto" w:fill="FFFFFF"/>
          </w:tcPr>
          <w:p w14:paraId="20CDF7EE" wp14:textId="77777777">
            <w:pPr>
              <w:pStyle w:val="13"/>
              <w:tabs>
                <w:tab w:val="left" w:pos="4050"/>
              </w:tabs>
              <w:spacing w:before="60" w:after="60"/>
              <w:ind w:left="180"/>
              <w:rPr>
                <w:rFonts w:cs="Arial"/>
              </w:rPr>
            </w:pPr>
            <w:r>
              <w:rPr>
                <w:rFonts w:cs="Arial"/>
                <w:sz w:val="20"/>
              </w:rPr>
              <w:t>AMS Support</w:t>
            </w:r>
          </w:p>
        </w:tc>
        <w:tc>
          <w:tcPr>
            <w:tcW w:w="2127" w:type="dxa"/>
            <w:tcBorders>
              <w:top w:val="single" w:color="000000" w:sz="4" w:space="0"/>
              <w:left w:val="single" w:color="000000" w:sz="4" w:space="0"/>
              <w:bottom w:val="single" w:color="000000" w:sz="4" w:space="0"/>
            </w:tcBorders>
            <w:shd w:val="clear" w:color="auto" w:fill="FFFFFF"/>
          </w:tcPr>
          <w:p w14:paraId="398805B3" wp14:textId="77777777">
            <w:pPr>
              <w:pStyle w:val="13"/>
              <w:snapToGrid w:val="0"/>
              <w:spacing w:before="60" w:after="60"/>
              <w:ind w:left="0" w:right="153"/>
              <w:rPr>
                <w:rFonts w:cs="Arial"/>
              </w:rPr>
            </w:pPr>
            <w:r>
              <w:rPr>
                <w:rFonts w:cs="Arial"/>
                <w:sz w:val="20"/>
              </w:rPr>
              <w:t>10 Mar 2016</w:t>
            </w:r>
          </w:p>
        </w:tc>
        <w:tc>
          <w:tcPr>
            <w:tcW w:w="2175" w:type="dxa"/>
            <w:tcBorders>
              <w:top w:val="single" w:color="000000" w:sz="4" w:space="0"/>
              <w:left w:val="single" w:color="000000" w:sz="4" w:space="0"/>
              <w:bottom w:val="single" w:color="000000" w:sz="4" w:space="0"/>
              <w:right w:val="single" w:color="000000" w:sz="4" w:space="0"/>
            </w:tcBorders>
            <w:shd w:val="clear" w:color="auto" w:fill="FFFFFF"/>
          </w:tcPr>
          <w:p w14:paraId="54736190" wp14:textId="77777777">
            <w:pPr>
              <w:pStyle w:val="13"/>
              <w:keepNext/>
              <w:snapToGrid w:val="0"/>
              <w:spacing w:before="60" w:after="60"/>
              <w:ind w:left="136"/>
              <w:rPr>
                <w:rFonts w:cs="Arial"/>
                <w:bCs/>
                <w:sz w:val="20"/>
              </w:rPr>
            </w:pPr>
            <w:r>
              <w:rPr>
                <w:rFonts w:cs="Arial"/>
                <w:bCs/>
                <w:sz w:val="20"/>
              </w:rPr>
              <w:t>30 Sep 2018</w:t>
            </w:r>
          </w:p>
        </w:tc>
      </w:tr>
    </w:tbl>
    <w:p xmlns:wp14="http://schemas.microsoft.com/office/word/2010/wordml" w14:paraId="7C8A06C1" wp14:textId="77777777">
      <w:pPr>
        <w:pStyle w:val="19"/>
        <w:jc w:val="center"/>
        <w:rPr>
          <w:rFonts w:ascii="Arial Bold" w:hAnsi="Arial Bold"/>
          <w:caps/>
        </w:rPr>
      </w:pPr>
      <w:r>
        <w:t xml:space="preserve">Table </w:t>
      </w:r>
      <w:r>
        <w:fldChar w:fldCharType="begin"/>
      </w:r>
      <w:r>
        <w:instrText xml:space="preserve"> SEQ Table \* ARABIC </w:instrText>
      </w:r>
      <w:r>
        <w:fldChar w:fldCharType="separate"/>
      </w:r>
      <w:r>
        <w:t>4</w:t>
      </w:r>
      <w:r>
        <w:fldChar w:fldCharType="end"/>
      </w:r>
    </w:p>
    <w:p xmlns:wp14="http://schemas.microsoft.com/office/word/2010/wordml" w14:paraId="0239897E" wp14:textId="77777777">
      <w:pPr>
        <w:pStyle w:val="2"/>
        <w:rPr>
          <w:rFonts w:ascii="Arial Bold" w:hAnsi="Arial Bold"/>
          <w:caps/>
          <w:sz w:val="20"/>
        </w:rPr>
      </w:pPr>
      <w:bookmarkStart w:name="_Toc503346546" w:id="389258220"/>
      <w:r>
        <w:rPr>
          <w:rFonts w:ascii="Arial Bold" w:hAnsi="Arial Bold"/>
          <w:caps/>
          <w:sz w:val="20"/>
        </w:rPr>
        <w:t>4.5</w:t>
      </w:r>
      <w:r>
        <w:rPr>
          <w:rFonts w:ascii="Arial Bold" w:hAnsi="Arial Bold"/>
          <w:caps/>
          <w:sz w:val="20"/>
        </w:rPr>
        <w:tab/>
      </w:r>
      <w:r>
        <w:rPr>
          <w:rFonts w:ascii="Arial Bold" w:hAnsi="Arial Bold"/>
          <w:caps/>
          <w:sz w:val="20"/>
        </w:rPr>
        <w:t>Roles and Responsibilities</w:t>
      </w:r>
      <w:bookmarkEnd w:id="389258220"/>
    </w:p>
    <w:p xmlns:wp14="http://schemas.microsoft.com/office/word/2010/wordml" w14:paraId="5D255343" wp14:textId="77777777">
      <w:pPr>
        <w:pStyle w:val="13"/>
        <w:rPr>
          <w:rFonts w:cs="Arial"/>
          <w:b/>
          <w:i/>
          <w:color w:val="000000"/>
          <w:sz w:val="20"/>
        </w:rPr>
      </w:pPr>
    </w:p>
    <w:tbl>
      <w:tblPr>
        <w:tblStyle w:val="42"/>
        <w:tblW w:w="10192"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60"/>
        <w:gridCol w:w="2760"/>
        <w:gridCol w:w="1634"/>
        <w:gridCol w:w="1440"/>
        <w:gridCol w:w="1440"/>
        <w:gridCol w:w="1358"/>
      </w:tblGrid>
      <w:tr xmlns:wp14="http://schemas.microsoft.com/office/word/2010/wordml" w14:paraId="2F923835"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0" w:type="dxa"/>
            <w:shd w:val="clear" w:color="auto" w:fill="D9D9D9"/>
            <w:vAlign w:val="center"/>
          </w:tcPr>
          <w:p w14:paraId="7810568A" wp14:textId="77777777">
            <w:pPr>
              <w:pStyle w:val="13"/>
              <w:tabs>
                <w:tab w:val="left" w:pos="1010"/>
              </w:tabs>
              <w:spacing w:before="60" w:after="60"/>
              <w:ind w:left="0" w:right="38"/>
              <w:jc w:val="center"/>
              <w:rPr>
                <w:rFonts w:cs="Arial"/>
                <w:b/>
                <w:bCs/>
                <w:sz w:val="20"/>
              </w:rPr>
            </w:pPr>
            <w:r>
              <w:rPr>
                <w:rFonts w:cs="Arial"/>
                <w:b/>
                <w:bCs/>
                <w:sz w:val="20"/>
              </w:rPr>
              <w:t>Role</w:t>
            </w:r>
          </w:p>
        </w:tc>
        <w:tc>
          <w:tcPr>
            <w:tcW w:w="2760" w:type="dxa"/>
            <w:shd w:val="clear" w:color="auto" w:fill="D9D9D9"/>
            <w:vAlign w:val="center"/>
          </w:tcPr>
          <w:p w14:paraId="0719A626" wp14:textId="77777777">
            <w:pPr>
              <w:pStyle w:val="13"/>
              <w:spacing w:before="60" w:after="60"/>
              <w:ind w:left="0"/>
              <w:jc w:val="center"/>
              <w:rPr>
                <w:rFonts w:cs="Arial"/>
                <w:b/>
                <w:bCs/>
                <w:sz w:val="20"/>
              </w:rPr>
            </w:pPr>
            <w:r>
              <w:rPr>
                <w:rFonts w:cs="Arial"/>
                <w:b/>
                <w:bCs/>
                <w:sz w:val="20"/>
              </w:rPr>
              <w:t>Responsibility</w:t>
            </w:r>
          </w:p>
        </w:tc>
        <w:tc>
          <w:tcPr>
            <w:tcW w:w="1634" w:type="dxa"/>
            <w:tcBorders>
              <w:bottom w:val="single" w:color="auto" w:sz="4" w:space="0"/>
            </w:tcBorders>
            <w:shd w:val="clear" w:color="auto" w:fill="D9D9D9"/>
            <w:vAlign w:val="center"/>
          </w:tcPr>
          <w:p w14:paraId="0D909AED" wp14:textId="77777777">
            <w:pPr>
              <w:overflowPunct/>
              <w:autoSpaceDE/>
              <w:autoSpaceDN/>
              <w:adjustRightInd/>
              <w:spacing w:before="0"/>
              <w:ind w:left="0" w:right="0"/>
              <w:jc w:val="center"/>
              <w:textAlignment w:val="auto"/>
              <w:rPr>
                <w:rFonts w:cs="Arial"/>
              </w:rPr>
            </w:pPr>
            <w:r>
              <w:rPr>
                <w:rFonts w:cs="Arial"/>
                <w:b/>
                <w:bCs/>
              </w:rPr>
              <w:t>Name</w:t>
            </w:r>
          </w:p>
        </w:tc>
        <w:tc>
          <w:tcPr>
            <w:tcW w:w="1440" w:type="dxa"/>
            <w:tcBorders>
              <w:bottom w:val="single" w:color="auto" w:sz="4" w:space="0"/>
            </w:tcBorders>
            <w:shd w:val="clear" w:color="auto" w:fill="D9D9D9"/>
            <w:vAlign w:val="center"/>
          </w:tcPr>
          <w:p w14:paraId="5474599C" wp14:textId="77777777">
            <w:pPr>
              <w:overflowPunct/>
              <w:autoSpaceDE/>
              <w:autoSpaceDN/>
              <w:adjustRightInd/>
              <w:spacing w:before="0"/>
              <w:ind w:left="0" w:right="0"/>
              <w:jc w:val="center"/>
              <w:textAlignment w:val="auto"/>
              <w:rPr>
                <w:rFonts w:cs="Arial"/>
              </w:rPr>
            </w:pPr>
            <w:r>
              <w:rPr>
                <w:rFonts w:cs="Arial"/>
                <w:b/>
                <w:bCs/>
              </w:rPr>
              <w:t>Designation</w:t>
            </w:r>
          </w:p>
        </w:tc>
        <w:tc>
          <w:tcPr>
            <w:tcW w:w="1440" w:type="dxa"/>
            <w:tcBorders>
              <w:bottom w:val="single" w:color="auto" w:sz="4" w:space="0"/>
            </w:tcBorders>
            <w:shd w:val="clear" w:color="auto" w:fill="D9D9D9"/>
            <w:vAlign w:val="center"/>
          </w:tcPr>
          <w:p w14:paraId="3C84E262" wp14:textId="77777777">
            <w:pPr>
              <w:overflowPunct/>
              <w:autoSpaceDE/>
              <w:autoSpaceDN/>
              <w:adjustRightInd/>
              <w:spacing w:before="0"/>
              <w:ind w:left="0" w:right="0"/>
              <w:jc w:val="center"/>
              <w:textAlignment w:val="auto"/>
              <w:rPr>
                <w:rFonts w:cs="Arial"/>
              </w:rPr>
            </w:pPr>
            <w:r>
              <w:rPr>
                <w:rFonts w:cs="Arial"/>
                <w:b/>
                <w:bCs/>
              </w:rPr>
              <w:t>Company / Department</w:t>
            </w:r>
          </w:p>
        </w:tc>
        <w:tc>
          <w:tcPr>
            <w:tcW w:w="1358" w:type="dxa"/>
            <w:tcBorders>
              <w:bottom w:val="single" w:color="auto" w:sz="4" w:space="0"/>
            </w:tcBorders>
            <w:shd w:val="clear" w:color="auto" w:fill="D9D9D9"/>
            <w:vAlign w:val="center"/>
          </w:tcPr>
          <w:p w14:paraId="693448DB" wp14:textId="77777777">
            <w:pPr>
              <w:overflowPunct/>
              <w:autoSpaceDE/>
              <w:autoSpaceDN/>
              <w:adjustRightInd/>
              <w:spacing w:before="0"/>
              <w:ind w:left="0" w:right="0"/>
              <w:jc w:val="center"/>
              <w:textAlignment w:val="auto"/>
              <w:rPr>
                <w:rFonts w:cs="Arial"/>
              </w:rPr>
            </w:pPr>
            <w:r>
              <w:rPr>
                <w:rFonts w:cs="Arial"/>
                <w:b/>
                <w:bCs/>
              </w:rPr>
              <w:t>Contact (Phone &amp; Email)</w:t>
            </w:r>
          </w:p>
        </w:tc>
      </w:tr>
      <w:tr xmlns:wp14="http://schemas.microsoft.com/office/word/2010/wordml" w14:paraId="498D9336"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97" w:hRule="atLeast"/>
        </w:trPr>
        <w:tc>
          <w:tcPr>
            <w:tcW w:w="1560" w:type="dxa"/>
            <w:vAlign w:val="center"/>
          </w:tcPr>
          <w:p w14:paraId="23CE900C" wp14:textId="77777777">
            <w:pPr>
              <w:pStyle w:val="13"/>
              <w:spacing w:before="60" w:after="60"/>
              <w:ind w:left="0" w:right="162"/>
              <w:rPr>
                <w:rFonts w:cs="Arial"/>
                <w:sz w:val="20"/>
              </w:rPr>
            </w:pPr>
            <w:r>
              <w:rPr>
                <w:rFonts w:cs="Arial"/>
                <w:sz w:val="20"/>
              </w:rPr>
              <w:t>Application ID Administrator</w:t>
            </w:r>
          </w:p>
        </w:tc>
        <w:tc>
          <w:tcPr>
            <w:tcW w:w="2760" w:type="dxa"/>
            <w:vAlign w:val="center"/>
          </w:tcPr>
          <w:p w14:paraId="11A5D701" wp14:textId="77777777">
            <w:pPr>
              <w:pStyle w:val="63"/>
              <w:numPr>
                <w:ilvl w:val="0"/>
                <w:numId w:val="0"/>
              </w:numPr>
              <w:tabs>
                <w:tab w:val="left" w:pos="792"/>
              </w:tabs>
              <w:snapToGrid w:val="0"/>
              <w:spacing w:after="0"/>
              <w:rPr>
                <w:rFonts w:cs="Arial"/>
                <w:szCs w:val="20"/>
              </w:rPr>
            </w:pPr>
            <w:r>
              <w:rPr>
                <w:rFonts w:cs="Arial"/>
                <w:szCs w:val="20"/>
              </w:rPr>
              <w:t>Responsible for user access</w:t>
            </w:r>
          </w:p>
        </w:tc>
        <w:tc>
          <w:tcPr>
            <w:tcW w:w="1634" w:type="dxa"/>
            <w:tcBorders>
              <w:top w:val="single" w:color="auto" w:sz="4" w:space="0"/>
            </w:tcBorders>
            <w:shd w:val="clear" w:color="auto" w:fill="auto"/>
            <w:vAlign w:val="center"/>
          </w:tcPr>
          <w:p w14:paraId="2CEA5F06" wp14:textId="77777777">
            <w:pPr>
              <w:spacing w:before="0"/>
              <w:ind w:left="0" w:right="0"/>
              <w:rPr>
                <w:rFonts w:cs="Arial"/>
              </w:rPr>
            </w:pPr>
            <w:r>
              <w:rPr>
                <w:rFonts w:cs="Arial"/>
              </w:rPr>
              <w:t>Alvin Pinto</w:t>
            </w:r>
          </w:p>
        </w:tc>
        <w:tc>
          <w:tcPr>
            <w:tcW w:w="1440" w:type="dxa"/>
            <w:tcBorders>
              <w:top w:val="single" w:color="auto" w:sz="4" w:space="0"/>
            </w:tcBorders>
            <w:shd w:val="clear" w:color="auto" w:fill="auto"/>
            <w:vAlign w:val="center"/>
          </w:tcPr>
          <w:p w14:paraId="04FB9504" wp14:textId="77777777">
            <w:pPr>
              <w:spacing w:before="0"/>
              <w:ind w:left="0" w:right="0"/>
              <w:rPr>
                <w:rFonts w:cs="Arial"/>
              </w:rPr>
            </w:pPr>
            <w:r>
              <w:rPr>
                <w:rFonts w:cs="Arial"/>
              </w:rPr>
              <w:t>Executive Engineer</w:t>
            </w:r>
          </w:p>
        </w:tc>
        <w:tc>
          <w:tcPr>
            <w:tcW w:w="1440" w:type="dxa"/>
            <w:tcBorders>
              <w:top w:val="single" w:color="auto" w:sz="4" w:space="0"/>
            </w:tcBorders>
            <w:shd w:val="clear" w:color="auto" w:fill="auto"/>
            <w:vAlign w:val="center"/>
          </w:tcPr>
          <w:p w14:paraId="21EF78AD" wp14:textId="77777777">
            <w:pPr>
              <w:spacing w:before="0"/>
              <w:ind w:left="0" w:right="0"/>
              <w:rPr>
                <w:rFonts w:cs="Arial"/>
                <w:bCs/>
                <w:iCs/>
                <w:color w:val="000000"/>
                <w:lang w:val="en-MY"/>
              </w:rPr>
            </w:pPr>
            <w:r>
              <w:rPr>
                <w:rFonts w:cs="Arial"/>
                <w:bCs/>
                <w:iCs/>
                <w:color w:val="000000"/>
                <w:lang w:val="en-MY"/>
              </w:rPr>
              <w:t>MAB/</w:t>
            </w:r>
            <w:r>
              <w:rPr>
                <w:rFonts w:cs="Arial"/>
              </w:rPr>
              <w:t xml:space="preserve"> OPS - Tech Ops Line Maintenance</w:t>
            </w:r>
          </w:p>
        </w:tc>
        <w:tc>
          <w:tcPr>
            <w:tcW w:w="1358" w:type="dxa"/>
            <w:tcBorders>
              <w:top w:val="single" w:color="auto" w:sz="4" w:space="0"/>
            </w:tcBorders>
            <w:shd w:val="clear" w:color="auto" w:fill="auto"/>
            <w:vAlign w:val="center"/>
          </w:tcPr>
          <w:p w14:paraId="2C534734" wp14:textId="77777777">
            <w:pPr>
              <w:spacing w:before="0"/>
              <w:ind w:left="0" w:right="0"/>
              <w:rPr>
                <w:rFonts w:cs="Arial"/>
              </w:rPr>
            </w:pPr>
            <w:r>
              <w:rPr>
                <w:rFonts w:cs="Arial"/>
                <w:bCs/>
                <w:iCs/>
                <w:color w:val="000000"/>
                <w:lang w:val="en-MY"/>
              </w:rPr>
              <w:t>0196737826</w:t>
            </w:r>
          </w:p>
        </w:tc>
      </w:tr>
      <w:tr xmlns:wp14="http://schemas.microsoft.com/office/word/2010/wordml" w14:paraId="1AC86839"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0" w:type="dxa"/>
            <w:vAlign w:val="center"/>
          </w:tcPr>
          <w:p w14:paraId="213F45E3" wp14:textId="77777777">
            <w:pPr>
              <w:pStyle w:val="13"/>
              <w:spacing w:before="60" w:after="60"/>
              <w:ind w:left="0" w:right="162"/>
              <w:rPr>
                <w:rFonts w:cs="Arial"/>
                <w:sz w:val="20"/>
              </w:rPr>
            </w:pPr>
            <w:r>
              <w:rPr>
                <w:rFonts w:cs="Arial"/>
                <w:sz w:val="20"/>
              </w:rPr>
              <w:t>AMS Support</w:t>
            </w:r>
          </w:p>
        </w:tc>
        <w:tc>
          <w:tcPr>
            <w:tcW w:w="2760" w:type="dxa"/>
            <w:vAlign w:val="center"/>
          </w:tcPr>
          <w:p w14:paraId="420AB69B" wp14:textId="77777777">
            <w:pPr>
              <w:pStyle w:val="63"/>
              <w:numPr>
                <w:ilvl w:val="0"/>
                <w:numId w:val="0"/>
              </w:numPr>
              <w:spacing w:after="0"/>
              <w:rPr>
                <w:rFonts w:cs="Arial"/>
                <w:szCs w:val="20"/>
              </w:rPr>
            </w:pPr>
            <w:r>
              <w:rPr>
                <w:rFonts w:cs="Arial"/>
                <w:szCs w:val="20"/>
              </w:rPr>
              <w:t>Responsible for entire application</w:t>
            </w:r>
          </w:p>
          <w:p w14:paraId="552C276D" wp14:textId="77777777">
            <w:pPr>
              <w:pStyle w:val="63"/>
              <w:numPr>
                <w:ilvl w:val="0"/>
                <w:numId w:val="0"/>
              </w:numPr>
              <w:spacing w:after="0"/>
              <w:ind w:left="357"/>
              <w:rPr>
                <w:rFonts w:cs="Arial"/>
                <w:szCs w:val="20"/>
              </w:rPr>
            </w:pPr>
          </w:p>
        </w:tc>
        <w:tc>
          <w:tcPr>
            <w:tcW w:w="1634" w:type="dxa"/>
            <w:shd w:val="clear" w:color="auto" w:fill="auto"/>
            <w:vAlign w:val="center"/>
          </w:tcPr>
          <w:p w14:paraId="64A1D97D" wp14:textId="77777777">
            <w:pPr>
              <w:spacing w:before="0"/>
              <w:ind w:left="0" w:right="0"/>
              <w:rPr>
                <w:rFonts w:cs="Arial"/>
              </w:rPr>
            </w:pPr>
            <w:r>
              <w:rPr>
                <w:rFonts w:cs="Arial"/>
              </w:rPr>
              <w:t>Rajashekar Reddy Kasireddy</w:t>
            </w:r>
          </w:p>
        </w:tc>
        <w:tc>
          <w:tcPr>
            <w:tcW w:w="1440" w:type="dxa"/>
            <w:shd w:val="clear" w:color="auto" w:fill="auto"/>
            <w:vAlign w:val="center"/>
          </w:tcPr>
          <w:p w14:paraId="2328ABD8" wp14:textId="77777777">
            <w:pPr>
              <w:spacing w:before="0"/>
              <w:ind w:left="0" w:right="0"/>
              <w:rPr>
                <w:rFonts w:cs="Arial"/>
              </w:rPr>
            </w:pPr>
            <w:r>
              <w:rPr>
                <w:rFonts w:cs="Arial"/>
              </w:rPr>
              <w:t>Module Lead</w:t>
            </w:r>
          </w:p>
          <w:p w14:paraId="1F8AFB83" wp14:textId="77777777">
            <w:pPr>
              <w:spacing w:before="0"/>
              <w:ind w:left="0" w:right="0"/>
              <w:rPr>
                <w:rFonts w:cs="Arial"/>
              </w:rPr>
            </w:pPr>
          </w:p>
        </w:tc>
        <w:tc>
          <w:tcPr>
            <w:tcW w:w="1440" w:type="dxa"/>
            <w:shd w:val="clear" w:color="auto" w:fill="auto"/>
            <w:vAlign w:val="center"/>
          </w:tcPr>
          <w:p w14:paraId="44337003" wp14:textId="77777777">
            <w:pPr>
              <w:spacing w:before="0"/>
              <w:ind w:left="0" w:right="0"/>
              <w:rPr>
                <w:rFonts w:cs="Arial"/>
              </w:rPr>
            </w:pPr>
            <w:r>
              <w:rPr>
                <w:rFonts w:cs="Arial"/>
              </w:rPr>
              <w:t>ATOS</w:t>
            </w:r>
          </w:p>
        </w:tc>
        <w:tc>
          <w:tcPr>
            <w:tcW w:w="1358" w:type="dxa"/>
            <w:shd w:val="clear" w:color="auto" w:fill="auto"/>
            <w:vAlign w:val="center"/>
          </w:tcPr>
          <w:p w14:paraId="4C33ADB1" wp14:textId="77777777">
            <w:pPr>
              <w:keepNext/>
              <w:spacing w:before="0"/>
              <w:ind w:left="0" w:right="0"/>
              <w:rPr>
                <w:rFonts w:cs="Arial"/>
              </w:rPr>
            </w:pPr>
            <w:r>
              <w:rPr>
                <w:rFonts w:cs="Arial"/>
                <w:sz w:val="18"/>
                <w:szCs w:val="18"/>
                <w:shd w:val="clear" w:color="auto" w:fill="FFFFFF"/>
              </w:rPr>
              <w:t>+601123464348</w:t>
            </w:r>
          </w:p>
        </w:tc>
      </w:tr>
    </w:tbl>
    <w:p xmlns:wp14="http://schemas.microsoft.com/office/word/2010/wordml" w14:paraId="51A08F85" wp14:textId="77777777">
      <w:pPr>
        <w:pStyle w:val="19"/>
        <w:jc w:val="center"/>
      </w:pPr>
      <w:r>
        <w:t xml:space="preserve">Table </w:t>
      </w:r>
      <w:r>
        <w:fldChar w:fldCharType="begin"/>
      </w:r>
      <w:r>
        <w:instrText xml:space="preserve"> SEQ Table \* ARABIC </w:instrText>
      </w:r>
      <w:r>
        <w:fldChar w:fldCharType="separate"/>
      </w:r>
      <w:r>
        <w:t>5</w:t>
      </w:r>
      <w:r>
        <w:fldChar w:fldCharType="end"/>
      </w:r>
    </w:p>
    <w:p xmlns:wp14="http://schemas.microsoft.com/office/word/2010/wordml" w14:paraId="474F7234" wp14:textId="77777777">
      <w:pPr>
        <w:pStyle w:val="13"/>
        <w:ind w:left="720"/>
        <w:rPr>
          <w:rFonts w:cs="Arial"/>
          <w:i/>
          <w:color w:val="0000FF"/>
          <w:sz w:val="20"/>
        </w:rPr>
      </w:pPr>
      <w:r>
        <w:rPr>
          <w:rFonts w:cs="Arial"/>
          <w:sz w:val="20"/>
        </w:rPr>
        <w:t>*Note: Proper handover must be performed if there is any change to the above roles and the matrix will be updated accordingly.</w:t>
      </w:r>
    </w:p>
    <w:p xmlns:wp14="http://schemas.microsoft.com/office/word/2010/wordml" w14:paraId="5383CB01" wp14:textId="77777777">
      <w:pPr>
        <w:pStyle w:val="2"/>
        <w:pageBreakBefore/>
        <w:tabs>
          <w:tab w:val="left" w:pos="720"/>
        </w:tabs>
        <w:overflowPunct/>
        <w:autoSpaceDE/>
        <w:autoSpaceDN/>
        <w:adjustRightInd/>
        <w:spacing w:before="240"/>
        <w:ind w:left="0" w:right="0" w:firstLine="0"/>
        <w:textAlignment w:val="auto"/>
        <w:rPr>
          <w:rFonts w:cs="Arial"/>
          <w:caps/>
          <w:sz w:val="20"/>
        </w:rPr>
      </w:pPr>
      <w:bookmarkStart w:name="_Toc503346547" w:id="1217598375"/>
      <w:r>
        <w:rPr>
          <w:rFonts w:cs="Arial"/>
          <w:caps/>
          <w:sz w:val="20"/>
        </w:rPr>
        <w:t>4.6</w:t>
      </w:r>
      <w:r>
        <w:rPr>
          <w:rFonts w:cs="Arial"/>
          <w:caps/>
          <w:sz w:val="20"/>
        </w:rPr>
        <w:tab/>
      </w:r>
      <w:r>
        <w:rPr>
          <w:rFonts w:cs="Arial"/>
          <w:caps/>
          <w:sz w:val="20"/>
        </w:rPr>
        <w:t>Technical specifications</w:t>
      </w:r>
      <w:bookmarkEnd w:id="1217598375"/>
    </w:p>
    <w:p xmlns:wp14="http://schemas.microsoft.com/office/word/2010/wordml" w14:paraId="68342FE7" wp14:textId="77777777">
      <w:pPr>
        <w:rPr>
          <w:lang w:val="en-GB"/>
        </w:rPr>
      </w:pPr>
    </w:p>
    <w:p xmlns:wp14="http://schemas.microsoft.com/office/word/2010/wordml" w14:paraId="3A948DBE" wp14:textId="77777777">
      <w:pPr>
        <w:pStyle w:val="3"/>
      </w:pPr>
      <w:bookmarkStart w:name="_Toc503346548" w:id="1026268408"/>
      <w:r>
        <w:t>4.6.1</w:t>
      </w:r>
      <w:r>
        <w:tab/>
      </w:r>
      <w:r>
        <w:t>Hardware specifications</w:t>
      </w:r>
      <w:bookmarkEnd w:id="1026268408"/>
    </w:p>
    <w:p xmlns:wp14="http://schemas.microsoft.com/office/word/2010/wordml" w14:paraId="40776332" wp14:textId="77777777">
      <w:pPr>
        <w:pStyle w:val="3"/>
      </w:pPr>
    </w:p>
    <w:tbl>
      <w:tblPr>
        <w:tblStyle w:val="42"/>
        <w:tblW w:w="7540" w:type="dxa"/>
        <w:tblInd w:w="749" w:type="dxa"/>
        <w:tblLayout w:type="fixed"/>
        <w:tblCellMar>
          <w:top w:w="0" w:type="dxa"/>
          <w:left w:w="108" w:type="dxa"/>
          <w:bottom w:w="0" w:type="dxa"/>
          <w:right w:w="108" w:type="dxa"/>
        </w:tblCellMar>
      </w:tblPr>
      <w:tblGrid>
        <w:gridCol w:w="2280"/>
        <w:gridCol w:w="5260"/>
      </w:tblGrid>
      <w:tr xmlns:wp14="http://schemas.microsoft.com/office/word/2010/wordml" w14:paraId="2127C831" wp14:textId="77777777">
        <w:tblPrEx>
          <w:tblCellMar>
            <w:top w:w="0" w:type="dxa"/>
            <w:left w:w="108" w:type="dxa"/>
            <w:bottom w:w="0" w:type="dxa"/>
            <w:right w:w="108" w:type="dxa"/>
          </w:tblCellMar>
        </w:tblPrEx>
        <w:trPr>
          <w:trHeight w:val="2295" w:hRule="atLeast"/>
        </w:trPr>
        <w:tc>
          <w:tcPr>
            <w:tcW w:w="2280" w:type="dxa"/>
            <w:tcBorders>
              <w:top w:val="single" w:color="auto" w:sz="4" w:space="0"/>
              <w:left w:val="single" w:color="auto" w:sz="4" w:space="0"/>
              <w:bottom w:val="single" w:color="auto" w:sz="4" w:space="0"/>
              <w:right w:val="single" w:color="auto" w:sz="4" w:space="0"/>
            </w:tcBorders>
            <w:shd w:val="clear" w:color="auto" w:fill="auto"/>
            <w:noWrap/>
            <w:vAlign w:val="center"/>
          </w:tcPr>
          <w:p w14:paraId="07D8AEB8" wp14:textId="77777777">
            <w:pPr>
              <w:overflowPunct/>
              <w:autoSpaceDE/>
              <w:autoSpaceDN/>
              <w:adjustRightInd/>
              <w:spacing w:before="0"/>
              <w:ind w:left="0" w:right="0"/>
              <w:textAlignment w:val="auto"/>
              <w:rPr>
                <w:rFonts w:cs="Arial"/>
                <w:color w:val="000000"/>
              </w:rPr>
            </w:pPr>
            <w:r>
              <w:rPr>
                <w:rFonts w:cs="Arial"/>
                <w:color w:val="000000"/>
              </w:rPr>
              <w:t>Production Application Server</w:t>
            </w:r>
          </w:p>
        </w:tc>
        <w:tc>
          <w:tcPr>
            <w:tcW w:w="5260" w:type="dxa"/>
            <w:tcBorders>
              <w:top w:val="single" w:color="auto" w:sz="4" w:space="0"/>
              <w:left w:val="nil"/>
              <w:bottom w:val="single" w:color="auto" w:sz="4" w:space="0"/>
              <w:right w:val="single" w:color="auto" w:sz="4" w:space="0"/>
            </w:tcBorders>
            <w:shd w:val="clear" w:color="auto" w:fill="auto"/>
            <w:vAlign w:val="center"/>
          </w:tcPr>
          <w:p w14:paraId="25B9897C" wp14:textId="77777777">
            <w:pPr>
              <w:overflowPunct/>
              <w:autoSpaceDE/>
              <w:autoSpaceDN/>
              <w:adjustRightInd/>
              <w:spacing w:before="0"/>
              <w:ind w:left="0" w:right="0"/>
              <w:textAlignment w:val="auto"/>
              <w:rPr>
                <w:rFonts w:cs="Arial"/>
                <w:color w:val="000000"/>
              </w:rPr>
            </w:pPr>
            <w:r>
              <w:rPr>
                <w:rFonts w:cs="Arial"/>
                <w:color w:val="000000"/>
              </w:rPr>
              <w:t>Hostname : MASG-1MFMIGAPP1</w:t>
            </w:r>
            <w:r>
              <w:rPr>
                <w:rFonts w:cs="Arial"/>
                <w:color w:val="000000"/>
              </w:rPr>
              <w:br w:type="textWrapping"/>
            </w:r>
            <w:r>
              <w:rPr>
                <w:rFonts w:cs="Arial"/>
                <w:color w:val="000000"/>
              </w:rPr>
              <w:t>IP Address : 10.221.4.18</w:t>
            </w:r>
          </w:p>
          <w:p w14:paraId="2E125CBE" wp14:textId="77777777">
            <w:pPr>
              <w:overflowPunct/>
              <w:autoSpaceDE/>
              <w:autoSpaceDN/>
              <w:adjustRightInd/>
              <w:spacing w:before="0"/>
              <w:ind w:left="0" w:right="0"/>
              <w:textAlignment w:val="auto"/>
              <w:rPr>
                <w:rFonts w:cs="Arial"/>
                <w:color w:val="000000"/>
              </w:rPr>
            </w:pPr>
            <w:r>
              <w:rPr>
                <w:rFonts w:cs="Arial"/>
                <w:color w:val="000000"/>
              </w:rPr>
              <w:t>Public Cloud : Singapore</w:t>
            </w:r>
            <w:r>
              <w:rPr>
                <w:rFonts w:cs="Arial"/>
                <w:color w:val="000000"/>
              </w:rPr>
              <w:br w:type="textWrapping"/>
            </w:r>
            <w:r>
              <w:rPr>
                <w:rFonts w:cs="Arial"/>
                <w:color w:val="000000"/>
              </w:rPr>
              <w:t>Azure VM Size : Standard A2_v2 (2 cores, 4 GB memory)</w:t>
            </w:r>
            <w:r>
              <w:rPr>
                <w:rFonts w:cs="Arial"/>
                <w:color w:val="000000"/>
              </w:rPr>
              <w:br w:type="textWrapping"/>
            </w:r>
            <w:r>
              <w:rPr>
                <w:rFonts w:cs="Arial"/>
                <w:color w:val="000000"/>
              </w:rPr>
              <w:t>OS Version : RHEL 7.2</w:t>
            </w:r>
            <w:r>
              <w:rPr>
                <w:rFonts w:cs="Arial"/>
                <w:color w:val="000000"/>
              </w:rPr>
              <w:br w:type="textWrapping"/>
            </w:r>
            <w:r>
              <w:rPr>
                <w:rFonts w:cs="Arial"/>
                <w:color w:val="000000"/>
              </w:rPr>
              <w:t>CPU : 2</w:t>
            </w:r>
            <w:r>
              <w:rPr>
                <w:rFonts w:cs="Arial"/>
                <w:color w:val="000000"/>
              </w:rPr>
              <w:br w:type="textWrapping"/>
            </w:r>
            <w:r>
              <w:rPr>
                <w:rFonts w:cs="Arial"/>
                <w:color w:val="000000"/>
              </w:rPr>
              <w:t>Memory (GB) : 4</w:t>
            </w:r>
            <w:r>
              <w:rPr>
                <w:rFonts w:cs="Arial"/>
                <w:color w:val="000000"/>
              </w:rPr>
              <w:br w:type="textWrapping"/>
            </w:r>
            <w:r>
              <w:rPr>
                <w:rFonts w:cs="Arial"/>
                <w:color w:val="000000"/>
              </w:rPr>
              <w:t>SWAP (GB) : 8</w:t>
            </w:r>
          </w:p>
        </w:tc>
      </w:tr>
      <w:tr xmlns:wp14="http://schemas.microsoft.com/office/word/2010/wordml" w14:paraId="5FF92619" wp14:textId="77777777">
        <w:tblPrEx>
          <w:tblCellMar>
            <w:top w:w="0" w:type="dxa"/>
            <w:left w:w="108" w:type="dxa"/>
            <w:bottom w:w="0" w:type="dxa"/>
            <w:right w:w="108" w:type="dxa"/>
          </w:tblCellMar>
        </w:tblPrEx>
        <w:trPr>
          <w:trHeight w:val="2295" w:hRule="atLeast"/>
        </w:trPr>
        <w:tc>
          <w:tcPr>
            <w:tcW w:w="2280" w:type="dxa"/>
            <w:tcBorders>
              <w:top w:val="nil"/>
              <w:left w:val="single" w:color="auto" w:sz="4" w:space="0"/>
              <w:bottom w:val="single" w:color="auto" w:sz="4" w:space="0"/>
              <w:right w:val="single" w:color="auto" w:sz="4" w:space="0"/>
            </w:tcBorders>
            <w:shd w:val="clear" w:color="auto" w:fill="auto"/>
            <w:noWrap/>
            <w:vAlign w:val="center"/>
          </w:tcPr>
          <w:p w14:paraId="3D8A01F6" wp14:textId="77777777">
            <w:pPr>
              <w:overflowPunct/>
              <w:autoSpaceDE/>
              <w:autoSpaceDN/>
              <w:adjustRightInd/>
              <w:spacing w:before="0"/>
              <w:ind w:left="0" w:right="0"/>
              <w:textAlignment w:val="auto"/>
              <w:rPr>
                <w:rFonts w:cs="Arial"/>
                <w:color w:val="000000"/>
              </w:rPr>
            </w:pPr>
            <w:r>
              <w:rPr>
                <w:rFonts w:cs="Arial"/>
                <w:color w:val="000000"/>
              </w:rPr>
              <w:t>Production Database Server</w:t>
            </w:r>
          </w:p>
        </w:tc>
        <w:tc>
          <w:tcPr>
            <w:tcW w:w="5260" w:type="dxa"/>
            <w:tcBorders>
              <w:top w:val="nil"/>
              <w:left w:val="nil"/>
              <w:bottom w:val="single" w:color="auto" w:sz="4" w:space="0"/>
              <w:right w:val="single" w:color="auto" w:sz="4" w:space="0"/>
            </w:tcBorders>
            <w:shd w:val="clear" w:color="auto" w:fill="auto"/>
            <w:vAlign w:val="center"/>
          </w:tcPr>
          <w:p w14:paraId="1C7C5139" wp14:textId="77777777">
            <w:pPr>
              <w:overflowPunct/>
              <w:autoSpaceDE/>
              <w:autoSpaceDN/>
              <w:adjustRightInd/>
              <w:spacing w:before="0"/>
              <w:ind w:left="0" w:right="0"/>
              <w:textAlignment w:val="auto"/>
              <w:rPr>
                <w:rFonts w:cs="Arial"/>
                <w:color w:val="000000"/>
              </w:rPr>
            </w:pPr>
            <w:r>
              <w:rPr>
                <w:rFonts w:cs="Arial"/>
                <w:color w:val="000000"/>
              </w:rPr>
              <w:t>Hostname : MASG-1MFMIGDB1</w:t>
            </w:r>
            <w:r>
              <w:rPr>
                <w:rFonts w:cs="Arial"/>
                <w:color w:val="000000"/>
              </w:rPr>
              <w:br w:type="textWrapping"/>
            </w:r>
            <w:r>
              <w:rPr>
                <w:rFonts w:cs="Arial"/>
                <w:color w:val="000000"/>
              </w:rPr>
              <w:t>IP Address : 10.221.6.10</w:t>
            </w:r>
          </w:p>
          <w:p w14:paraId="543EDB00" wp14:textId="77777777">
            <w:pPr>
              <w:overflowPunct/>
              <w:autoSpaceDE/>
              <w:autoSpaceDN/>
              <w:adjustRightInd/>
              <w:spacing w:before="0"/>
              <w:ind w:left="0" w:right="0"/>
              <w:textAlignment w:val="auto"/>
              <w:rPr>
                <w:rFonts w:cs="Arial"/>
                <w:color w:val="000000"/>
              </w:rPr>
            </w:pPr>
            <w:r>
              <w:rPr>
                <w:rFonts w:cs="Arial"/>
                <w:color w:val="000000"/>
              </w:rPr>
              <w:t>Public Cloud : Singapore</w:t>
            </w:r>
            <w:r>
              <w:rPr>
                <w:rFonts w:cs="Arial"/>
                <w:color w:val="000000"/>
              </w:rPr>
              <w:br w:type="textWrapping"/>
            </w:r>
            <w:r>
              <w:rPr>
                <w:rFonts w:cs="Arial"/>
                <w:color w:val="000000"/>
              </w:rPr>
              <w:t>Azure VM Size : Standard A2_v2 (2 cores, 4 GB memory)</w:t>
            </w:r>
            <w:r>
              <w:rPr>
                <w:rFonts w:cs="Arial"/>
                <w:color w:val="000000"/>
              </w:rPr>
              <w:br w:type="textWrapping"/>
            </w:r>
            <w:r>
              <w:rPr>
                <w:rFonts w:cs="Arial"/>
                <w:color w:val="000000"/>
              </w:rPr>
              <w:t>OS Version : RHEL 7.2</w:t>
            </w:r>
            <w:r>
              <w:rPr>
                <w:rFonts w:cs="Arial"/>
                <w:color w:val="000000"/>
              </w:rPr>
              <w:br w:type="textWrapping"/>
            </w:r>
            <w:r>
              <w:rPr>
                <w:rFonts w:cs="Arial"/>
                <w:color w:val="000000"/>
              </w:rPr>
              <w:t>CPU : 2</w:t>
            </w:r>
            <w:r>
              <w:rPr>
                <w:rFonts w:cs="Arial"/>
                <w:color w:val="000000"/>
              </w:rPr>
              <w:br w:type="textWrapping"/>
            </w:r>
            <w:r>
              <w:rPr>
                <w:rFonts w:cs="Arial"/>
                <w:color w:val="000000"/>
              </w:rPr>
              <w:t>Memory (GB) : 4</w:t>
            </w:r>
            <w:r>
              <w:rPr>
                <w:rFonts w:cs="Arial"/>
                <w:color w:val="000000"/>
              </w:rPr>
              <w:br w:type="textWrapping"/>
            </w:r>
            <w:r>
              <w:rPr>
                <w:rFonts w:cs="Arial"/>
                <w:color w:val="000000"/>
              </w:rPr>
              <w:t>SWAP (GB) : 8</w:t>
            </w:r>
          </w:p>
        </w:tc>
      </w:tr>
      <w:tr xmlns:wp14="http://schemas.microsoft.com/office/word/2010/wordml" w14:paraId="4FF2BE73" wp14:textId="77777777">
        <w:tblPrEx>
          <w:tblCellMar>
            <w:top w:w="0" w:type="dxa"/>
            <w:left w:w="108" w:type="dxa"/>
            <w:bottom w:w="0" w:type="dxa"/>
            <w:right w:w="108" w:type="dxa"/>
          </w:tblCellMar>
        </w:tblPrEx>
        <w:trPr>
          <w:trHeight w:val="2295" w:hRule="atLeast"/>
        </w:trPr>
        <w:tc>
          <w:tcPr>
            <w:tcW w:w="2280" w:type="dxa"/>
            <w:tcBorders>
              <w:top w:val="nil"/>
              <w:left w:val="single" w:color="auto" w:sz="4" w:space="0"/>
              <w:bottom w:val="single" w:color="auto" w:sz="4" w:space="0"/>
              <w:right w:val="single" w:color="auto" w:sz="4" w:space="0"/>
            </w:tcBorders>
            <w:shd w:val="clear" w:color="auto" w:fill="auto"/>
            <w:noWrap/>
            <w:vAlign w:val="center"/>
          </w:tcPr>
          <w:p w14:paraId="12551E6C" wp14:textId="77777777">
            <w:pPr>
              <w:overflowPunct/>
              <w:autoSpaceDE/>
              <w:autoSpaceDN/>
              <w:adjustRightInd/>
              <w:spacing w:before="0"/>
              <w:ind w:left="0" w:right="0"/>
              <w:textAlignment w:val="auto"/>
              <w:rPr>
                <w:rFonts w:cs="Arial"/>
                <w:color w:val="000000"/>
              </w:rPr>
            </w:pPr>
            <w:r>
              <w:rPr>
                <w:rFonts w:cs="Arial"/>
                <w:color w:val="000000"/>
              </w:rPr>
              <w:t>UAT Application Server</w:t>
            </w:r>
          </w:p>
        </w:tc>
        <w:tc>
          <w:tcPr>
            <w:tcW w:w="5260" w:type="dxa"/>
            <w:tcBorders>
              <w:top w:val="nil"/>
              <w:left w:val="nil"/>
              <w:bottom w:val="single" w:color="auto" w:sz="4" w:space="0"/>
              <w:right w:val="single" w:color="auto" w:sz="4" w:space="0"/>
            </w:tcBorders>
            <w:shd w:val="clear" w:color="auto" w:fill="auto"/>
            <w:vAlign w:val="center"/>
          </w:tcPr>
          <w:p w14:paraId="08F31542" wp14:textId="77777777">
            <w:pPr>
              <w:overflowPunct/>
              <w:autoSpaceDE/>
              <w:autoSpaceDN/>
              <w:adjustRightInd/>
              <w:spacing w:before="0"/>
              <w:ind w:left="0" w:right="0"/>
              <w:textAlignment w:val="auto"/>
              <w:rPr>
                <w:rFonts w:cs="Arial"/>
                <w:color w:val="000000"/>
              </w:rPr>
            </w:pPr>
            <w:r>
              <w:rPr>
                <w:rFonts w:cs="Arial"/>
                <w:color w:val="000000"/>
              </w:rPr>
              <w:t>Hostname : MASG-3MFMIGAPP-LX</w:t>
            </w:r>
            <w:r>
              <w:rPr>
                <w:rFonts w:cs="Arial"/>
                <w:color w:val="000000"/>
              </w:rPr>
              <w:br w:type="textWrapping"/>
            </w:r>
            <w:r>
              <w:rPr>
                <w:rFonts w:cs="Arial"/>
                <w:color w:val="000000"/>
              </w:rPr>
              <w:t>IP Address : 10.221.12.20</w:t>
            </w:r>
          </w:p>
          <w:p w14:paraId="2C91EAD6" wp14:textId="77777777">
            <w:pPr>
              <w:overflowPunct/>
              <w:autoSpaceDE/>
              <w:autoSpaceDN/>
              <w:adjustRightInd/>
              <w:spacing w:before="0"/>
              <w:ind w:left="0" w:right="0"/>
              <w:textAlignment w:val="auto"/>
              <w:rPr>
                <w:rFonts w:cs="Arial"/>
                <w:color w:val="000000"/>
              </w:rPr>
            </w:pPr>
            <w:r>
              <w:rPr>
                <w:rFonts w:cs="Arial"/>
                <w:color w:val="000000"/>
              </w:rPr>
              <w:t>Public Cloud : Singapore</w:t>
            </w:r>
            <w:r>
              <w:rPr>
                <w:rFonts w:cs="Arial"/>
                <w:color w:val="000000"/>
              </w:rPr>
              <w:br w:type="textWrapping"/>
            </w:r>
            <w:r>
              <w:rPr>
                <w:rFonts w:cs="Arial"/>
                <w:color w:val="000000"/>
              </w:rPr>
              <w:t>Azure VM Size : Standard A2_v2 (2 cores, 4 GB memory)</w:t>
            </w:r>
            <w:r>
              <w:rPr>
                <w:rFonts w:cs="Arial"/>
                <w:color w:val="000000"/>
              </w:rPr>
              <w:br w:type="textWrapping"/>
            </w:r>
            <w:r>
              <w:rPr>
                <w:rFonts w:cs="Arial"/>
                <w:color w:val="000000"/>
              </w:rPr>
              <w:t>OS Version : RHEL 7.2</w:t>
            </w:r>
            <w:r>
              <w:rPr>
                <w:rFonts w:cs="Arial"/>
                <w:color w:val="000000"/>
              </w:rPr>
              <w:br w:type="textWrapping"/>
            </w:r>
            <w:r>
              <w:rPr>
                <w:rFonts w:cs="Arial"/>
                <w:color w:val="000000"/>
              </w:rPr>
              <w:t>CPU : 2</w:t>
            </w:r>
            <w:r>
              <w:rPr>
                <w:rFonts w:cs="Arial"/>
                <w:color w:val="000000"/>
              </w:rPr>
              <w:br w:type="textWrapping"/>
            </w:r>
            <w:r>
              <w:rPr>
                <w:rFonts w:cs="Arial"/>
                <w:color w:val="000000"/>
              </w:rPr>
              <w:t>Memory (GB) : 4</w:t>
            </w:r>
            <w:r>
              <w:rPr>
                <w:rFonts w:cs="Arial"/>
                <w:color w:val="000000"/>
              </w:rPr>
              <w:br w:type="textWrapping"/>
            </w:r>
            <w:r>
              <w:rPr>
                <w:rFonts w:cs="Arial"/>
                <w:color w:val="000000"/>
              </w:rPr>
              <w:t>SWAP (GB) : 8</w:t>
            </w:r>
          </w:p>
        </w:tc>
      </w:tr>
      <w:tr xmlns:wp14="http://schemas.microsoft.com/office/word/2010/wordml" w14:paraId="56D301DC" wp14:textId="77777777">
        <w:tblPrEx>
          <w:tblCellMar>
            <w:top w:w="0" w:type="dxa"/>
            <w:left w:w="108" w:type="dxa"/>
            <w:bottom w:w="0" w:type="dxa"/>
            <w:right w:w="108" w:type="dxa"/>
          </w:tblCellMar>
        </w:tblPrEx>
        <w:trPr>
          <w:trHeight w:val="2295" w:hRule="atLeast"/>
        </w:trPr>
        <w:tc>
          <w:tcPr>
            <w:tcW w:w="2280" w:type="dxa"/>
            <w:tcBorders>
              <w:top w:val="nil"/>
              <w:left w:val="single" w:color="auto" w:sz="4" w:space="0"/>
              <w:bottom w:val="single" w:color="auto" w:sz="4" w:space="0"/>
              <w:right w:val="single" w:color="auto" w:sz="4" w:space="0"/>
            </w:tcBorders>
            <w:shd w:val="clear" w:color="auto" w:fill="auto"/>
            <w:noWrap/>
            <w:vAlign w:val="center"/>
          </w:tcPr>
          <w:p w14:paraId="1E833979" wp14:textId="77777777">
            <w:pPr>
              <w:overflowPunct/>
              <w:autoSpaceDE/>
              <w:autoSpaceDN/>
              <w:adjustRightInd/>
              <w:spacing w:before="0"/>
              <w:ind w:left="0" w:right="0"/>
              <w:textAlignment w:val="auto"/>
              <w:rPr>
                <w:rFonts w:cs="Arial"/>
                <w:color w:val="000000"/>
              </w:rPr>
            </w:pPr>
            <w:r>
              <w:rPr>
                <w:rFonts w:cs="Arial"/>
                <w:color w:val="000000"/>
              </w:rPr>
              <w:t>UAT Database Server</w:t>
            </w:r>
          </w:p>
        </w:tc>
        <w:tc>
          <w:tcPr>
            <w:tcW w:w="5260" w:type="dxa"/>
            <w:tcBorders>
              <w:top w:val="nil"/>
              <w:left w:val="nil"/>
              <w:bottom w:val="single" w:color="auto" w:sz="4" w:space="0"/>
              <w:right w:val="single" w:color="auto" w:sz="4" w:space="0"/>
            </w:tcBorders>
            <w:shd w:val="clear" w:color="auto" w:fill="auto"/>
            <w:vAlign w:val="center"/>
          </w:tcPr>
          <w:p w14:paraId="72AC7D9D" wp14:textId="77777777">
            <w:pPr>
              <w:keepNext/>
              <w:overflowPunct/>
              <w:autoSpaceDE/>
              <w:autoSpaceDN/>
              <w:adjustRightInd/>
              <w:spacing w:before="0"/>
              <w:ind w:left="0" w:right="0"/>
              <w:textAlignment w:val="auto"/>
              <w:rPr>
                <w:rFonts w:cs="Arial"/>
                <w:color w:val="000000"/>
              </w:rPr>
            </w:pPr>
            <w:r>
              <w:rPr>
                <w:rFonts w:cs="Arial"/>
                <w:color w:val="000000"/>
              </w:rPr>
              <w:t>Hostname : MASG-3MFMIGDB-LX</w:t>
            </w:r>
            <w:r>
              <w:rPr>
                <w:rFonts w:cs="Arial"/>
                <w:color w:val="000000"/>
              </w:rPr>
              <w:br w:type="textWrapping"/>
            </w:r>
            <w:r>
              <w:rPr>
                <w:rFonts w:cs="Arial"/>
                <w:color w:val="000000"/>
              </w:rPr>
              <w:t>IP Address : 10.221.14.14</w:t>
            </w:r>
          </w:p>
          <w:p w14:paraId="25115988" wp14:textId="77777777">
            <w:pPr>
              <w:keepNext/>
              <w:overflowPunct/>
              <w:autoSpaceDE/>
              <w:autoSpaceDN/>
              <w:adjustRightInd/>
              <w:spacing w:before="0"/>
              <w:ind w:left="0" w:right="0"/>
              <w:textAlignment w:val="auto"/>
              <w:rPr>
                <w:rFonts w:cs="Arial"/>
                <w:color w:val="000000"/>
              </w:rPr>
            </w:pPr>
            <w:r>
              <w:rPr>
                <w:rFonts w:cs="Arial"/>
                <w:color w:val="000000"/>
              </w:rPr>
              <w:t>Public Cloud : Singapore</w:t>
            </w:r>
            <w:r>
              <w:rPr>
                <w:rFonts w:cs="Arial"/>
                <w:color w:val="000000"/>
              </w:rPr>
              <w:br w:type="textWrapping"/>
            </w:r>
            <w:r>
              <w:rPr>
                <w:rFonts w:cs="Arial"/>
                <w:color w:val="000000"/>
              </w:rPr>
              <w:t>Azure VM Size : Standard A2_v2 (2 cores, 4 GB memory)</w:t>
            </w:r>
            <w:r>
              <w:rPr>
                <w:rFonts w:cs="Arial"/>
                <w:color w:val="000000"/>
              </w:rPr>
              <w:br w:type="textWrapping"/>
            </w:r>
            <w:r>
              <w:rPr>
                <w:rFonts w:cs="Arial"/>
                <w:color w:val="000000"/>
              </w:rPr>
              <w:t>OS Version : RHEL 7.2</w:t>
            </w:r>
            <w:r>
              <w:rPr>
                <w:rFonts w:cs="Arial"/>
                <w:color w:val="000000"/>
              </w:rPr>
              <w:br w:type="textWrapping"/>
            </w:r>
            <w:r>
              <w:rPr>
                <w:rFonts w:cs="Arial"/>
                <w:color w:val="000000"/>
              </w:rPr>
              <w:t>CPU : 2</w:t>
            </w:r>
            <w:r>
              <w:rPr>
                <w:rFonts w:cs="Arial"/>
                <w:color w:val="000000"/>
              </w:rPr>
              <w:br w:type="textWrapping"/>
            </w:r>
            <w:r>
              <w:rPr>
                <w:rFonts w:cs="Arial"/>
                <w:color w:val="000000"/>
              </w:rPr>
              <w:t>Memory (GB) : 4</w:t>
            </w:r>
            <w:r>
              <w:rPr>
                <w:rFonts w:cs="Arial"/>
                <w:color w:val="000000"/>
              </w:rPr>
              <w:br w:type="textWrapping"/>
            </w:r>
            <w:r>
              <w:rPr>
                <w:rFonts w:cs="Arial"/>
                <w:color w:val="000000"/>
              </w:rPr>
              <w:t>SWAP (GB) : 8</w:t>
            </w:r>
          </w:p>
        </w:tc>
      </w:tr>
    </w:tbl>
    <w:p xmlns:wp14="http://schemas.microsoft.com/office/word/2010/wordml" w14:paraId="30FEF26E" wp14:textId="77777777">
      <w:pPr>
        <w:pStyle w:val="19"/>
        <w:jc w:val="center"/>
        <w:rPr>
          <w:rFonts w:cs="Arial"/>
          <w:iCs w:val="0"/>
        </w:rPr>
      </w:pPr>
      <w:r>
        <w:t xml:space="preserve">Table </w:t>
      </w:r>
      <w:r>
        <w:fldChar w:fldCharType="begin"/>
      </w:r>
      <w:r>
        <w:instrText xml:space="preserve"> SEQ Table \* ARABIC </w:instrText>
      </w:r>
      <w:r>
        <w:fldChar w:fldCharType="separate"/>
      </w:r>
      <w:r>
        <w:t>6</w:t>
      </w:r>
      <w:r>
        <w:fldChar w:fldCharType="end"/>
      </w:r>
    </w:p>
    <w:p xmlns:wp14="http://schemas.microsoft.com/office/word/2010/wordml" w14:paraId="107E9FD5" wp14:textId="77777777">
      <w:pPr>
        <w:pStyle w:val="13"/>
        <w:rPr>
          <w:rFonts w:cs="Arial"/>
          <w:iCs/>
          <w:sz w:val="20"/>
        </w:rPr>
      </w:pPr>
    </w:p>
    <w:p xmlns:wp14="http://schemas.microsoft.com/office/word/2010/wordml" w14:paraId="564A82CB" wp14:textId="77777777">
      <w:pPr>
        <w:pStyle w:val="13"/>
        <w:rPr>
          <w:rFonts w:cs="Arial"/>
          <w:iCs/>
          <w:sz w:val="20"/>
        </w:rPr>
      </w:pPr>
    </w:p>
    <w:p xmlns:wp14="http://schemas.microsoft.com/office/word/2010/wordml" w14:paraId="3CE28D4A" wp14:textId="77777777">
      <w:pPr>
        <w:pStyle w:val="13"/>
        <w:rPr>
          <w:rFonts w:cs="Arial"/>
          <w:iCs/>
          <w:sz w:val="20"/>
        </w:rPr>
      </w:pPr>
    </w:p>
    <w:p xmlns:wp14="http://schemas.microsoft.com/office/word/2010/wordml" w14:paraId="03E60B2D" wp14:textId="77777777">
      <w:pPr>
        <w:pStyle w:val="13"/>
        <w:rPr>
          <w:rFonts w:cs="Arial"/>
          <w:iCs/>
          <w:sz w:val="20"/>
        </w:rPr>
      </w:pPr>
    </w:p>
    <w:p xmlns:wp14="http://schemas.microsoft.com/office/word/2010/wordml" w14:paraId="41A1092D" wp14:textId="77777777">
      <w:pPr>
        <w:pStyle w:val="13"/>
        <w:rPr>
          <w:rFonts w:cs="Arial"/>
          <w:iCs/>
          <w:sz w:val="20"/>
        </w:rPr>
      </w:pPr>
    </w:p>
    <w:p xmlns:wp14="http://schemas.microsoft.com/office/word/2010/wordml" w14:paraId="03CC5A65" wp14:textId="77777777">
      <w:pPr>
        <w:pStyle w:val="13"/>
        <w:rPr>
          <w:rFonts w:cs="Arial"/>
          <w:iCs/>
          <w:sz w:val="20"/>
        </w:rPr>
      </w:pPr>
    </w:p>
    <w:p xmlns:wp14="http://schemas.microsoft.com/office/word/2010/wordml" w14:paraId="0ADAE7A9" wp14:textId="77777777">
      <w:pPr>
        <w:pStyle w:val="3"/>
      </w:pPr>
      <w:bookmarkStart w:name="_Toc503346549" w:id="987018071"/>
      <w:r>
        <w:t>4.6.2</w:t>
      </w:r>
      <w:r>
        <w:tab/>
      </w:r>
      <w:r>
        <w:t>Software specifications</w:t>
      </w:r>
      <w:bookmarkEnd w:id="987018071"/>
    </w:p>
    <w:p xmlns:wp14="http://schemas.microsoft.com/office/word/2010/wordml" w14:paraId="63ACB6A2" wp14:textId="77777777">
      <w:pPr>
        <w:rPr>
          <w:rFonts w:cs="Arial"/>
        </w:rPr>
      </w:pPr>
      <w:r>
        <w:rPr>
          <w:rFonts w:cs="Arial"/>
        </w:rPr>
        <w:tab/>
      </w:r>
    </w:p>
    <w:tbl>
      <w:tblPr>
        <w:tblStyle w:val="42"/>
        <w:tblW w:w="8270" w:type="dxa"/>
        <w:tblInd w:w="566" w:type="dxa"/>
        <w:tblLayout w:type="fixed"/>
        <w:tblCellMar>
          <w:top w:w="0" w:type="dxa"/>
          <w:left w:w="108" w:type="dxa"/>
          <w:bottom w:w="0" w:type="dxa"/>
          <w:right w:w="108" w:type="dxa"/>
        </w:tblCellMar>
      </w:tblPr>
      <w:tblGrid>
        <w:gridCol w:w="1162"/>
        <w:gridCol w:w="3017"/>
        <w:gridCol w:w="4091"/>
      </w:tblGrid>
      <w:tr xmlns:wp14="http://schemas.microsoft.com/office/word/2010/wordml" w14:paraId="0B04BA25" wp14:textId="77777777">
        <w:tblPrEx>
          <w:tblCellMar>
            <w:top w:w="0" w:type="dxa"/>
            <w:left w:w="108" w:type="dxa"/>
            <w:bottom w:w="0" w:type="dxa"/>
            <w:right w:w="108" w:type="dxa"/>
          </w:tblCellMar>
        </w:tblPrEx>
        <w:tc>
          <w:tcPr>
            <w:tcW w:w="1162" w:type="dxa"/>
            <w:tcBorders>
              <w:top w:val="single" w:color="000000" w:sz="4" w:space="0"/>
              <w:left w:val="single" w:color="000000" w:sz="4" w:space="0"/>
              <w:bottom w:val="single" w:color="000000" w:sz="4" w:space="0"/>
            </w:tcBorders>
            <w:shd w:val="clear" w:color="auto" w:fill="E7E6E6"/>
          </w:tcPr>
          <w:p w14:paraId="3F0265F2" wp14:textId="77777777">
            <w:pPr>
              <w:pStyle w:val="13"/>
              <w:ind w:left="0"/>
              <w:rPr>
                <w:rFonts w:cs="Arial"/>
                <w:b/>
                <w:sz w:val="20"/>
              </w:rPr>
            </w:pPr>
            <w:r>
              <w:rPr>
                <w:rFonts w:cs="Arial"/>
                <w:b/>
                <w:sz w:val="20"/>
              </w:rPr>
              <w:t>S No.</w:t>
            </w:r>
          </w:p>
        </w:tc>
        <w:tc>
          <w:tcPr>
            <w:tcW w:w="3017" w:type="dxa"/>
            <w:tcBorders>
              <w:top w:val="single" w:color="000000" w:sz="4" w:space="0"/>
              <w:left w:val="single" w:color="000000" w:sz="4" w:space="0"/>
              <w:bottom w:val="single" w:color="000000" w:sz="4" w:space="0"/>
            </w:tcBorders>
            <w:shd w:val="clear" w:color="auto" w:fill="E7E6E6"/>
          </w:tcPr>
          <w:p w14:paraId="4C899762" wp14:textId="77777777">
            <w:pPr>
              <w:pStyle w:val="13"/>
              <w:ind w:left="0"/>
              <w:rPr>
                <w:rFonts w:cs="Arial"/>
                <w:b/>
                <w:sz w:val="20"/>
              </w:rPr>
            </w:pPr>
            <w:r>
              <w:rPr>
                <w:rFonts w:cs="Arial"/>
                <w:b/>
                <w:sz w:val="20"/>
              </w:rPr>
              <w:t>Software</w:t>
            </w:r>
          </w:p>
        </w:tc>
        <w:tc>
          <w:tcPr>
            <w:tcW w:w="4091" w:type="dxa"/>
            <w:tcBorders>
              <w:top w:val="single" w:color="000000" w:sz="4" w:space="0"/>
              <w:left w:val="single" w:color="000000" w:sz="4" w:space="0"/>
              <w:bottom w:val="single" w:color="000000" w:sz="4" w:space="0"/>
              <w:right w:val="single" w:color="000000" w:sz="4" w:space="0"/>
            </w:tcBorders>
            <w:shd w:val="clear" w:color="auto" w:fill="E7E6E6"/>
          </w:tcPr>
          <w:p w14:paraId="3FF8ECA7" wp14:textId="77777777">
            <w:pPr>
              <w:pStyle w:val="13"/>
              <w:ind w:left="0"/>
              <w:rPr>
                <w:sz w:val="20"/>
              </w:rPr>
            </w:pPr>
            <w:r>
              <w:rPr>
                <w:rFonts w:cs="Arial"/>
                <w:b/>
                <w:sz w:val="20"/>
              </w:rPr>
              <w:t>Specifications</w:t>
            </w:r>
          </w:p>
        </w:tc>
      </w:tr>
      <w:tr xmlns:wp14="http://schemas.microsoft.com/office/word/2010/wordml" w14:paraId="222C75A5" wp14:textId="77777777">
        <w:tblPrEx>
          <w:tblCellMar>
            <w:top w:w="0" w:type="dxa"/>
            <w:left w:w="108" w:type="dxa"/>
            <w:bottom w:w="0" w:type="dxa"/>
            <w:right w:w="108" w:type="dxa"/>
          </w:tblCellMar>
        </w:tblPrEx>
        <w:tc>
          <w:tcPr>
            <w:tcW w:w="1162" w:type="dxa"/>
            <w:tcBorders>
              <w:top w:val="single" w:color="000000" w:sz="4" w:space="0"/>
              <w:left w:val="single" w:color="000000" w:sz="4" w:space="0"/>
              <w:bottom w:val="single" w:color="000000" w:sz="4" w:space="0"/>
            </w:tcBorders>
            <w:shd w:val="clear" w:color="auto" w:fill="FFFFFF"/>
          </w:tcPr>
          <w:p w14:paraId="3D7078F6" wp14:textId="77777777">
            <w:pPr>
              <w:pStyle w:val="13"/>
              <w:ind w:left="0"/>
              <w:rPr>
                <w:rFonts w:cs="Arial"/>
                <w:sz w:val="20"/>
              </w:rPr>
            </w:pPr>
            <w:r>
              <w:rPr>
                <w:rFonts w:cs="Arial"/>
                <w:sz w:val="20"/>
              </w:rPr>
              <w:t>1</w:t>
            </w:r>
          </w:p>
        </w:tc>
        <w:tc>
          <w:tcPr>
            <w:tcW w:w="3017" w:type="dxa"/>
            <w:tcBorders>
              <w:top w:val="single" w:color="000000" w:sz="4" w:space="0"/>
              <w:left w:val="single" w:color="000000" w:sz="4" w:space="0"/>
              <w:bottom w:val="single" w:color="000000" w:sz="4" w:space="0"/>
            </w:tcBorders>
            <w:shd w:val="clear" w:color="auto" w:fill="FFFFFF"/>
          </w:tcPr>
          <w:p w14:paraId="328BE310" wp14:textId="77777777">
            <w:pPr>
              <w:pStyle w:val="13"/>
              <w:ind w:left="0" w:right="-61"/>
              <w:rPr>
                <w:rFonts w:cs="Arial"/>
                <w:sz w:val="20"/>
              </w:rPr>
            </w:pPr>
            <w:r>
              <w:rPr>
                <w:rFonts w:cs="Arial"/>
                <w:sz w:val="20"/>
              </w:rPr>
              <w:t>Application Server</w:t>
            </w:r>
          </w:p>
        </w:tc>
        <w:tc>
          <w:tcPr>
            <w:tcW w:w="4091" w:type="dxa"/>
            <w:tcBorders>
              <w:top w:val="single" w:color="000000" w:sz="4" w:space="0"/>
              <w:left w:val="single" w:color="000000" w:sz="4" w:space="0"/>
              <w:bottom w:val="single" w:color="000000" w:sz="4" w:space="0"/>
              <w:right w:val="single" w:color="000000" w:sz="4" w:space="0"/>
            </w:tcBorders>
            <w:shd w:val="clear" w:color="auto" w:fill="FFFFFF"/>
          </w:tcPr>
          <w:p w14:paraId="5E9868D8" wp14:textId="77777777">
            <w:pPr>
              <w:pStyle w:val="13"/>
              <w:ind w:left="0"/>
              <w:rPr>
                <w:sz w:val="20"/>
              </w:rPr>
            </w:pPr>
            <w:r>
              <w:rPr>
                <w:rFonts w:cs="Arial"/>
                <w:sz w:val="20"/>
              </w:rPr>
              <w:t>Apache Tomcat 8.0.24 running under Linux platform</w:t>
            </w:r>
          </w:p>
        </w:tc>
      </w:tr>
      <w:tr xmlns:wp14="http://schemas.microsoft.com/office/word/2010/wordml" w14:paraId="260FA6A5" wp14:textId="77777777">
        <w:tblPrEx>
          <w:tblCellMar>
            <w:top w:w="0" w:type="dxa"/>
            <w:left w:w="108" w:type="dxa"/>
            <w:bottom w:w="0" w:type="dxa"/>
            <w:right w:w="108" w:type="dxa"/>
          </w:tblCellMar>
        </w:tblPrEx>
        <w:tc>
          <w:tcPr>
            <w:tcW w:w="1162" w:type="dxa"/>
            <w:tcBorders>
              <w:top w:val="single" w:color="000000" w:sz="4" w:space="0"/>
              <w:left w:val="single" w:color="000000" w:sz="4" w:space="0"/>
              <w:bottom w:val="single" w:color="000000" w:sz="4" w:space="0"/>
            </w:tcBorders>
            <w:shd w:val="clear" w:color="auto" w:fill="FFFFFF"/>
          </w:tcPr>
          <w:p w14:paraId="2E643A39" wp14:textId="77777777">
            <w:pPr>
              <w:pStyle w:val="13"/>
              <w:ind w:left="0"/>
              <w:rPr>
                <w:rFonts w:cs="Arial"/>
                <w:sz w:val="20"/>
              </w:rPr>
            </w:pPr>
            <w:r>
              <w:rPr>
                <w:rFonts w:cs="Arial"/>
                <w:sz w:val="20"/>
              </w:rPr>
              <w:t>2</w:t>
            </w:r>
          </w:p>
        </w:tc>
        <w:tc>
          <w:tcPr>
            <w:tcW w:w="3017" w:type="dxa"/>
            <w:tcBorders>
              <w:top w:val="single" w:color="000000" w:sz="4" w:space="0"/>
              <w:left w:val="single" w:color="000000" w:sz="4" w:space="0"/>
              <w:bottom w:val="single" w:color="000000" w:sz="4" w:space="0"/>
            </w:tcBorders>
            <w:shd w:val="clear" w:color="auto" w:fill="FFFFFF"/>
          </w:tcPr>
          <w:p w14:paraId="2C19119D" wp14:textId="77777777">
            <w:pPr>
              <w:pStyle w:val="13"/>
              <w:ind w:left="0" w:right="-61"/>
              <w:rPr>
                <w:rFonts w:cs="Arial"/>
                <w:sz w:val="20"/>
              </w:rPr>
            </w:pPr>
            <w:r>
              <w:rPr>
                <w:rFonts w:cs="Arial"/>
                <w:sz w:val="20"/>
              </w:rPr>
              <w:t>Monitoring application</w:t>
            </w:r>
          </w:p>
        </w:tc>
        <w:tc>
          <w:tcPr>
            <w:tcW w:w="4091" w:type="dxa"/>
            <w:tcBorders>
              <w:top w:val="single" w:color="000000" w:sz="4" w:space="0"/>
              <w:left w:val="single" w:color="000000" w:sz="4" w:space="0"/>
              <w:bottom w:val="single" w:color="000000" w:sz="4" w:space="0"/>
              <w:right w:val="single" w:color="000000" w:sz="4" w:space="0"/>
            </w:tcBorders>
            <w:shd w:val="clear" w:color="auto" w:fill="FFFFFF"/>
          </w:tcPr>
          <w:p w14:paraId="73F49B1B" wp14:textId="77777777">
            <w:pPr>
              <w:pStyle w:val="13"/>
              <w:ind w:left="0"/>
              <w:rPr>
                <w:sz w:val="20"/>
              </w:rPr>
            </w:pPr>
            <w:r>
              <w:rPr>
                <w:rFonts w:cs="Arial"/>
                <w:sz w:val="20"/>
              </w:rPr>
              <w:t>IBM Tivoli ITM 6.2</w:t>
            </w:r>
          </w:p>
        </w:tc>
      </w:tr>
      <w:tr xmlns:wp14="http://schemas.microsoft.com/office/word/2010/wordml" w14:paraId="2BBCC0E8" wp14:textId="77777777">
        <w:tblPrEx>
          <w:tblCellMar>
            <w:top w:w="0" w:type="dxa"/>
            <w:left w:w="108" w:type="dxa"/>
            <w:bottom w:w="0" w:type="dxa"/>
            <w:right w:w="108" w:type="dxa"/>
          </w:tblCellMar>
        </w:tblPrEx>
        <w:tc>
          <w:tcPr>
            <w:tcW w:w="1162" w:type="dxa"/>
            <w:tcBorders>
              <w:top w:val="single" w:color="000000" w:sz="4" w:space="0"/>
              <w:left w:val="single" w:color="000000" w:sz="4" w:space="0"/>
              <w:bottom w:val="single" w:color="000000" w:sz="4" w:space="0"/>
            </w:tcBorders>
            <w:shd w:val="clear" w:color="auto" w:fill="FFFFFF"/>
          </w:tcPr>
          <w:p w14:paraId="3C1ED14B" wp14:textId="77777777">
            <w:pPr>
              <w:pStyle w:val="13"/>
              <w:ind w:left="0"/>
              <w:rPr>
                <w:rFonts w:cs="Arial"/>
                <w:sz w:val="20"/>
              </w:rPr>
            </w:pPr>
            <w:r>
              <w:rPr>
                <w:rFonts w:cs="Arial"/>
                <w:sz w:val="20"/>
              </w:rPr>
              <w:t>3</w:t>
            </w:r>
          </w:p>
        </w:tc>
        <w:tc>
          <w:tcPr>
            <w:tcW w:w="3017" w:type="dxa"/>
            <w:tcBorders>
              <w:top w:val="single" w:color="000000" w:sz="4" w:space="0"/>
              <w:left w:val="single" w:color="000000" w:sz="4" w:space="0"/>
              <w:bottom w:val="single" w:color="000000" w:sz="4" w:space="0"/>
            </w:tcBorders>
            <w:shd w:val="clear" w:color="auto" w:fill="FFFFFF"/>
          </w:tcPr>
          <w:p w14:paraId="21C950A2" wp14:textId="77777777">
            <w:pPr>
              <w:pStyle w:val="13"/>
              <w:ind w:left="0" w:right="-61"/>
              <w:rPr>
                <w:rFonts w:cs="Arial"/>
                <w:sz w:val="20"/>
              </w:rPr>
            </w:pPr>
            <w:r>
              <w:rPr>
                <w:rFonts w:cs="Arial"/>
                <w:sz w:val="20"/>
              </w:rPr>
              <w:t>Programming Language - UI</w:t>
            </w:r>
          </w:p>
        </w:tc>
        <w:tc>
          <w:tcPr>
            <w:tcW w:w="4091" w:type="dxa"/>
            <w:tcBorders>
              <w:top w:val="single" w:color="000000" w:sz="4" w:space="0"/>
              <w:left w:val="single" w:color="000000" w:sz="4" w:space="0"/>
              <w:bottom w:val="single" w:color="000000" w:sz="4" w:space="0"/>
              <w:right w:val="single" w:color="000000" w:sz="4" w:space="0"/>
            </w:tcBorders>
            <w:shd w:val="clear" w:color="auto" w:fill="FFFFFF"/>
          </w:tcPr>
          <w:p w14:paraId="7AF235DD" wp14:textId="77777777">
            <w:pPr>
              <w:pStyle w:val="13"/>
              <w:ind w:left="0"/>
              <w:rPr>
                <w:sz w:val="20"/>
              </w:rPr>
            </w:pPr>
            <w:r>
              <w:rPr>
                <w:rFonts w:cs="Arial"/>
                <w:sz w:val="20"/>
              </w:rPr>
              <w:t>Java, Web services &amp; JSP, JavaScript, JQuery</w:t>
            </w:r>
          </w:p>
        </w:tc>
      </w:tr>
      <w:tr xmlns:wp14="http://schemas.microsoft.com/office/word/2010/wordml" w14:paraId="5E6C0AA4" wp14:textId="77777777">
        <w:tblPrEx>
          <w:tblCellMar>
            <w:top w:w="0" w:type="dxa"/>
            <w:left w:w="108" w:type="dxa"/>
            <w:bottom w:w="0" w:type="dxa"/>
            <w:right w:w="108" w:type="dxa"/>
          </w:tblCellMar>
        </w:tblPrEx>
        <w:tc>
          <w:tcPr>
            <w:tcW w:w="1162" w:type="dxa"/>
            <w:tcBorders>
              <w:top w:val="single" w:color="000000" w:sz="4" w:space="0"/>
              <w:left w:val="single" w:color="000000" w:sz="4" w:space="0"/>
              <w:bottom w:val="single" w:color="000000" w:sz="4" w:space="0"/>
            </w:tcBorders>
            <w:shd w:val="clear" w:color="auto" w:fill="FFFFFF"/>
          </w:tcPr>
          <w:p w14:paraId="22C3D751" wp14:textId="77777777">
            <w:pPr>
              <w:pStyle w:val="13"/>
              <w:ind w:left="0"/>
              <w:rPr>
                <w:rFonts w:cs="Arial"/>
                <w:sz w:val="20"/>
              </w:rPr>
            </w:pPr>
            <w:r>
              <w:rPr>
                <w:rFonts w:cs="Arial"/>
                <w:sz w:val="20"/>
              </w:rPr>
              <w:t>4</w:t>
            </w:r>
          </w:p>
        </w:tc>
        <w:tc>
          <w:tcPr>
            <w:tcW w:w="3017" w:type="dxa"/>
            <w:tcBorders>
              <w:top w:val="single" w:color="000000" w:sz="4" w:space="0"/>
              <w:left w:val="single" w:color="000000" w:sz="4" w:space="0"/>
              <w:bottom w:val="single" w:color="000000" w:sz="4" w:space="0"/>
            </w:tcBorders>
            <w:shd w:val="clear" w:color="auto" w:fill="FFFFFF"/>
          </w:tcPr>
          <w:p w14:paraId="290CBD95" wp14:textId="77777777">
            <w:pPr>
              <w:pStyle w:val="13"/>
              <w:ind w:left="0" w:right="-61"/>
              <w:rPr>
                <w:rFonts w:cs="Arial"/>
                <w:sz w:val="20"/>
              </w:rPr>
            </w:pPr>
            <w:r>
              <w:rPr>
                <w:rFonts w:cs="Arial"/>
                <w:sz w:val="20"/>
              </w:rPr>
              <w:t>Programming Language - DB</w:t>
            </w:r>
          </w:p>
        </w:tc>
        <w:tc>
          <w:tcPr>
            <w:tcW w:w="4091" w:type="dxa"/>
            <w:tcBorders>
              <w:top w:val="single" w:color="000000" w:sz="4" w:space="0"/>
              <w:left w:val="single" w:color="000000" w:sz="4" w:space="0"/>
              <w:bottom w:val="single" w:color="000000" w:sz="4" w:space="0"/>
              <w:right w:val="single" w:color="000000" w:sz="4" w:space="0"/>
            </w:tcBorders>
            <w:shd w:val="clear" w:color="auto" w:fill="FFFFFF"/>
          </w:tcPr>
          <w:p w14:paraId="649904EB" wp14:textId="77777777">
            <w:pPr>
              <w:pStyle w:val="13"/>
              <w:ind w:left="0"/>
              <w:rPr>
                <w:sz w:val="20"/>
              </w:rPr>
            </w:pPr>
            <w:r>
              <w:rPr>
                <w:rFonts w:cs="Arial"/>
                <w:sz w:val="20"/>
              </w:rPr>
              <w:t>MySQL</w:t>
            </w:r>
          </w:p>
        </w:tc>
      </w:tr>
      <w:tr xmlns:wp14="http://schemas.microsoft.com/office/word/2010/wordml" w14:paraId="37B58032" wp14:textId="77777777">
        <w:tblPrEx>
          <w:tblCellMar>
            <w:top w:w="0" w:type="dxa"/>
            <w:left w:w="108" w:type="dxa"/>
            <w:bottom w:w="0" w:type="dxa"/>
            <w:right w:w="108" w:type="dxa"/>
          </w:tblCellMar>
        </w:tblPrEx>
        <w:tc>
          <w:tcPr>
            <w:tcW w:w="1162" w:type="dxa"/>
            <w:tcBorders>
              <w:top w:val="single" w:color="000000" w:sz="4" w:space="0"/>
              <w:left w:val="single" w:color="000000" w:sz="4" w:space="0"/>
              <w:bottom w:val="single" w:color="000000" w:sz="4" w:space="0"/>
            </w:tcBorders>
            <w:shd w:val="clear" w:color="auto" w:fill="FFFFFF"/>
          </w:tcPr>
          <w:p w14:paraId="76DB90EB" wp14:textId="77777777">
            <w:pPr>
              <w:pStyle w:val="13"/>
              <w:ind w:left="0"/>
              <w:rPr>
                <w:rFonts w:cs="Arial"/>
                <w:sz w:val="20"/>
              </w:rPr>
            </w:pPr>
            <w:r>
              <w:rPr>
                <w:rFonts w:cs="Arial"/>
                <w:sz w:val="20"/>
              </w:rPr>
              <w:t>5</w:t>
            </w:r>
          </w:p>
        </w:tc>
        <w:tc>
          <w:tcPr>
            <w:tcW w:w="3017" w:type="dxa"/>
            <w:tcBorders>
              <w:top w:val="single" w:color="000000" w:sz="4" w:space="0"/>
              <w:left w:val="single" w:color="000000" w:sz="4" w:space="0"/>
              <w:bottom w:val="single" w:color="000000" w:sz="4" w:space="0"/>
            </w:tcBorders>
            <w:shd w:val="clear" w:color="auto" w:fill="FFFFFF"/>
          </w:tcPr>
          <w:p w14:paraId="14090972" wp14:textId="77777777">
            <w:pPr>
              <w:pStyle w:val="13"/>
              <w:ind w:left="0" w:right="-61"/>
              <w:rPr>
                <w:rFonts w:cs="Arial"/>
                <w:sz w:val="20"/>
              </w:rPr>
            </w:pPr>
            <w:r>
              <w:rPr>
                <w:rFonts w:cs="Arial"/>
                <w:sz w:val="20"/>
              </w:rPr>
              <w:t xml:space="preserve">Front-end </w:t>
            </w:r>
            <w:r>
              <w:rPr>
                <w:rFonts w:cs="Arial"/>
                <w:b/>
                <w:bCs/>
                <w:sz w:val="20"/>
              </w:rPr>
              <w:t>(Browser Support)</w:t>
            </w:r>
          </w:p>
        </w:tc>
        <w:tc>
          <w:tcPr>
            <w:tcW w:w="4091" w:type="dxa"/>
            <w:tcBorders>
              <w:top w:val="single" w:color="000000" w:sz="4" w:space="0"/>
              <w:left w:val="single" w:color="000000" w:sz="4" w:space="0"/>
              <w:bottom w:val="single" w:color="000000" w:sz="4" w:space="0"/>
              <w:right w:val="single" w:color="000000" w:sz="4" w:space="0"/>
            </w:tcBorders>
            <w:shd w:val="clear" w:color="auto" w:fill="FFFFFF"/>
          </w:tcPr>
          <w:p w14:paraId="60A72176" wp14:textId="77777777">
            <w:pPr>
              <w:pStyle w:val="13"/>
              <w:ind w:left="0"/>
              <w:rPr>
                <w:sz w:val="20"/>
              </w:rPr>
            </w:pPr>
            <w:r>
              <w:rPr>
                <w:rFonts w:cs="Arial"/>
                <w:sz w:val="20"/>
              </w:rPr>
              <w:t>Best viewed in Chrome 18+</w:t>
            </w:r>
          </w:p>
        </w:tc>
      </w:tr>
      <w:tr xmlns:wp14="http://schemas.microsoft.com/office/word/2010/wordml" w14:paraId="5B6BFF34" wp14:textId="77777777">
        <w:tblPrEx>
          <w:tblCellMar>
            <w:top w:w="0" w:type="dxa"/>
            <w:left w:w="108" w:type="dxa"/>
            <w:bottom w:w="0" w:type="dxa"/>
            <w:right w:w="108" w:type="dxa"/>
          </w:tblCellMar>
        </w:tblPrEx>
        <w:tc>
          <w:tcPr>
            <w:tcW w:w="1162" w:type="dxa"/>
            <w:tcBorders>
              <w:top w:val="single" w:color="000000" w:sz="4" w:space="0"/>
              <w:left w:val="single" w:color="000000" w:sz="4" w:space="0"/>
              <w:bottom w:val="single" w:color="000000" w:sz="4" w:space="0"/>
            </w:tcBorders>
            <w:shd w:val="clear" w:color="auto" w:fill="FFFFFF"/>
          </w:tcPr>
          <w:p w14:paraId="1B87E3DE" wp14:textId="77777777">
            <w:pPr>
              <w:pStyle w:val="13"/>
              <w:ind w:left="0"/>
              <w:rPr>
                <w:rFonts w:cs="Arial"/>
                <w:sz w:val="20"/>
              </w:rPr>
            </w:pPr>
            <w:r>
              <w:rPr>
                <w:rFonts w:cs="Arial"/>
                <w:sz w:val="20"/>
              </w:rPr>
              <w:t>6</w:t>
            </w:r>
          </w:p>
        </w:tc>
        <w:tc>
          <w:tcPr>
            <w:tcW w:w="3017" w:type="dxa"/>
            <w:tcBorders>
              <w:top w:val="single" w:color="000000" w:sz="4" w:space="0"/>
              <w:left w:val="single" w:color="000000" w:sz="4" w:space="0"/>
              <w:bottom w:val="single" w:color="000000" w:sz="4" w:space="0"/>
            </w:tcBorders>
            <w:shd w:val="clear" w:color="auto" w:fill="FFFFFF"/>
          </w:tcPr>
          <w:p w14:paraId="5926A13E" wp14:textId="77777777">
            <w:pPr>
              <w:pStyle w:val="13"/>
              <w:ind w:left="0" w:right="-61"/>
              <w:rPr>
                <w:rFonts w:cs="Arial"/>
                <w:sz w:val="20"/>
              </w:rPr>
            </w:pPr>
            <w:r>
              <w:rPr>
                <w:rFonts w:cs="Arial"/>
                <w:sz w:val="20"/>
              </w:rPr>
              <w:t>Database</w:t>
            </w:r>
          </w:p>
        </w:tc>
        <w:tc>
          <w:tcPr>
            <w:tcW w:w="4091" w:type="dxa"/>
            <w:tcBorders>
              <w:top w:val="single" w:color="000000" w:sz="4" w:space="0"/>
              <w:left w:val="single" w:color="000000" w:sz="4" w:space="0"/>
              <w:bottom w:val="single" w:color="000000" w:sz="4" w:space="0"/>
              <w:right w:val="single" w:color="000000" w:sz="4" w:space="0"/>
            </w:tcBorders>
            <w:shd w:val="clear" w:color="auto" w:fill="FFFFFF"/>
          </w:tcPr>
          <w:p w14:paraId="4A9F35C7" wp14:textId="77777777">
            <w:pPr>
              <w:pStyle w:val="13"/>
              <w:ind w:left="0"/>
              <w:rPr>
                <w:sz w:val="20"/>
              </w:rPr>
            </w:pPr>
            <w:r>
              <w:rPr>
                <w:rFonts w:cs="Arial"/>
                <w:sz w:val="18"/>
                <w:szCs w:val="18"/>
              </w:rPr>
              <w:t>MySQL</w:t>
            </w:r>
          </w:p>
        </w:tc>
      </w:tr>
      <w:tr xmlns:wp14="http://schemas.microsoft.com/office/word/2010/wordml" w14:paraId="6662555A" wp14:textId="77777777">
        <w:tblPrEx>
          <w:tblCellMar>
            <w:top w:w="0" w:type="dxa"/>
            <w:left w:w="108" w:type="dxa"/>
            <w:bottom w:w="0" w:type="dxa"/>
            <w:right w:w="108" w:type="dxa"/>
          </w:tblCellMar>
        </w:tblPrEx>
        <w:tc>
          <w:tcPr>
            <w:tcW w:w="1162" w:type="dxa"/>
            <w:tcBorders>
              <w:top w:val="single" w:color="000000" w:sz="4" w:space="0"/>
              <w:left w:val="single" w:color="000000" w:sz="4" w:space="0"/>
              <w:bottom w:val="single" w:color="000000" w:sz="4" w:space="0"/>
            </w:tcBorders>
            <w:shd w:val="clear" w:color="auto" w:fill="FFFFFF"/>
          </w:tcPr>
          <w:p w14:paraId="109B8484" wp14:textId="77777777">
            <w:pPr>
              <w:pStyle w:val="13"/>
              <w:ind w:left="0"/>
              <w:rPr>
                <w:rFonts w:cs="Arial"/>
                <w:sz w:val="20"/>
              </w:rPr>
            </w:pPr>
            <w:r>
              <w:rPr>
                <w:rFonts w:cs="Arial"/>
                <w:sz w:val="20"/>
              </w:rPr>
              <w:t>7</w:t>
            </w:r>
          </w:p>
        </w:tc>
        <w:tc>
          <w:tcPr>
            <w:tcW w:w="3017" w:type="dxa"/>
            <w:tcBorders>
              <w:top w:val="single" w:color="000000" w:sz="4" w:space="0"/>
              <w:left w:val="single" w:color="000000" w:sz="4" w:space="0"/>
              <w:bottom w:val="single" w:color="000000" w:sz="4" w:space="0"/>
            </w:tcBorders>
            <w:shd w:val="clear" w:color="auto" w:fill="FFFFFF"/>
          </w:tcPr>
          <w:p w14:paraId="7E40C1AD" wp14:textId="77777777">
            <w:pPr>
              <w:pStyle w:val="13"/>
              <w:ind w:left="0" w:right="-61"/>
              <w:rPr>
                <w:rFonts w:cs="Arial"/>
                <w:sz w:val="20"/>
              </w:rPr>
            </w:pPr>
            <w:r>
              <w:rPr>
                <w:rFonts w:cs="Arial"/>
                <w:sz w:val="20"/>
              </w:rPr>
              <w:t>Server Operating System</w:t>
            </w:r>
          </w:p>
        </w:tc>
        <w:tc>
          <w:tcPr>
            <w:tcW w:w="4091" w:type="dxa"/>
            <w:tcBorders>
              <w:top w:val="single" w:color="000000" w:sz="4" w:space="0"/>
              <w:left w:val="single" w:color="000000" w:sz="4" w:space="0"/>
              <w:bottom w:val="single" w:color="000000" w:sz="4" w:space="0"/>
              <w:right w:val="single" w:color="000000" w:sz="4" w:space="0"/>
            </w:tcBorders>
            <w:shd w:val="clear" w:color="auto" w:fill="FFFFFF"/>
          </w:tcPr>
          <w:p w14:paraId="43F247AE" wp14:textId="77777777">
            <w:pPr>
              <w:pStyle w:val="13"/>
              <w:keepNext/>
              <w:ind w:left="0"/>
              <w:rPr>
                <w:sz w:val="20"/>
              </w:rPr>
            </w:pPr>
            <w:r>
              <w:rPr>
                <w:rFonts w:cs="Arial"/>
                <w:sz w:val="20"/>
              </w:rPr>
              <w:t>RHEL 7.2</w:t>
            </w:r>
          </w:p>
        </w:tc>
      </w:tr>
    </w:tbl>
    <w:p xmlns:wp14="http://schemas.microsoft.com/office/word/2010/wordml" w14:paraId="79137068" wp14:textId="77777777">
      <w:pPr>
        <w:pStyle w:val="19"/>
        <w:jc w:val="center"/>
        <w:rPr>
          <w:rFonts w:cs="Arial"/>
        </w:rPr>
      </w:pPr>
      <w:r>
        <w:t xml:space="preserve">Table </w:t>
      </w:r>
      <w:r>
        <w:fldChar w:fldCharType="begin"/>
      </w:r>
      <w:r>
        <w:instrText xml:space="preserve"> SEQ Table \* ARABIC </w:instrText>
      </w:r>
      <w:r>
        <w:fldChar w:fldCharType="separate"/>
      </w:r>
      <w:r>
        <w:t>7</w:t>
      </w:r>
      <w:r>
        <w:fldChar w:fldCharType="end"/>
      </w:r>
    </w:p>
    <w:p xmlns:wp14="http://schemas.microsoft.com/office/word/2010/wordml" w14:paraId="2C8D472F" wp14:textId="77777777">
      <w:pPr>
        <w:rPr>
          <w:rFonts w:cs="Arial"/>
        </w:rPr>
      </w:pPr>
    </w:p>
    <w:p xmlns:wp14="http://schemas.microsoft.com/office/word/2010/wordml" w14:paraId="4EE55097" wp14:textId="77777777">
      <w:pPr>
        <w:rPr>
          <w:rFonts w:cs="Arial"/>
        </w:rPr>
      </w:pPr>
    </w:p>
    <w:p xmlns:wp14="http://schemas.microsoft.com/office/word/2010/wordml" w14:paraId="428D7FD6" wp14:textId="77777777">
      <w:pPr>
        <w:pStyle w:val="3"/>
      </w:pPr>
      <w:bookmarkStart w:name="_Toc503346550" w:id="1478693327"/>
      <w:r>
        <w:t>4.6.3</w:t>
      </w:r>
      <w:r>
        <w:tab/>
      </w:r>
      <w:r>
        <w:t>Communication / Network Specification</w:t>
      </w:r>
      <w:bookmarkEnd w:id="1478693327"/>
    </w:p>
    <w:p xmlns:wp14="http://schemas.microsoft.com/office/word/2010/wordml" w14:paraId="68AE7378" wp14:textId="77777777">
      <w:pPr>
        <w:rPr>
          <w:rFonts w:cs="Arial"/>
        </w:rPr>
      </w:pPr>
    </w:p>
    <w:tbl>
      <w:tblPr>
        <w:tblStyle w:val="42"/>
        <w:tblW w:w="8147" w:type="dxa"/>
        <w:tblInd w:w="710" w:type="dxa"/>
        <w:tblLayout w:type="fixed"/>
        <w:tblCellMar>
          <w:top w:w="0" w:type="dxa"/>
          <w:left w:w="108" w:type="dxa"/>
          <w:bottom w:w="0" w:type="dxa"/>
          <w:right w:w="108" w:type="dxa"/>
        </w:tblCellMar>
      </w:tblPr>
      <w:tblGrid>
        <w:gridCol w:w="1030"/>
        <w:gridCol w:w="2761"/>
        <w:gridCol w:w="4356"/>
      </w:tblGrid>
      <w:tr xmlns:wp14="http://schemas.microsoft.com/office/word/2010/wordml" w14:paraId="46B7BAFD" wp14:textId="77777777">
        <w:tblPrEx>
          <w:tblCellMar>
            <w:top w:w="0" w:type="dxa"/>
            <w:left w:w="108" w:type="dxa"/>
            <w:bottom w:w="0" w:type="dxa"/>
            <w:right w:w="108" w:type="dxa"/>
          </w:tblCellMar>
        </w:tblPrEx>
        <w:tc>
          <w:tcPr>
            <w:tcW w:w="1030" w:type="dxa"/>
            <w:tcBorders>
              <w:top w:val="single" w:color="000000" w:sz="4" w:space="0"/>
              <w:left w:val="single" w:color="000000" w:sz="4" w:space="0"/>
              <w:bottom w:val="single" w:color="000000" w:sz="4" w:space="0"/>
            </w:tcBorders>
            <w:shd w:val="clear" w:color="auto" w:fill="E7E6E6"/>
          </w:tcPr>
          <w:p w14:paraId="009D815B" wp14:textId="77777777">
            <w:pPr>
              <w:pStyle w:val="62"/>
              <w:rPr>
                <w:b/>
                <w:iCs/>
                <w:sz w:val="20"/>
                <w:szCs w:val="20"/>
              </w:rPr>
            </w:pPr>
            <w:r>
              <w:rPr>
                <w:b/>
                <w:iCs/>
                <w:sz w:val="20"/>
                <w:szCs w:val="20"/>
              </w:rPr>
              <w:t>S No.</w:t>
            </w:r>
          </w:p>
        </w:tc>
        <w:tc>
          <w:tcPr>
            <w:tcW w:w="2761" w:type="dxa"/>
            <w:tcBorders>
              <w:top w:val="single" w:color="000000" w:sz="4" w:space="0"/>
              <w:left w:val="single" w:color="000000" w:sz="4" w:space="0"/>
              <w:bottom w:val="single" w:color="000000" w:sz="4" w:space="0"/>
            </w:tcBorders>
            <w:shd w:val="clear" w:color="auto" w:fill="E7E6E6"/>
          </w:tcPr>
          <w:p w14:paraId="1E5A74F1" wp14:textId="77777777">
            <w:pPr>
              <w:pStyle w:val="62"/>
              <w:rPr>
                <w:b/>
                <w:iCs/>
                <w:sz w:val="20"/>
                <w:szCs w:val="20"/>
              </w:rPr>
            </w:pPr>
            <w:r>
              <w:rPr>
                <w:b/>
                <w:iCs/>
                <w:sz w:val="20"/>
                <w:szCs w:val="20"/>
              </w:rPr>
              <w:t>Category</w:t>
            </w:r>
          </w:p>
        </w:tc>
        <w:tc>
          <w:tcPr>
            <w:tcW w:w="4356" w:type="dxa"/>
            <w:tcBorders>
              <w:top w:val="single" w:color="000000" w:sz="4" w:space="0"/>
              <w:left w:val="single" w:color="000000" w:sz="4" w:space="0"/>
              <w:bottom w:val="single" w:color="000000" w:sz="4" w:space="0"/>
              <w:right w:val="single" w:color="000000" w:sz="4" w:space="0"/>
            </w:tcBorders>
            <w:shd w:val="clear" w:color="auto" w:fill="E7E6E6"/>
          </w:tcPr>
          <w:p w14:paraId="2BEBC012" wp14:textId="77777777">
            <w:pPr>
              <w:pStyle w:val="62"/>
              <w:rPr>
                <w:sz w:val="20"/>
                <w:szCs w:val="20"/>
              </w:rPr>
            </w:pPr>
            <w:r>
              <w:rPr>
                <w:b/>
                <w:iCs/>
                <w:sz w:val="20"/>
                <w:szCs w:val="20"/>
              </w:rPr>
              <w:t>Configuration</w:t>
            </w:r>
          </w:p>
        </w:tc>
      </w:tr>
      <w:tr xmlns:wp14="http://schemas.microsoft.com/office/word/2010/wordml" w14:paraId="205D8C1E" wp14:textId="77777777">
        <w:tblPrEx>
          <w:tblCellMar>
            <w:top w:w="0" w:type="dxa"/>
            <w:left w:w="108" w:type="dxa"/>
            <w:bottom w:w="0" w:type="dxa"/>
            <w:right w:w="108" w:type="dxa"/>
          </w:tblCellMar>
        </w:tblPrEx>
        <w:tc>
          <w:tcPr>
            <w:tcW w:w="1030" w:type="dxa"/>
            <w:tcBorders>
              <w:top w:val="single" w:color="000000" w:sz="4" w:space="0"/>
              <w:left w:val="single" w:color="000000" w:sz="4" w:space="0"/>
              <w:bottom w:val="single" w:color="000000" w:sz="4" w:space="0"/>
            </w:tcBorders>
            <w:shd w:val="clear" w:color="auto" w:fill="FFFFFF"/>
          </w:tcPr>
          <w:p w14:paraId="6E17170F" wp14:textId="77777777">
            <w:pPr>
              <w:pStyle w:val="13"/>
              <w:ind w:left="0"/>
              <w:rPr>
                <w:rFonts w:cs="Arial"/>
                <w:iCs/>
                <w:sz w:val="20"/>
              </w:rPr>
            </w:pPr>
            <w:r>
              <w:rPr>
                <w:rFonts w:cs="Arial"/>
                <w:iCs/>
                <w:sz w:val="20"/>
              </w:rPr>
              <w:t>1</w:t>
            </w:r>
          </w:p>
        </w:tc>
        <w:tc>
          <w:tcPr>
            <w:tcW w:w="2761" w:type="dxa"/>
            <w:tcBorders>
              <w:top w:val="single" w:color="000000" w:sz="4" w:space="0"/>
              <w:left w:val="single" w:color="000000" w:sz="4" w:space="0"/>
              <w:bottom w:val="single" w:color="000000" w:sz="4" w:space="0"/>
            </w:tcBorders>
            <w:shd w:val="clear" w:color="auto" w:fill="FFFFFF"/>
          </w:tcPr>
          <w:p w14:paraId="4430992D" wp14:textId="77777777">
            <w:pPr>
              <w:pStyle w:val="13"/>
              <w:ind w:left="0"/>
              <w:rPr>
                <w:rFonts w:cs="Arial"/>
                <w:iCs/>
                <w:sz w:val="20"/>
              </w:rPr>
            </w:pPr>
            <w:r>
              <w:rPr>
                <w:rFonts w:cs="Arial"/>
                <w:iCs/>
                <w:sz w:val="20"/>
              </w:rPr>
              <w:t>Protocol</w:t>
            </w:r>
          </w:p>
        </w:tc>
        <w:tc>
          <w:tcPr>
            <w:tcW w:w="4356" w:type="dxa"/>
            <w:tcBorders>
              <w:top w:val="single" w:color="000000" w:sz="4" w:space="0"/>
              <w:left w:val="single" w:color="000000" w:sz="4" w:space="0"/>
              <w:bottom w:val="single" w:color="000000" w:sz="4" w:space="0"/>
              <w:right w:val="single" w:color="000000" w:sz="4" w:space="0"/>
            </w:tcBorders>
            <w:shd w:val="clear" w:color="auto" w:fill="FFFFFF"/>
          </w:tcPr>
          <w:p w14:paraId="162BCEE6" wp14:textId="77777777">
            <w:pPr>
              <w:pStyle w:val="13"/>
              <w:spacing w:before="60" w:after="60"/>
              <w:ind w:left="0"/>
              <w:rPr>
                <w:rFonts w:cs="Arial"/>
                <w:iCs/>
                <w:sz w:val="20"/>
              </w:rPr>
            </w:pPr>
            <w:r>
              <w:rPr>
                <w:rFonts w:cs="Arial"/>
                <w:iCs/>
                <w:sz w:val="20"/>
              </w:rPr>
              <w:t>Server: TCP/IP</w:t>
            </w:r>
          </w:p>
          <w:p w14:paraId="5659D3FC" wp14:textId="77777777">
            <w:pPr>
              <w:pStyle w:val="13"/>
              <w:keepNext/>
              <w:ind w:left="0"/>
              <w:rPr>
                <w:sz w:val="20"/>
              </w:rPr>
            </w:pPr>
            <w:r>
              <w:rPr>
                <w:rFonts w:cs="Arial"/>
                <w:iCs/>
                <w:sz w:val="20"/>
              </w:rPr>
              <w:t>Client: TCP/IP</w:t>
            </w:r>
          </w:p>
        </w:tc>
      </w:tr>
    </w:tbl>
    <w:p xmlns:wp14="http://schemas.microsoft.com/office/word/2010/wordml" w14:paraId="0BCDE55E" wp14:textId="77777777">
      <w:pPr>
        <w:pStyle w:val="19"/>
        <w:jc w:val="center"/>
        <w:rPr>
          <w:iCs w:val="0"/>
        </w:rPr>
      </w:pPr>
      <w:r>
        <w:t xml:space="preserve">Table </w:t>
      </w:r>
      <w:r>
        <w:fldChar w:fldCharType="begin"/>
      </w:r>
      <w:r>
        <w:instrText xml:space="preserve"> SEQ Table \* ARABIC </w:instrText>
      </w:r>
      <w:r>
        <w:fldChar w:fldCharType="separate"/>
      </w:r>
      <w:r>
        <w:t>8</w:t>
      </w:r>
      <w:r>
        <w:fldChar w:fldCharType="end"/>
      </w:r>
    </w:p>
    <w:p xmlns:wp14="http://schemas.microsoft.com/office/word/2010/wordml" w14:paraId="33CE2273" wp14:textId="77777777">
      <w:pPr>
        <w:ind w:left="0"/>
        <w:rPr>
          <w:iCs/>
        </w:rPr>
      </w:pPr>
      <w:r>
        <w:rPr>
          <w:iCs/>
        </w:rPr>
        <w:drawing>
          <wp:inline xmlns:wp14="http://schemas.microsoft.com/office/word/2010/wordprocessingDrawing" distT="0" distB="0" distL="0" distR="0" wp14:anchorId="46BF1141" wp14:editId="7777777">
            <wp:extent cx="6196965" cy="7224395"/>
            <wp:effectExtent l="19050" t="0" r="0" b="0"/>
            <wp:docPr id="12" name="Picture 12" descr="Z:\SOD_SOP_DR_Update\Midrange_SOD\NOV_2017\Updated\VSDs_JPGs\mas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Z:\SOD_SOP_DR_Update\Midrange_SOD\NOV_2017\Updated\VSDs_JPGs\mastro.jpg"/>
                    <pic:cNvPicPr>
                      <a:picLocks noChangeAspect="1" noChangeArrowheads="1"/>
                    </pic:cNvPicPr>
                  </pic:nvPicPr>
                  <pic:blipFill>
                    <a:blip r:embed="rId56" cstate="print"/>
                    <a:srcRect/>
                    <a:stretch>
                      <a:fillRect/>
                    </a:stretch>
                  </pic:blipFill>
                  <pic:spPr>
                    <a:xfrm>
                      <a:off x="0" y="0"/>
                      <a:ext cx="6196965" cy="7224778"/>
                    </a:xfrm>
                    <a:prstGeom prst="rect">
                      <a:avLst/>
                    </a:prstGeom>
                    <a:noFill/>
                    <a:ln w="9525">
                      <a:noFill/>
                      <a:miter lim="800000"/>
                      <a:headEnd/>
                      <a:tailEnd/>
                    </a:ln>
                  </pic:spPr>
                </pic:pic>
              </a:graphicData>
            </a:graphic>
          </wp:inline>
        </w:drawing>
      </w:r>
    </w:p>
    <w:p xmlns:wp14="http://schemas.microsoft.com/office/word/2010/wordml" w14:paraId="59CA3B16" wp14:textId="77777777">
      <w:pPr>
        <w:rPr>
          <w:iCs/>
        </w:rPr>
      </w:pPr>
    </w:p>
    <w:p xmlns:wp14="http://schemas.microsoft.com/office/word/2010/wordml" w14:paraId="5CF92296" wp14:textId="77777777">
      <w:pPr>
        <w:rPr>
          <w:iCs/>
        </w:rPr>
      </w:pPr>
    </w:p>
    <w:p xmlns:wp14="http://schemas.microsoft.com/office/word/2010/wordml" w14:paraId="3BCBCB4C" wp14:textId="77777777">
      <w:pPr>
        <w:rPr>
          <w:iCs/>
        </w:rPr>
      </w:pPr>
    </w:p>
    <w:p xmlns:wp14="http://schemas.microsoft.com/office/word/2010/wordml" w14:paraId="5B48A671" wp14:textId="77777777">
      <w:pPr>
        <w:rPr>
          <w:iCs/>
        </w:rPr>
      </w:pPr>
    </w:p>
    <w:p xmlns:wp14="http://schemas.microsoft.com/office/word/2010/wordml" w14:paraId="675380AA" wp14:textId="77777777">
      <w:pPr>
        <w:rPr>
          <w:iCs/>
        </w:rPr>
      </w:pPr>
    </w:p>
    <w:p xmlns:wp14="http://schemas.microsoft.com/office/word/2010/wordml" w14:paraId="2D830042" wp14:textId="77777777">
      <w:pPr>
        <w:rPr>
          <w:iCs/>
        </w:rPr>
      </w:pPr>
    </w:p>
    <w:p xmlns:wp14="http://schemas.microsoft.com/office/word/2010/wordml" w14:paraId="46CCE917" wp14:textId="77777777">
      <w:pPr>
        <w:rPr>
          <w:iCs/>
        </w:rPr>
      </w:pPr>
    </w:p>
    <w:p xmlns:wp14="http://schemas.microsoft.com/office/word/2010/wordml" w14:paraId="3C4172D4" wp14:textId="77777777">
      <w:pPr>
        <w:pStyle w:val="3"/>
      </w:pPr>
      <w:bookmarkStart w:name="_Toc503346551" w:id="267610813"/>
      <w:r>
        <w:t>4.6.4</w:t>
      </w:r>
      <w:r>
        <w:tab/>
      </w:r>
      <w:r>
        <w:t>User and Equipment Locations</w:t>
      </w:r>
      <w:bookmarkEnd w:id="267610813"/>
    </w:p>
    <w:p xmlns:wp14="http://schemas.microsoft.com/office/word/2010/wordml" w14:paraId="5FB03986" wp14:textId="77777777">
      <w:pPr>
        <w:pStyle w:val="13"/>
        <w:ind w:left="720"/>
      </w:pPr>
      <w:r>
        <w:rPr>
          <w:rFonts w:cs="Arial"/>
          <w:sz w:val="20"/>
        </w:rPr>
        <w:t xml:space="preserve">Users need an appropriate browser to access the application. Supported browsers are listed in Section 4.6.2 [Front-end </w:t>
      </w:r>
      <w:r>
        <w:rPr>
          <w:rFonts w:cs="Arial"/>
          <w:b/>
          <w:bCs/>
          <w:sz w:val="20"/>
        </w:rPr>
        <w:t>(Browser Support)</w:t>
      </w:r>
      <w:r>
        <w:rPr>
          <w:rFonts w:cs="Arial"/>
          <w:sz w:val="20"/>
        </w:rPr>
        <w:t>].</w:t>
      </w:r>
    </w:p>
    <w:p xmlns:wp14="http://schemas.microsoft.com/office/word/2010/wordml" w14:paraId="27F7C729" wp14:textId="77777777">
      <w:pPr>
        <w:pStyle w:val="3"/>
      </w:pPr>
      <w:bookmarkStart w:name="_Toc503346552" w:id="548048627"/>
      <w:r>
        <w:t>4.6.5</w:t>
      </w:r>
      <w:r>
        <w:tab/>
      </w:r>
      <w:r>
        <w:t>File Management</w:t>
      </w:r>
      <w:bookmarkEnd w:id="548048627"/>
    </w:p>
    <w:p xmlns:wp14="http://schemas.microsoft.com/office/word/2010/wordml" w14:paraId="2FAD1A6C" wp14:textId="77777777">
      <w:pPr>
        <w:pStyle w:val="4"/>
        <w:keepNext w:val="0"/>
        <w:numPr>
          <w:ilvl w:val="2"/>
          <w:numId w:val="0"/>
        </w:numPr>
        <w:tabs>
          <w:tab w:val="left" w:pos="1440"/>
        </w:tabs>
        <w:overflowPunct/>
        <w:autoSpaceDE/>
        <w:autoSpaceDN/>
        <w:adjustRightInd/>
        <w:spacing w:before="240"/>
        <w:ind w:left="1440" w:right="0" w:hanging="720"/>
        <w:jc w:val="left"/>
        <w:textAlignment w:val="auto"/>
        <w:rPr>
          <w:rFonts w:cs="Arial"/>
          <w:caps/>
        </w:rPr>
      </w:pPr>
      <w:bookmarkStart w:name="_Toc503346553" w:id="1390688217"/>
      <w:r>
        <w:rPr>
          <w:rFonts w:cs="Arial"/>
          <w:caps/>
        </w:rPr>
        <w:t>4.6.5.1</w:t>
      </w:r>
      <w:r>
        <w:rPr>
          <w:rFonts w:cs="Arial"/>
          <w:caps/>
        </w:rPr>
        <w:tab/>
      </w:r>
      <w:r>
        <w:rPr>
          <w:rFonts w:cs="Arial"/>
          <w:caps/>
        </w:rPr>
        <w:t>Libraries and files</w:t>
      </w:r>
      <w:bookmarkEnd w:id="1390688217"/>
    </w:p>
    <w:p xmlns:wp14="http://schemas.microsoft.com/office/word/2010/wordml" w14:paraId="70D96B49" wp14:textId="77777777">
      <w:pPr>
        <w:pStyle w:val="13"/>
        <w:numPr>
          <w:ilvl w:val="12"/>
          <w:numId w:val="0"/>
        </w:numPr>
        <w:ind w:left="1440"/>
        <w:rPr>
          <w:rFonts w:cs="Arial"/>
          <w:iCs/>
          <w:sz w:val="20"/>
        </w:rPr>
      </w:pPr>
    </w:p>
    <w:tbl>
      <w:tblPr>
        <w:tblStyle w:val="42"/>
        <w:tblW w:w="7626" w:type="dxa"/>
        <w:tblInd w:w="1548" w:type="dxa"/>
        <w:tblLayout w:type="fixed"/>
        <w:tblCellMar>
          <w:top w:w="0" w:type="dxa"/>
          <w:left w:w="108" w:type="dxa"/>
          <w:bottom w:w="0" w:type="dxa"/>
          <w:right w:w="108" w:type="dxa"/>
        </w:tblCellMar>
      </w:tblPr>
      <w:tblGrid>
        <w:gridCol w:w="3436"/>
        <w:gridCol w:w="4190"/>
      </w:tblGrid>
      <w:tr xmlns:wp14="http://schemas.microsoft.com/office/word/2010/wordml" w14:paraId="6FD3F601" wp14:textId="77777777">
        <w:tblPrEx>
          <w:tblCellMar>
            <w:top w:w="0" w:type="dxa"/>
            <w:left w:w="108" w:type="dxa"/>
            <w:bottom w:w="0" w:type="dxa"/>
            <w:right w:w="108" w:type="dxa"/>
          </w:tblCellMar>
        </w:tblPrEx>
        <w:tc>
          <w:tcPr>
            <w:tcW w:w="3436" w:type="dxa"/>
            <w:tcBorders>
              <w:top w:val="single" w:color="000000" w:sz="4" w:space="0"/>
              <w:left w:val="single" w:color="000000" w:sz="4" w:space="0"/>
              <w:bottom w:val="single" w:color="000000" w:sz="4" w:space="0"/>
            </w:tcBorders>
            <w:shd w:val="clear" w:color="auto" w:fill="D9D9D9"/>
            <w:vAlign w:val="center"/>
          </w:tcPr>
          <w:p w14:paraId="4E1BCF1D" wp14:textId="77777777">
            <w:pPr>
              <w:spacing w:before="60" w:after="60"/>
              <w:ind w:left="252"/>
              <w:jc w:val="center"/>
              <w:rPr>
                <w:b/>
              </w:rPr>
            </w:pPr>
            <w:r>
              <w:rPr>
                <w:b/>
              </w:rPr>
              <w:t>Libraries and files</w:t>
            </w:r>
          </w:p>
        </w:tc>
        <w:tc>
          <w:tcPr>
            <w:tcW w:w="4190" w:type="dxa"/>
            <w:tcBorders>
              <w:top w:val="single" w:color="000000" w:sz="4" w:space="0"/>
              <w:left w:val="single" w:color="000000" w:sz="4" w:space="0"/>
              <w:bottom w:val="single" w:color="000000" w:sz="4" w:space="0"/>
              <w:right w:val="single" w:color="000000" w:sz="4" w:space="0"/>
            </w:tcBorders>
            <w:shd w:val="clear" w:color="auto" w:fill="D9D9D9"/>
            <w:vAlign w:val="center"/>
          </w:tcPr>
          <w:p w14:paraId="2FA0A8E3" wp14:textId="77777777">
            <w:pPr>
              <w:spacing w:before="60" w:after="60"/>
              <w:ind w:left="236"/>
              <w:jc w:val="center"/>
            </w:pPr>
            <w:r>
              <w:rPr>
                <w:b/>
              </w:rPr>
              <w:t>Location (mount point)</w:t>
            </w:r>
          </w:p>
        </w:tc>
      </w:tr>
      <w:tr xmlns:wp14="http://schemas.microsoft.com/office/word/2010/wordml" w14:paraId="7DFE046D" wp14:textId="77777777">
        <w:tblPrEx>
          <w:tblCellMar>
            <w:top w:w="0" w:type="dxa"/>
            <w:left w:w="108" w:type="dxa"/>
            <w:bottom w:w="0" w:type="dxa"/>
            <w:right w:w="108" w:type="dxa"/>
          </w:tblCellMar>
        </w:tblPrEx>
        <w:tc>
          <w:tcPr>
            <w:tcW w:w="3436" w:type="dxa"/>
            <w:tcBorders>
              <w:top w:val="single" w:color="000000" w:sz="4" w:space="0"/>
              <w:left w:val="single" w:color="000000" w:sz="4" w:space="0"/>
              <w:bottom w:val="single" w:color="000000" w:sz="4" w:space="0"/>
            </w:tcBorders>
            <w:shd w:val="clear" w:color="auto" w:fill="auto"/>
            <w:vAlign w:val="center"/>
          </w:tcPr>
          <w:p w14:paraId="2CEB8047" wp14:textId="77777777">
            <w:pPr>
              <w:spacing w:before="60" w:after="60"/>
              <w:ind w:left="252"/>
            </w:pPr>
            <w:r>
              <w:t>Tomcat</w:t>
            </w:r>
          </w:p>
        </w:tc>
        <w:tc>
          <w:tcPr>
            <w:tcW w:w="419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4852D10" wp14:textId="77777777">
            <w:pPr>
              <w:spacing w:before="60" w:after="60"/>
              <w:ind w:left="236"/>
            </w:pPr>
            <w:r>
              <w:t>/tomcat</w:t>
            </w:r>
          </w:p>
        </w:tc>
      </w:tr>
      <w:tr xmlns:wp14="http://schemas.microsoft.com/office/word/2010/wordml" w14:paraId="7EB3B428" wp14:textId="77777777">
        <w:tblPrEx>
          <w:tblCellMar>
            <w:top w:w="0" w:type="dxa"/>
            <w:left w:w="108" w:type="dxa"/>
            <w:bottom w:w="0" w:type="dxa"/>
            <w:right w:w="108" w:type="dxa"/>
          </w:tblCellMar>
        </w:tblPrEx>
        <w:tc>
          <w:tcPr>
            <w:tcW w:w="3436" w:type="dxa"/>
            <w:tcBorders>
              <w:top w:val="single" w:color="000000" w:sz="4" w:space="0"/>
              <w:left w:val="single" w:color="000000" w:sz="4" w:space="0"/>
              <w:bottom w:val="single" w:color="000000" w:sz="4" w:space="0"/>
            </w:tcBorders>
            <w:shd w:val="clear" w:color="auto" w:fill="auto"/>
            <w:vAlign w:val="center"/>
          </w:tcPr>
          <w:p w14:paraId="3AAC24A9" wp14:textId="77777777">
            <w:pPr>
              <w:spacing w:before="60" w:after="60"/>
              <w:ind w:left="252"/>
              <w:rPr>
                <w:lang w:val="nb-NO"/>
              </w:rPr>
            </w:pPr>
            <w:r>
              <w:rPr>
                <w:lang w:val="nb-NO"/>
              </w:rPr>
              <w:t>Apache</w:t>
            </w:r>
          </w:p>
        </w:tc>
        <w:tc>
          <w:tcPr>
            <w:tcW w:w="419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FAF00B5" wp14:textId="77777777">
            <w:pPr>
              <w:spacing w:before="60" w:after="60"/>
              <w:ind w:left="236"/>
            </w:pPr>
            <w:r>
              <w:rPr>
                <w:lang w:val="nb-NO"/>
              </w:rPr>
              <w:t>/usr/local/apache</w:t>
            </w:r>
          </w:p>
        </w:tc>
      </w:tr>
      <w:tr xmlns:wp14="http://schemas.microsoft.com/office/word/2010/wordml" w14:paraId="057C94A1" wp14:textId="77777777">
        <w:tblPrEx>
          <w:tblCellMar>
            <w:top w:w="0" w:type="dxa"/>
            <w:left w:w="108" w:type="dxa"/>
            <w:bottom w:w="0" w:type="dxa"/>
            <w:right w:w="108" w:type="dxa"/>
          </w:tblCellMar>
        </w:tblPrEx>
        <w:tc>
          <w:tcPr>
            <w:tcW w:w="3436" w:type="dxa"/>
            <w:tcBorders>
              <w:top w:val="single" w:color="000000" w:sz="4" w:space="0"/>
              <w:left w:val="single" w:color="000000" w:sz="4" w:space="0"/>
              <w:bottom w:val="single" w:color="000000" w:sz="4" w:space="0"/>
            </w:tcBorders>
            <w:shd w:val="clear" w:color="auto" w:fill="auto"/>
            <w:vAlign w:val="center"/>
          </w:tcPr>
          <w:p w14:paraId="162343FA" wp14:textId="77777777">
            <w:pPr>
              <w:spacing w:before="60" w:after="60"/>
              <w:ind w:left="252"/>
              <w:rPr>
                <w:lang w:val="nb-NO"/>
              </w:rPr>
            </w:pPr>
          </w:p>
        </w:tc>
        <w:tc>
          <w:tcPr>
            <w:tcW w:w="419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039B30F" wp14:textId="77777777">
            <w:pPr>
              <w:spacing w:before="60" w:after="60"/>
              <w:ind w:left="236"/>
              <w:rPr>
                <w:lang w:val="nb-NO"/>
              </w:rPr>
            </w:pPr>
            <w:r>
              <w:rPr>
                <w:lang w:val="nb-NO"/>
              </w:rPr>
              <w:t>/appstorage</w:t>
            </w:r>
          </w:p>
          <w:p w14:paraId="53C895FC" wp14:textId="77777777">
            <w:pPr>
              <w:spacing w:before="60" w:after="60"/>
              <w:ind w:left="236"/>
              <w:rPr>
                <w:lang w:val="nb-NO"/>
              </w:rPr>
            </w:pPr>
            <w:r>
              <w:rPr>
                <w:lang w:val="nb-NO"/>
              </w:rPr>
              <w:t>/archive</w:t>
            </w:r>
          </w:p>
          <w:p w14:paraId="58A464E5" wp14:textId="77777777">
            <w:pPr>
              <w:spacing w:before="60" w:after="60"/>
              <w:ind w:left="236"/>
              <w:rPr>
                <w:lang w:val="nb-NO"/>
              </w:rPr>
            </w:pPr>
            <w:r>
              <w:rPr>
                <w:lang w:val="nb-NO"/>
              </w:rPr>
              <w:t>/TPF_Repository</w:t>
            </w:r>
          </w:p>
        </w:tc>
      </w:tr>
      <w:tr xmlns:wp14="http://schemas.microsoft.com/office/word/2010/wordml" w14:paraId="3E89911C" wp14:textId="77777777">
        <w:tblPrEx>
          <w:tblCellMar>
            <w:top w:w="0" w:type="dxa"/>
            <w:left w:w="108" w:type="dxa"/>
            <w:bottom w:w="0" w:type="dxa"/>
            <w:right w:w="108" w:type="dxa"/>
          </w:tblCellMar>
        </w:tblPrEx>
        <w:tc>
          <w:tcPr>
            <w:tcW w:w="3436" w:type="dxa"/>
            <w:tcBorders>
              <w:top w:val="single" w:color="000000" w:sz="4" w:space="0"/>
              <w:left w:val="single" w:color="000000" w:sz="4" w:space="0"/>
              <w:bottom w:val="single" w:color="000000" w:sz="4" w:space="0"/>
            </w:tcBorders>
            <w:shd w:val="clear" w:color="auto" w:fill="auto"/>
            <w:vAlign w:val="center"/>
          </w:tcPr>
          <w:p w14:paraId="11E07C42" wp14:textId="77777777">
            <w:pPr>
              <w:spacing w:before="60" w:after="60"/>
              <w:ind w:left="252"/>
              <w:rPr>
                <w:lang w:val="nb-NO"/>
              </w:rPr>
            </w:pPr>
            <w:r>
              <w:rPr>
                <w:lang w:val="nb-NO"/>
              </w:rPr>
              <w:t>Mysql and Databases</w:t>
            </w:r>
          </w:p>
        </w:tc>
        <w:tc>
          <w:tcPr>
            <w:tcW w:w="419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098FEBA" wp14:textId="77777777">
            <w:pPr>
              <w:spacing w:before="60" w:after="60"/>
              <w:ind w:left="236"/>
              <w:rPr>
                <w:lang w:val="nb-NO"/>
              </w:rPr>
            </w:pPr>
            <w:r>
              <w:rPr>
                <w:lang w:val="nb-NO"/>
              </w:rPr>
              <w:t>/mysqlbackup</w:t>
            </w:r>
          </w:p>
          <w:p w14:paraId="17390B45" wp14:textId="77777777">
            <w:pPr>
              <w:spacing w:before="60" w:after="60"/>
              <w:ind w:left="236"/>
              <w:rPr>
                <w:lang w:val="nb-NO"/>
              </w:rPr>
            </w:pPr>
            <w:r>
              <w:rPr>
                <w:lang w:val="nb-NO"/>
              </w:rPr>
              <w:t>/mysqldata</w:t>
            </w:r>
          </w:p>
          <w:p w14:paraId="35DF9DE4" wp14:textId="77777777">
            <w:pPr>
              <w:keepNext/>
              <w:spacing w:before="60" w:after="60"/>
              <w:ind w:left="236"/>
              <w:rPr>
                <w:lang w:val="nb-NO"/>
              </w:rPr>
            </w:pPr>
            <w:r>
              <w:rPr>
                <w:lang w:val="nb-NO"/>
              </w:rPr>
              <w:t>/mysql</w:t>
            </w:r>
          </w:p>
        </w:tc>
      </w:tr>
    </w:tbl>
    <w:p xmlns:wp14="http://schemas.microsoft.com/office/word/2010/wordml" w14:paraId="27283389" wp14:textId="77777777">
      <w:pPr>
        <w:pStyle w:val="19"/>
        <w:jc w:val="center"/>
        <w:rPr>
          <w:rFonts w:cs="Arial"/>
          <w:iCs w:val="0"/>
        </w:rPr>
      </w:pPr>
      <w:r>
        <w:t xml:space="preserve">Table </w:t>
      </w:r>
      <w:r>
        <w:fldChar w:fldCharType="begin"/>
      </w:r>
      <w:r>
        <w:instrText xml:space="preserve"> SEQ Table \* ARABIC </w:instrText>
      </w:r>
      <w:r>
        <w:fldChar w:fldCharType="separate"/>
      </w:r>
      <w:r>
        <w:t>9</w:t>
      </w:r>
      <w:r>
        <w:fldChar w:fldCharType="end"/>
      </w:r>
    </w:p>
    <w:p xmlns:wp14="http://schemas.microsoft.com/office/word/2010/wordml" w14:paraId="44CD0D84" wp14:textId="77777777">
      <w:pPr>
        <w:pStyle w:val="13"/>
        <w:numPr>
          <w:ilvl w:val="12"/>
          <w:numId w:val="0"/>
        </w:numPr>
        <w:ind w:left="1440"/>
        <w:rPr>
          <w:rFonts w:cs="Arial"/>
          <w:iCs/>
          <w:sz w:val="20"/>
        </w:rPr>
      </w:pPr>
    </w:p>
    <w:p xmlns:wp14="http://schemas.microsoft.com/office/word/2010/wordml" w14:paraId="69F44D16" wp14:textId="77777777">
      <w:pPr>
        <w:pStyle w:val="4"/>
        <w:keepNext w:val="0"/>
        <w:numPr>
          <w:ilvl w:val="2"/>
          <w:numId w:val="0"/>
        </w:numPr>
        <w:tabs>
          <w:tab w:val="left" w:pos="1440"/>
        </w:tabs>
        <w:overflowPunct/>
        <w:autoSpaceDE/>
        <w:autoSpaceDN/>
        <w:adjustRightInd/>
        <w:spacing w:before="240"/>
        <w:ind w:left="1440" w:right="0" w:hanging="720"/>
        <w:jc w:val="left"/>
        <w:textAlignment w:val="auto"/>
        <w:rPr>
          <w:rFonts w:cs="Arial"/>
          <w:caps/>
        </w:rPr>
      </w:pPr>
      <w:bookmarkStart w:name="_Toc503346554" w:id="335943922"/>
      <w:r>
        <w:rPr>
          <w:rFonts w:cs="Arial"/>
          <w:caps/>
        </w:rPr>
        <w:t>4.6.5.2</w:t>
      </w:r>
      <w:r>
        <w:rPr>
          <w:rFonts w:cs="Arial"/>
          <w:caps/>
        </w:rPr>
        <w:tab/>
      </w:r>
      <w:r>
        <w:rPr>
          <w:rFonts w:cs="Arial"/>
          <w:caps/>
        </w:rPr>
        <w:t>DBMS setup</w:t>
      </w:r>
      <w:bookmarkEnd w:id="335943922"/>
    </w:p>
    <w:p xmlns:wp14="http://schemas.microsoft.com/office/word/2010/wordml" w14:paraId="34824FA9" wp14:textId="77777777">
      <w:pPr>
        <w:rPr>
          <w:rFonts w:cs="Arial"/>
        </w:rPr>
      </w:pPr>
      <w:r>
        <w:rPr>
          <w:rFonts w:cs="Arial"/>
        </w:rPr>
        <w:tab/>
      </w:r>
      <w:r>
        <w:rPr>
          <w:rFonts w:cs="Arial"/>
        </w:rPr>
        <w:tab/>
      </w:r>
      <w:r>
        <w:rPr>
          <w:rFonts w:cs="Arial"/>
        </w:rPr>
        <w:tab/>
      </w:r>
      <w:r>
        <w:rPr>
          <w:rFonts w:cs="Arial"/>
        </w:rPr>
        <w:t>N/A</w:t>
      </w:r>
    </w:p>
    <w:p xmlns:wp14="http://schemas.microsoft.com/office/word/2010/wordml" w14:paraId="0E5EEF3F" wp14:textId="77777777">
      <w:pPr>
        <w:pStyle w:val="3"/>
      </w:pPr>
    </w:p>
    <w:p xmlns:wp14="http://schemas.microsoft.com/office/word/2010/wordml" w14:paraId="7058CEC9" wp14:textId="77777777">
      <w:pPr>
        <w:pStyle w:val="2"/>
        <w:rPr>
          <w:rFonts w:cs="Arial"/>
          <w:sz w:val="20"/>
        </w:rPr>
      </w:pPr>
      <w:r>
        <w:rPr>
          <w:rFonts w:cs="Arial"/>
          <w:sz w:val="20"/>
        </w:rPr>
        <w:br w:type="page"/>
      </w:r>
      <w:bookmarkStart w:name="_Toc503346555" w:id="539068156"/>
      <w:r>
        <w:rPr>
          <w:rFonts w:cs="Arial"/>
          <w:sz w:val="20"/>
        </w:rPr>
        <w:t>4.7</w:t>
      </w:r>
      <w:r>
        <w:rPr>
          <w:rFonts w:cs="Arial"/>
          <w:sz w:val="20"/>
        </w:rPr>
        <w:tab/>
      </w:r>
      <w:r>
        <w:rPr>
          <w:rFonts w:ascii="Arial Bold" w:hAnsi="Arial Bold" w:cs="Arial"/>
          <w:caps/>
          <w:sz w:val="20"/>
        </w:rPr>
        <w:t>Technical operations guide</w:t>
      </w:r>
      <w:bookmarkEnd w:id="539068156"/>
    </w:p>
    <w:p xmlns:wp14="http://schemas.microsoft.com/office/word/2010/wordml" w14:paraId="6E9D4CF0" wp14:textId="77777777">
      <w:pPr>
        <w:pStyle w:val="13"/>
        <w:rPr>
          <w:sz w:val="20"/>
        </w:rPr>
      </w:pPr>
      <w:r>
        <w:rPr>
          <w:sz w:val="20"/>
        </w:rPr>
        <w:t>Tomcat needs to be started when it goes down.</w:t>
      </w:r>
    </w:p>
    <w:p xmlns:wp14="http://schemas.microsoft.com/office/word/2010/wordml" w14:paraId="602BDCBA" wp14:textId="77777777">
      <w:pPr>
        <w:pStyle w:val="13"/>
        <w:rPr>
          <w:rFonts w:cs="Arial"/>
          <w:color w:val="0000FF"/>
          <w:sz w:val="20"/>
          <w:lang w:val="en-GB"/>
        </w:rPr>
      </w:pPr>
      <w:r>
        <w:rPr>
          <w:sz w:val="20"/>
        </w:rPr>
        <w:t>Database needs to be started when it goes down.</w:t>
      </w:r>
    </w:p>
    <w:p xmlns:wp14="http://schemas.microsoft.com/office/word/2010/wordml" w14:paraId="24D012F5" wp14:textId="77777777">
      <w:pPr>
        <w:pStyle w:val="3"/>
      </w:pPr>
      <w:bookmarkStart w:name="_Toc503346556" w:id="1828241277"/>
      <w:r>
        <w:t>4.7.1</w:t>
      </w:r>
      <w:r>
        <w:tab/>
      </w:r>
      <w:r>
        <w:t>Installation Procedures</w:t>
      </w:r>
      <w:bookmarkEnd w:id="1828241277"/>
    </w:p>
    <w:p xmlns:wp14="http://schemas.microsoft.com/office/word/2010/wordml" w14:paraId="7546AC13" wp14:textId="77777777">
      <w:r>
        <w:tab/>
      </w:r>
      <w:r>
        <w:t>N/A</w:t>
      </w:r>
    </w:p>
    <w:p xmlns:wp14="http://schemas.microsoft.com/office/word/2010/wordml" w14:paraId="63E07331" wp14:textId="77777777">
      <w:pPr>
        <w:pStyle w:val="3"/>
      </w:pPr>
      <w:bookmarkStart w:name="_Toc503346557" w:id="43464746"/>
      <w:r>
        <w:t>4.7.2</w:t>
      </w:r>
      <w:r>
        <w:tab/>
      </w:r>
      <w:r>
        <w:t>monthly reboot server</w:t>
      </w:r>
      <w:bookmarkEnd w:id="43464746"/>
    </w:p>
    <w:p xmlns:wp14="http://schemas.microsoft.com/office/word/2010/wordml" w14:paraId="7759889B" wp14:textId="77777777">
      <w:pPr>
        <w:rPr>
          <w:color w:val="FF0000"/>
        </w:rPr>
      </w:pPr>
      <w:r>
        <w:tab/>
      </w:r>
      <w:r>
        <w:t>N/A</w:t>
      </w:r>
    </w:p>
    <w:p xmlns:wp14="http://schemas.microsoft.com/office/word/2010/wordml" w14:paraId="15E59DB5" wp14:textId="77777777">
      <w:pPr>
        <w:pStyle w:val="3"/>
      </w:pPr>
      <w:bookmarkStart w:name="_Toc503346558" w:id="1696559536"/>
      <w:r>
        <w:t>4.7.3</w:t>
      </w:r>
      <w:r>
        <w:tab/>
      </w:r>
      <w:r>
        <w:t>Backup and Recovery</w:t>
      </w:r>
      <w:bookmarkEnd w:id="1696559536"/>
    </w:p>
    <w:tbl>
      <w:tblPr>
        <w:tblStyle w:val="42"/>
        <w:tblW w:w="9003" w:type="dxa"/>
        <w:tblInd w:w="748" w:type="dxa"/>
        <w:tblLayout w:type="fixed"/>
        <w:tblCellMar>
          <w:top w:w="0" w:type="dxa"/>
          <w:left w:w="108" w:type="dxa"/>
          <w:bottom w:w="0" w:type="dxa"/>
          <w:right w:w="108" w:type="dxa"/>
        </w:tblCellMar>
      </w:tblPr>
      <w:tblGrid>
        <w:gridCol w:w="1874"/>
        <w:gridCol w:w="1096"/>
        <w:gridCol w:w="1440"/>
        <w:gridCol w:w="1620"/>
        <w:gridCol w:w="2973"/>
      </w:tblGrid>
      <w:tr xmlns:wp14="http://schemas.microsoft.com/office/word/2010/wordml" w14:paraId="295AC1C6" wp14:textId="77777777">
        <w:tblPrEx>
          <w:tblCellMar>
            <w:top w:w="0" w:type="dxa"/>
            <w:left w:w="108" w:type="dxa"/>
            <w:bottom w:w="0" w:type="dxa"/>
            <w:right w:w="108" w:type="dxa"/>
          </w:tblCellMar>
        </w:tblPrEx>
        <w:trPr>
          <w:cantSplit/>
          <w:trHeight w:val="300" w:hRule="atLeast"/>
        </w:trPr>
        <w:tc>
          <w:tcPr>
            <w:tcW w:w="1874" w:type="dxa"/>
            <w:tcBorders>
              <w:top w:val="single" w:color="auto" w:sz="4" w:space="0"/>
              <w:left w:val="single" w:color="auto" w:sz="4" w:space="0"/>
              <w:bottom w:val="single" w:color="auto" w:sz="4" w:space="0"/>
              <w:right w:val="single" w:color="auto" w:sz="4" w:space="0"/>
            </w:tcBorders>
            <w:shd w:val="clear" w:color="000000" w:fill="D9D9D9"/>
            <w:vAlign w:val="center"/>
          </w:tcPr>
          <w:p w14:paraId="09B2C7BC" wp14:textId="77777777">
            <w:pPr>
              <w:overflowPunct/>
              <w:autoSpaceDE/>
              <w:autoSpaceDN/>
              <w:adjustRightInd/>
              <w:spacing w:before="0"/>
              <w:ind w:left="0" w:right="0"/>
              <w:jc w:val="center"/>
              <w:textAlignment w:val="auto"/>
              <w:rPr>
                <w:rFonts w:cs="Arial"/>
                <w:b/>
                <w:bCs/>
                <w:color w:val="000000"/>
              </w:rPr>
            </w:pPr>
            <w:r>
              <w:rPr>
                <w:rFonts w:cs="Arial"/>
                <w:b/>
                <w:bCs/>
                <w:color w:val="000000"/>
                <w:lang w:val="en-GB"/>
              </w:rPr>
              <w:t>Server/Database</w:t>
            </w:r>
          </w:p>
        </w:tc>
        <w:tc>
          <w:tcPr>
            <w:tcW w:w="1096" w:type="dxa"/>
            <w:tcBorders>
              <w:top w:val="single" w:color="auto" w:sz="4" w:space="0"/>
              <w:left w:val="nil"/>
              <w:bottom w:val="single" w:color="auto" w:sz="4" w:space="0"/>
              <w:right w:val="single" w:color="auto" w:sz="4" w:space="0"/>
            </w:tcBorders>
            <w:shd w:val="clear" w:color="000000" w:fill="D9D9D9"/>
            <w:vAlign w:val="center"/>
          </w:tcPr>
          <w:p w14:paraId="46A45A07" wp14:textId="77777777">
            <w:pPr>
              <w:overflowPunct/>
              <w:autoSpaceDE/>
              <w:autoSpaceDN/>
              <w:adjustRightInd/>
              <w:spacing w:before="0"/>
              <w:ind w:left="0" w:right="0"/>
              <w:jc w:val="center"/>
              <w:textAlignment w:val="auto"/>
              <w:rPr>
                <w:rFonts w:cs="Arial"/>
                <w:b/>
                <w:bCs/>
                <w:color w:val="000000"/>
              </w:rPr>
            </w:pPr>
            <w:r>
              <w:rPr>
                <w:rFonts w:cs="Arial"/>
                <w:b/>
                <w:bCs/>
                <w:color w:val="000000"/>
                <w:lang w:val="en-GB"/>
              </w:rPr>
              <w:t># of Versions</w:t>
            </w:r>
          </w:p>
        </w:tc>
        <w:tc>
          <w:tcPr>
            <w:tcW w:w="1440" w:type="dxa"/>
            <w:tcBorders>
              <w:top w:val="single" w:color="auto" w:sz="4" w:space="0"/>
              <w:left w:val="nil"/>
              <w:bottom w:val="single" w:color="auto" w:sz="4" w:space="0"/>
              <w:right w:val="single" w:color="auto" w:sz="4" w:space="0"/>
            </w:tcBorders>
            <w:shd w:val="clear" w:color="000000" w:fill="D9D9D9"/>
            <w:vAlign w:val="center"/>
          </w:tcPr>
          <w:p w14:paraId="6F35DBC6" wp14:textId="77777777">
            <w:pPr>
              <w:overflowPunct/>
              <w:autoSpaceDE/>
              <w:autoSpaceDN/>
              <w:adjustRightInd/>
              <w:spacing w:before="0"/>
              <w:ind w:left="0" w:right="0"/>
              <w:jc w:val="center"/>
              <w:textAlignment w:val="auto"/>
              <w:rPr>
                <w:rFonts w:cs="Arial"/>
                <w:b/>
                <w:bCs/>
                <w:color w:val="000000"/>
              </w:rPr>
            </w:pPr>
            <w:r>
              <w:rPr>
                <w:rFonts w:cs="Arial"/>
                <w:b/>
                <w:bCs/>
                <w:color w:val="000000"/>
                <w:lang w:val="en-GB"/>
              </w:rPr>
              <w:t>Frequency</w:t>
            </w:r>
          </w:p>
        </w:tc>
        <w:tc>
          <w:tcPr>
            <w:tcW w:w="1620" w:type="dxa"/>
            <w:tcBorders>
              <w:top w:val="single" w:color="auto" w:sz="4" w:space="0"/>
              <w:left w:val="nil"/>
              <w:bottom w:val="single" w:color="auto" w:sz="4" w:space="0"/>
              <w:right w:val="single" w:color="auto" w:sz="4" w:space="0"/>
            </w:tcBorders>
            <w:shd w:val="clear" w:color="000000" w:fill="D9D9D9"/>
            <w:vAlign w:val="center"/>
          </w:tcPr>
          <w:p w14:paraId="4D234A41" wp14:textId="77777777">
            <w:pPr>
              <w:overflowPunct/>
              <w:autoSpaceDE/>
              <w:autoSpaceDN/>
              <w:adjustRightInd/>
              <w:spacing w:before="0"/>
              <w:ind w:left="0" w:right="0"/>
              <w:jc w:val="center"/>
              <w:textAlignment w:val="auto"/>
              <w:rPr>
                <w:rFonts w:cs="Arial"/>
                <w:b/>
                <w:bCs/>
                <w:color w:val="000000"/>
              </w:rPr>
            </w:pPr>
            <w:r>
              <w:rPr>
                <w:rFonts w:cs="Arial"/>
                <w:b/>
                <w:bCs/>
                <w:color w:val="000000"/>
                <w:lang w:val="en-GB"/>
              </w:rPr>
              <w:t>Schedule (MYT)</w:t>
            </w:r>
          </w:p>
        </w:tc>
        <w:tc>
          <w:tcPr>
            <w:tcW w:w="2973" w:type="dxa"/>
            <w:tcBorders>
              <w:top w:val="single" w:color="auto" w:sz="4" w:space="0"/>
              <w:left w:val="nil"/>
              <w:bottom w:val="single" w:color="auto" w:sz="4" w:space="0"/>
              <w:right w:val="single" w:color="auto" w:sz="4" w:space="0"/>
            </w:tcBorders>
            <w:shd w:val="clear" w:color="000000" w:fill="D9D9D9"/>
            <w:vAlign w:val="center"/>
          </w:tcPr>
          <w:p w14:paraId="4C94FBC7" wp14:textId="77777777">
            <w:pPr>
              <w:overflowPunct/>
              <w:autoSpaceDE/>
              <w:autoSpaceDN/>
              <w:adjustRightInd/>
              <w:spacing w:before="0"/>
              <w:ind w:left="0" w:right="0"/>
              <w:jc w:val="center"/>
              <w:textAlignment w:val="auto"/>
              <w:rPr>
                <w:rFonts w:cs="Arial"/>
                <w:b/>
                <w:bCs/>
                <w:color w:val="000000"/>
              </w:rPr>
            </w:pPr>
            <w:r>
              <w:rPr>
                <w:rFonts w:cs="Arial"/>
                <w:b/>
                <w:bCs/>
                <w:color w:val="000000"/>
                <w:lang w:val="en-GB"/>
              </w:rPr>
              <w:t>Remarks</w:t>
            </w:r>
          </w:p>
        </w:tc>
      </w:tr>
      <w:tr xmlns:wp14="http://schemas.microsoft.com/office/word/2010/wordml" w14:paraId="691B5515" wp14:textId="77777777">
        <w:tblPrEx>
          <w:tblCellMar>
            <w:top w:w="0" w:type="dxa"/>
            <w:left w:w="108" w:type="dxa"/>
            <w:bottom w:w="0" w:type="dxa"/>
            <w:right w:w="108" w:type="dxa"/>
          </w:tblCellMar>
        </w:tblPrEx>
        <w:trPr>
          <w:trHeight w:val="510" w:hRule="atLeast"/>
        </w:trPr>
        <w:tc>
          <w:tcPr>
            <w:tcW w:w="1874" w:type="dxa"/>
            <w:tcBorders>
              <w:top w:val="nil"/>
              <w:left w:val="single" w:color="auto" w:sz="4" w:space="0"/>
              <w:bottom w:val="single" w:color="auto" w:sz="4" w:space="0"/>
              <w:right w:val="single" w:color="auto" w:sz="4" w:space="0"/>
            </w:tcBorders>
            <w:shd w:val="clear" w:color="auto" w:fill="auto"/>
            <w:vAlign w:val="center"/>
          </w:tcPr>
          <w:p w14:paraId="6F01EC90" wp14:textId="77777777">
            <w:pPr>
              <w:overflowPunct/>
              <w:autoSpaceDE/>
              <w:autoSpaceDN/>
              <w:adjustRightInd/>
              <w:spacing w:before="0"/>
              <w:ind w:left="0" w:right="0"/>
              <w:textAlignment w:val="auto"/>
              <w:rPr>
                <w:rFonts w:cs="Arial"/>
                <w:color w:val="000000"/>
              </w:rPr>
            </w:pPr>
            <w:r>
              <w:rPr>
                <w:rFonts w:cs="Arial"/>
                <w:color w:val="000000"/>
              </w:rPr>
              <w:t>MASG-1MFMIGAPP1</w:t>
            </w:r>
          </w:p>
        </w:tc>
        <w:tc>
          <w:tcPr>
            <w:tcW w:w="1096" w:type="dxa"/>
            <w:tcBorders>
              <w:top w:val="nil"/>
              <w:left w:val="nil"/>
              <w:bottom w:val="single" w:color="auto" w:sz="4" w:space="0"/>
              <w:right w:val="single" w:color="auto" w:sz="4" w:space="0"/>
            </w:tcBorders>
            <w:shd w:val="clear" w:color="auto" w:fill="auto"/>
            <w:vAlign w:val="center"/>
          </w:tcPr>
          <w:p w14:paraId="1946A7AE" wp14:textId="77777777">
            <w:pPr>
              <w:overflowPunct/>
              <w:autoSpaceDE/>
              <w:autoSpaceDN/>
              <w:adjustRightInd/>
              <w:spacing w:before="0"/>
              <w:ind w:left="0" w:right="0"/>
              <w:textAlignment w:val="auto"/>
              <w:rPr>
                <w:rFonts w:cs="Arial"/>
                <w:color w:val="000000"/>
              </w:rPr>
            </w:pPr>
            <w:r>
              <w:rPr>
                <w:rFonts w:cs="Arial"/>
                <w:color w:val="000000"/>
              </w:rPr>
              <w:t>6</w:t>
            </w:r>
          </w:p>
        </w:tc>
        <w:tc>
          <w:tcPr>
            <w:tcW w:w="1440" w:type="dxa"/>
            <w:tcBorders>
              <w:top w:val="nil"/>
              <w:left w:val="nil"/>
              <w:bottom w:val="single" w:color="auto" w:sz="4" w:space="0"/>
              <w:right w:val="single" w:color="auto" w:sz="4" w:space="0"/>
            </w:tcBorders>
            <w:shd w:val="clear" w:color="auto" w:fill="auto"/>
            <w:vAlign w:val="center"/>
          </w:tcPr>
          <w:p w14:paraId="677C86A2" wp14:textId="77777777">
            <w:pPr>
              <w:overflowPunct/>
              <w:autoSpaceDE/>
              <w:autoSpaceDN/>
              <w:adjustRightInd/>
              <w:spacing w:before="0"/>
              <w:ind w:left="0" w:right="0"/>
              <w:textAlignment w:val="auto"/>
              <w:rPr>
                <w:rFonts w:cs="Arial"/>
                <w:color w:val="000000"/>
              </w:rPr>
            </w:pPr>
            <w:r>
              <w:rPr>
                <w:rFonts w:cs="Arial"/>
                <w:color w:val="000000"/>
              </w:rPr>
              <w:t>Every Saturday</w:t>
            </w:r>
          </w:p>
        </w:tc>
        <w:tc>
          <w:tcPr>
            <w:tcW w:w="1620" w:type="dxa"/>
            <w:tcBorders>
              <w:top w:val="nil"/>
              <w:left w:val="nil"/>
              <w:bottom w:val="single" w:color="auto" w:sz="4" w:space="0"/>
              <w:right w:val="single" w:color="auto" w:sz="4" w:space="0"/>
            </w:tcBorders>
            <w:shd w:val="clear" w:color="auto" w:fill="auto"/>
            <w:vAlign w:val="center"/>
          </w:tcPr>
          <w:p w14:paraId="1C7666C0" wp14:textId="77777777">
            <w:pPr>
              <w:overflowPunct/>
              <w:autoSpaceDE/>
              <w:autoSpaceDN/>
              <w:adjustRightInd/>
              <w:spacing w:before="0"/>
              <w:ind w:left="0" w:right="0"/>
              <w:textAlignment w:val="auto"/>
              <w:rPr>
                <w:rFonts w:cs="Arial"/>
                <w:color w:val="000000"/>
              </w:rPr>
            </w:pPr>
            <w:r>
              <w:rPr>
                <w:rFonts w:cs="Arial"/>
                <w:color w:val="000000"/>
              </w:rPr>
              <w:t>5:50 PM MYT</w:t>
            </w:r>
          </w:p>
        </w:tc>
        <w:tc>
          <w:tcPr>
            <w:tcW w:w="2973" w:type="dxa"/>
            <w:tcBorders>
              <w:top w:val="nil"/>
              <w:left w:val="nil"/>
              <w:bottom w:val="single" w:color="auto" w:sz="4" w:space="0"/>
              <w:right w:val="single" w:color="auto" w:sz="4" w:space="0"/>
            </w:tcBorders>
            <w:shd w:val="clear" w:color="auto" w:fill="auto"/>
            <w:vAlign w:val="center"/>
          </w:tcPr>
          <w:p w14:paraId="65E525AC" wp14:textId="77777777">
            <w:pPr>
              <w:overflowPunct/>
              <w:autoSpaceDE/>
              <w:autoSpaceDN/>
              <w:adjustRightInd/>
              <w:spacing w:before="0"/>
              <w:ind w:left="0" w:right="0"/>
              <w:textAlignment w:val="auto"/>
              <w:rPr>
                <w:rFonts w:cs="Arial"/>
                <w:color w:val="000000"/>
              </w:rPr>
            </w:pPr>
            <w:r>
              <w:rPr>
                <w:rFonts w:cs="Arial"/>
                <w:color w:val="000000"/>
              </w:rPr>
              <w:t>Monthly first Saturday backup retention is 3 months</w:t>
            </w:r>
          </w:p>
        </w:tc>
      </w:tr>
      <w:tr xmlns:wp14="http://schemas.microsoft.com/office/word/2010/wordml" w14:paraId="4FDFBEC5" wp14:textId="77777777">
        <w:tblPrEx>
          <w:tblCellMar>
            <w:top w:w="0" w:type="dxa"/>
            <w:left w:w="108" w:type="dxa"/>
            <w:bottom w:w="0" w:type="dxa"/>
            <w:right w:w="108" w:type="dxa"/>
          </w:tblCellMar>
        </w:tblPrEx>
        <w:trPr>
          <w:trHeight w:val="510" w:hRule="atLeast"/>
        </w:trPr>
        <w:tc>
          <w:tcPr>
            <w:tcW w:w="1874" w:type="dxa"/>
            <w:tcBorders>
              <w:top w:val="nil"/>
              <w:left w:val="single" w:color="auto" w:sz="4" w:space="0"/>
              <w:bottom w:val="single" w:color="auto" w:sz="4" w:space="0"/>
              <w:right w:val="single" w:color="auto" w:sz="4" w:space="0"/>
            </w:tcBorders>
            <w:shd w:val="clear" w:color="auto" w:fill="auto"/>
            <w:vAlign w:val="center"/>
          </w:tcPr>
          <w:p w14:paraId="5039C586" wp14:textId="77777777">
            <w:pPr>
              <w:overflowPunct/>
              <w:autoSpaceDE/>
              <w:autoSpaceDN/>
              <w:adjustRightInd/>
              <w:spacing w:before="0"/>
              <w:ind w:left="0" w:right="0"/>
              <w:textAlignment w:val="auto"/>
              <w:rPr>
                <w:rFonts w:cs="Arial"/>
                <w:color w:val="000000"/>
              </w:rPr>
            </w:pPr>
            <w:r>
              <w:rPr>
                <w:rFonts w:cs="Arial"/>
                <w:color w:val="000000"/>
              </w:rPr>
              <w:t>MASG-1MFMIGDB1</w:t>
            </w:r>
          </w:p>
        </w:tc>
        <w:tc>
          <w:tcPr>
            <w:tcW w:w="1096" w:type="dxa"/>
            <w:tcBorders>
              <w:top w:val="nil"/>
              <w:left w:val="nil"/>
              <w:bottom w:val="single" w:color="auto" w:sz="4" w:space="0"/>
              <w:right w:val="single" w:color="auto" w:sz="4" w:space="0"/>
            </w:tcBorders>
            <w:shd w:val="clear" w:color="auto" w:fill="auto"/>
            <w:vAlign w:val="center"/>
          </w:tcPr>
          <w:p w14:paraId="6DDB914C" wp14:textId="77777777">
            <w:pPr>
              <w:overflowPunct/>
              <w:autoSpaceDE/>
              <w:autoSpaceDN/>
              <w:adjustRightInd/>
              <w:spacing w:before="0"/>
              <w:ind w:left="0" w:right="0"/>
              <w:textAlignment w:val="auto"/>
              <w:rPr>
                <w:rFonts w:cs="Arial"/>
                <w:color w:val="000000"/>
              </w:rPr>
            </w:pPr>
            <w:r>
              <w:rPr>
                <w:rFonts w:cs="Arial"/>
                <w:color w:val="000000"/>
              </w:rPr>
              <w:t>6</w:t>
            </w:r>
          </w:p>
        </w:tc>
        <w:tc>
          <w:tcPr>
            <w:tcW w:w="1440" w:type="dxa"/>
            <w:tcBorders>
              <w:top w:val="nil"/>
              <w:left w:val="nil"/>
              <w:bottom w:val="single" w:color="auto" w:sz="4" w:space="0"/>
              <w:right w:val="single" w:color="auto" w:sz="4" w:space="0"/>
            </w:tcBorders>
            <w:shd w:val="clear" w:color="auto" w:fill="auto"/>
            <w:vAlign w:val="center"/>
          </w:tcPr>
          <w:p w14:paraId="11D30A36" wp14:textId="77777777">
            <w:pPr>
              <w:overflowPunct/>
              <w:autoSpaceDE/>
              <w:autoSpaceDN/>
              <w:adjustRightInd/>
              <w:spacing w:before="0"/>
              <w:ind w:left="0" w:right="0"/>
              <w:textAlignment w:val="auto"/>
              <w:rPr>
                <w:rFonts w:cs="Arial"/>
                <w:color w:val="000000"/>
              </w:rPr>
            </w:pPr>
            <w:r>
              <w:rPr>
                <w:rFonts w:cs="Arial"/>
                <w:color w:val="000000"/>
              </w:rPr>
              <w:t>Every Saturday</w:t>
            </w:r>
          </w:p>
        </w:tc>
        <w:tc>
          <w:tcPr>
            <w:tcW w:w="1620" w:type="dxa"/>
            <w:tcBorders>
              <w:top w:val="nil"/>
              <w:left w:val="nil"/>
              <w:bottom w:val="single" w:color="auto" w:sz="4" w:space="0"/>
              <w:right w:val="single" w:color="auto" w:sz="4" w:space="0"/>
            </w:tcBorders>
            <w:shd w:val="clear" w:color="auto" w:fill="auto"/>
            <w:vAlign w:val="center"/>
          </w:tcPr>
          <w:p w14:paraId="440F0F81" wp14:textId="77777777">
            <w:pPr>
              <w:overflowPunct/>
              <w:autoSpaceDE/>
              <w:autoSpaceDN/>
              <w:adjustRightInd/>
              <w:spacing w:before="0"/>
              <w:ind w:left="0" w:right="0"/>
              <w:textAlignment w:val="auto"/>
              <w:rPr>
                <w:rFonts w:cs="Arial"/>
                <w:color w:val="000000"/>
              </w:rPr>
            </w:pPr>
            <w:r>
              <w:rPr>
                <w:rFonts w:cs="Arial"/>
                <w:color w:val="000000"/>
              </w:rPr>
              <w:t>5:50 PM MYT</w:t>
            </w:r>
          </w:p>
        </w:tc>
        <w:tc>
          <w:tcPr>
            <w:tcW w:w="2973" w:type="dxa"/>
            <w:tcBorders>
              <w:top w:val="nil"/>
              <w:left w:val="nil"/>
              <w:bottom w:val="single" w:color="auto" w:sz="4" w:space="0"/>
              <w:right w:val="single" w:color="auto" w:sz="4" w:space="0"/>
            </w:tcBorders>
            <w:shd w:val="clear" w:color="auto" w:fill="auto"/>
            <w:vAlign w:val="center"/>
          </w:tcPr>
          <w:p w14:paraId="260633A6" wp14:textId="77777777">
            <w:pPr>
              <w:overflowPunct/>
              <w:autoSpaceDE/>
              <w:autoSpaceDN/>
              <w:adjustRightInd/>
              <w:spacing w:before="0"/>
              <w:ind w:left="0" w:right="0"/>
              <w:textAlignment w:val="auto"/>
              <w:rPr>
                <w:rFonts w:cs="Arial"/>
                <w:color w:val="000000"/>
              </w:rPr>
            </w:pPr>
            <w:r>
              <w:rPr>
                <w:rFonts w:cs="Arial"/>
                <w:color w:val="000000"/>
              </w:rPr>
              <w:t>Monthly first Saturday backup retention is 3 months</w:t>
            </w:r>
          </w:p>
        </w:tc>
      </w:tr>
      <w:tr xmlns:wp14="http://schemas.microsoft.com/office/word/2010/wordml" w14:paraId="0A11A99F" wp14:textId="77777777">
        <w:tblPrEx>
          <w:tblCellMar>
            <w:top w:w="0" w:type="dxa"/>
            <w:left w:w="108" w:type="dxa"/>
            <w:bottom w:w="0" w:type="dxa"/>
            <w:right w:w="108" w:type="dxa"/>
          </w:tblCellMar>
        </w:tblPrEx>
        <w:trPr>
          <w:trHeight w:val="510" w:hRule="atLeast"/>
        </w:trPr>
        <w:tc>
          <w:tcPr>
            <w:tcW w:w="1874" w:type="dxa"/>
            <w:tcBorders>
              <w:top w:val="nil"/>
              <w:left w:val="single" w:color="auto" w:sz="4" w:space="0"/>
              <w:bottom w:val="single" w:color="auto" w:sz="4" w:space="0"/>
              <w:right w:val="single" w:color="auto" w:sz="4" w:space="0"/>
            </w:tcBorders>
            <w:shd w:val="clear" w:color="auto" w:fill="auto"/>
            <w:vAlign w:val="center"/>
          </w:tcPr>
          <w:p w14:paraId="055B8147" wp14:textId="77777777">
            <w:pPr>
              <w:overflowPunct/>
              <w:autoSpaceDE/>
              <w:autoSpaceDN/>
              <w:adjustRightInd/>
              <w:spacing w:before="0"/>
              <w:ind w:left="0" w:right="0"/>
              <w:textAlignment w:val="auto"/>
              <w:rPr>
                <w:rFonts w:cs="Arial"/>
                <w:color w:val="000000"/>
              </w:rPr>
            </w:pPr>
            <w:r>
              <w:rPr>
                <w:rFonts w:cs="Arial"/>
                <w:color w:val="000000"/>
              </w:rPr>
              <w:t>MASG-3MFMIGAPP-LX</w:t>
            </w:r>
          </w:p>
        </w:tc>
        <w:tc>
          <w:tcPr>
            <w:tcW w:w="1096" w:type="dxa"/>
            <w:tcBorders>
              <w:top w:val="nil"/>
              <w:left w:val="nil"/>
              <w:bottom w:val="single" w:color="auto" w:sz="4" w:space="0"/>
              <w:right w:val="single" w:color="auto" w:sz="4" w:space="0"/>
            </w:tcBorders>
            <w:shd w:val="clear" w:color="auto" w:fill="auto"/>
            <w:vAlign w:val="center"/>
          </w:tcPr>
          <w:p w14:paraId="5D9A48CF" wp14:textId="77777777">
            <w:pPr>
              <w:overflowPunct/>
              <w:autoSpaceDE/>
              <w:autoSpaceDN/>
              <w:adjustRightInd/>
              <w:spacing w:before="0"/>
              <w:ind w:left="0" w:right="0"/>
              <w:textAlignment w:val="auto"/>
              <w:rPr>
                <w:rFonts w:cs="Arial"/>
                <w:color w:val="000000"/>
              </w:rPr>
            </w:pPr>
            <w:r>
              <w:rPr>
                <w:rFonts w:cs="Arial"/>
                <w:color w:val="000000"/>
              </w:rPr>
              <w:t>6</w:t>
            </w:r>
          </w:p>
        </w:tc>
        <w:tc>
          <w:tcPr>
            <w:tcW w:w="1440" w:type="dxa"/>
            <w:tcBorders>
              <w:top w:val="nil"/>
              <w:left w:val="nil"/>
              <w:bottom w:val="single" w:color="auto" w:sz="4" w:space="0"/>
              <w:right w:val="single" w:color="auto" w:sz="4" w:space="0"/>
            </w:tcBorders>
            <w:shd w:val="clear" w:color="auto" w:fill="auto"/>
            <w:vAlign w:val="center"/>
          </w:tcPr>
          <w:p w14:paraId="161A70F2" wp14:textId="77777777">
            <w:pPr>
              <w:overflowPunct/>
              <w:autoSpaceDE/>
              <w:autoSpaceDN/>
              <w:adjustRightInd/>
              <w:spacing w:before="0"/>
              <w:ind w:left="0" w:right="0"/>
              <w:textAlignment w:val="auto"/>
              <w:rPr>
                <w:rFonts w:cs="Arial"/>
                <w:color w:val="000000"/>
              </w:rPr>
            </w:pPr>
            <w:r>
              <w:rPr>
                <w:rFonts w:cs="Arial"/>
                <w:color w:val="000000"/>
              </w:rPr>
              <w:t>Every Saturday</w:t>
            </w:r>
          </w:p>
        </w:tc>
        <w:tc>
          <w:tcPr>
            <w:tcW w:w="1620" w:type="dxa"/>
            <w:tcBorders>
              <w:top w:val="nil"/>
              <w:left w:val="nil"/>
              <w:bottom w:val="single" w:color="auto" w:sz="4" w:space="0"/>
              <w:right w:val="single" w:color="auto" w:sz="4" w:space="0"/>
            </w:tcBorders>
            <w:shd w:val="clear" w:color="auto" w:fill="auto"/>
            <w:vAlign w:val="center"/>
          </w:tcPr>
          <w:p w14:paraId="24D04CBC" wp14:textId="77777777">
            <w:pPr>
              <w:overflowPunct/>
              <w:autoSpaceDE/>
              <w:autoSpaceDN/>
              <w:adjustRightInd/>
              <w:spacing w:before="0"/>
              <w:ind w:left="0" w:right="0"/>
              <w:textAlignment w:val="auto"/>
              <w:rPr>
                <w:rFonts w:cs="Arial"/>
                <w:color w:val="000000"/>
              </w:rPr>
            </w:pPr>
            <w:r>
              <w:rPr>
                <w:rFonts w:cs="Arial"/>
                <w:color w:val="000000"/>
              </w:rPr>
              <w:t>5:50 PM MYT</w:t>
            </w:r>
          </w:p>
        </w:tc>
        <w:tc>
          <w:tcPr>
            <w:tcW w:w="2973" w:type="dxa"/>
            <w:tcBorders>
              <w:top w:val="nil"/>
              <w:left w:val="nil"/>
              <w:bottom w:val="single" w:color="auto" w:sz="4" w:space="0"/>
              <w:right w:val="single" w:color="auto" w:sz="4" w:space="0"/>
            </w:tcBorders>
            <w:shd w:val="clear" w:color="auto" w:fill="auto"/>
            <w:vAlign w:val="center"/>
          </w:tcPr>
          <w:p w14:paraId="0149B470" wp14:textId="77777777">
            <w:pPr>
              <w:overflowPunct/>
              <w:autoSpaceDE/>
              <w:autoSpaceDN/>
              <w:adjustRightInd/>
              <w:spacing w:before="0"/>
              <w:ind w:left="0" w:right="0"/>
              <w:textAlignment w:val="auto"/>
              <w:rPr>
                <w:rFonts w:cs="Arial"/>
                <w:color w:val="000000"/>
              </w:rPr>
            </w:pPr>
            <w:r>
              <w:rPr>
                <w:rFonts w:cs="Arial"/>
                <w:color w:val="000000"/>
              </w:rPr>
              <w:t>Monthly first Saturday backup retention is 3 months</w:t>
            </w:r>
          </w:p>
        </w:tc>
      </w:tr>
      <w:tr xmlns:wp14="http://schemas.microsoft.com/office/word/2010/wordml" w14:paraId="65533A96" wp14:textId="77777777">
        <w:tblPrEx>
          <w:tblCellMar>
            <w:top w:w="0" w:type="dxa"/>
            <w:left w:w="108" w:type="dxa"/>
            <w:bottom w:w="0" w:type="dxa"/>
            <w:right w:w="108" w:type="dxa"/>
          </w:tblCellMar>
        </w:tblPrEx>
        <w:trPr>
          <w:trHeight w:val="510" w:hRule="atLeast"/>
        </w:trPr>
        <w:tc>
          <w:tcPr>
            <w:tcW w:w="1874" w:type="dxa"/>
            <w:tcBorders>
              <w:top w:val="nil"/>
              <w:left w:val="single" w:color="auto" w:sz="4" w:space="0"/>
              <w:bottom w:val="single" w:color="auto" w:sz="4" w:space="0"/>
              <w:right w:val="single" w:color="auto" w:sz="4" w:space="0"/>
            </w:tcBorders>
            <w:shd w:val="clear" w:color="auto" w:fill="auto"/>
            <w:vAlign w:val="center"/>
          </w:tcPr>
          <w:p w14:paraId="630887E9" wp14:textId="77777777">
            <w:pPr>
              <w:overflowPunct/>
              <w:autoSpaceDE/>
              <w:autoSpaceDN/>
              <w:adjustRightInd/>
              <w:spacing w:before="0"/>
              <w:ind w:left="0" w:right="0"/>
              <w:textAlignment w:val="auto"/>
              <w:rPr>
                <w:rFonts w:cs="Arial"/>
                <w:color w:val="000000"/>
              </w:rPr>
            </w:pPr>
            <w:r>
              <w:rPr>
                <w:rFonts w:cs="Arial"/>
                <w:color w:val="000000"/>
              </w:rPr>
              <w:t>MASG-3MFMIGDB-LX</w:t>
            </w:r>
          </w:p>
        </w:tc>
        <w:tc>
          <w:tcPr>
            <w:tcW w:w="1096" w:type="dxa"/>
            <w:tcBorders>
              <w:top w:val="nil"/>
              <w:left w:val="nil"/>
              <w:bottom w:val="single" w:color="auto" w:sz="4" w:space="0"/>
              <w:right w:val="single" w:color="auto" w:sz="4" w:space="0"/>
            </w:tcBorders>
            <w:shd w:val="clear" w:color="auto" w:fill="auto"/>
            <w:vAlign w:val="center"/>
          </w:tcPr>
          <w:p w14:paraId="1AA1B773" wp14:textId="77777777">
            <w:pPr>
              <w:overflowPunct/>
              <w:autoSpaceDE/>
              <w:autoSpaceDN/>
              <w:adjustRightInd/>
              <w:spacing w:before="0"/>
              <w:ind w:left="0" w:right="0"/>
              <w:textAlignment w:val="auto"/>
              <w:rPr>
                <w:rFonts w:cs="Arial"/>
                <w:color w:val="000000"/>
              </w:rPr>
            </w:pPr>
            <w:r>
              <w:rPr>
                <w:rFonts w:cs="Arial"/>
                <w:color w:val="000000"/>
              </w:rPr>
              <w:t>6</w:t>
            </w:r>
          </w:p>
        </w:tc>
        <w:tc>
          <w:tcPr>
            <w:tcW w:w="1440" w:type="dxa"/>
            <w:tcBorders>
              <w:top w:val="nil"/>
              <w:left w:val="nil"/>
              <w:bottom w:val="single" w:color="auto" w:sz="4" w:space="0"/>
              <w:right w:val="single" w:color="auto" w:sz="4" w:space="0"/>
            </w:tcBorders>
            <w:shd w:val="clear" w:color="auto" w:fill="auto"/>
            <w:vAlign w:val="center"/>
          </w:tcPr>
          <w:p w14:paraId="641DC294" wp14:textId="77777777">
            <w:pPr>
              <w:overflowPunct/>
              <w:autoSpaceDE/>
              <w:autoSpaceDN/>
              <w:adjustRightInd/>
              <w:spacing w:before="0"/>
              <w:ind w:left="0" w:right="0"/>
              <w:textAlignment w:val="auto"/>
              <w:rPr>
                <w:rFonts w:cs="Arial"/>
                <w:color w:val="000000"/>
              </w:rPr>
            </w:pPr>
            <w:r>
              <w:rPr>
                <w:rFonts w:cs="Arial"/>
                <w:color w:val="000000"/>
              </w:rPr>
              <w:t>Every Saturday</w:t>
            </w:r>
          </w:p>
        </w:tc>
        <w:tc>
          <w:tcPr>
            <w:tcW w:w="1620" w:type="dxa"/>
            <w:tcBorders>
              <w:top w:val="nil"/>
              <w:left w:val="nil"/>
              <w:bottom w:val="single" w:color="auto" w:sz="4" w:space="0"/>
              <w:right w:val="single" w:color="auto" w:sz="4" w:space="0"/>
            </w:tcBorders>
            <w:shd w:val="clear" w:color="auto" w:fill="auto"/>
            <w:vAlign w:val="center"/>
          </w:tcPr>
          <w:p w14:paraId="570DC4BD" wp14:textId="77777777">
            <w:pPr>
              <w:overflowPunct/>
              <w:autoSpaceDE/>
              <w:autoSpaceDN/>
              <w:adjustRightInd/>
              <w:spacing w:before="0"/>
              <w:ind w:left="0" w:right="0"/>
              <w:textAlignment w:val="auto"/>
              <w:rPr>
                <w:rFonts w:cs="Arial"/>
                <w:color w:val="000000"/>
              </w:rPr>
            </w:pPr>
            <w:r>
              <w:rPr>
                <w:rFonts w:cs="Arial"/>
                <w:color w:val="000000"/>
              </w:rPr>
              <w:t>5:50 PM MYT</w:t>
            </w:r>
          </w:p>
        </w:tc>
        <w:tc>
          <w:tcPr>
            <w:tcW w:w="2973" w:type="dxa"/>
            <w:tcBorders>
              <w:top w:val="nil"/>
              <w:left w:val="nil"/>
              <w:bottom w:val="single" w:color="auto" w:sz="4" w:space="0"/>
              <w:right w:val="single" w:color="auto" w:sz="4" w:space="0"/>
            </w:tcBorders>
            <w:shd w:val="clear" w:color="auto" w:fill="auto"/>
            <w:vAlign w:val="center"/>
          </w:tcPr>
          <w:p w14:paraId="4E0CF6A1" wp14:textId="77777777">
            <w:pPr>
              <w:keepNext/>
              <w:overflowPunct/>
              <w:autoSpaceDE/>
              <w:autoSpaceDN/>
              <w:adjustRightInd/>
              <w:spacing w:before="0"/>
              <w:ind w:left="0" w:right="0"/>
              <w:textAlignment w:val="auto"/>
              <w:rPr>
                <w:rFonts w:cs="Arial"/>
                <w:color w:val="000000"/>
              </w:rPr>
            </w:pPr>
            <w:r>
              <w:rPr>
                <w:rFonts w:cs="Arial"/>
                <w:color w:val="000000"/>
              </w:rPr>
              <w:t>Monthly first Saturday backup retention is 3 months</w:t>
            </w:r>
          </w:p>
        </w:tc>
      </w:tr>
    </w:tbl>
    <w:p xmlns:wp14="http://schemas.microsoft.com/office/word/2010/wordml" w14:paraId="02A8F066" wp14:textId="77777777">
      <w:pPr>
        <w:pStyle w:val="19"/>
        <w:jc w:val="center"/>
      </w:pPr>
      <w:bookmarkStart w:name="_Toc503346559" w:id="347652620"/>
      <w:r>
        <w:t xml:space="preserve">Table </w:t>
      </w:r>
      <w:r>
        <w:fldChar w:fldCharType="begin"/>
      </w:r>
      <w:r>
        <w:instrText xml:space="preserve"> SEQ Table \* ARABIC </w:instrText>
      </w:r>
      <w:r>
        <w:fldChar w:fldCharType="separate"/>
      </w:r>
      <w:r>
        <w:t>10</w:t>
      </w:r>
      <w:r>
        <w:fldChar w:fldCharType="end"/>
      </w:r>
    </w:p>
    <w:p xmlns:wp14="http://schemas.microsoft.com/office/word/2010/wordml" w14:paraId="463A8A82" wp14:textId="77777777">
      <w:pPr>
        <w:pStyle w:val="3"/>
      </w:pPr>
      <w:r>
        <w:t>4.7.4</w:t>
      </w:r>
      <w:r>
        <w:tab/>
      </w:r>
      <w:r>
        <w:t>System Startup and Restart</w:t>
      </w:r>
      <w:bookmarkEnd w:id="347652620"/>
    </w:p>
    <w:p xmlns:wp14="http://schemas.microsoft.com/office/word/2010/wordml" w14:paraId="017DFA3C" wp14:textId="77777777">
      <w:pPr>
        <w:ind w:left="1080"/>
      </w:pPr>
    </w:p>
    <w:tbl>
      <w:tblPr>
        <w:tblStyle w:val="42"/>
        <w:tblW w:w="8488"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68"/>
        <w:gridCol w:w="1440"/>
        <w:gridCol w:w="1980"/>
        <w:gridCol w:w="2700"/>
      </w:tblGrid>
      <w:tr xmlns:wp14="http://schemas.microsoft.com/office/word/2010/wordml" w14:paraId="13856BC4"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368" w:type="dxa"/>
            <w:shd w:val="clear" w:color="auto" w:fill="auto"/>
            <w:vAlign w:val="center"/>
          </w:tcPr>
          <w:p w14:paraId="14F011E8" wp14:textId="77777777">
            <w:pPr>
              <w:overflowPunct/>
              <w:autoSpaceDE/>
              <w:autoSpaceDN/>
              <w:adjustRightInd/>
              <w:spacing w:before="0"/>
              <w:ind w:left="0" w:right="0"/>
              <w:jc w:val="center"/>
              <w:textAlignment w:val="auto"/>
              <w:rPr>
                <w:rFonts w:cs="Arial"/>
                <w:b/>
                <w:bCs/>
              </w:rPr>
            </w:pPr>
            <w:bookmarkStart w:name="__RefHeading___Toc452629045" w:id="621829275"/>
            <w:bookmarkEnd w:id="621829275"/>
            <w:r>
              <w:rPr>
                <w:rFonts w:cs="Arial"/>
                <w:b/>
                <w:bCs/>
              </w:rPr>
              <w:t>Hostname</w:t>
            </w:r>
          </w:p>
        </w:tc>
        <w:tc>
          <w:tcPr>
            <w:tcW w:w="1440" w:type="dxa"/>
            <w:shd w:val="clear" w:color="auto" w:fill="auto"/>
            <w:vAlign w:val="center"/>
          </w:tcPr>
          <w:p w14:paraId="051AE4FF" wp14:textId="77777777">
            <w:pPr>
              <w:overflowPunct/>
              <w:autoSpaceDE/>
              <w:autoSpaceDN/>
              <w:adjustRightInd/>
              <w:spacing w:before="0"/>
              <w:ind w:left="0" w:right="0"/>
              <w:jc w:val="center"/>
              <w:textAlignment w:val="auto"/>
              <w:rPr>
                <w:rFonts w:cs="Arial"/>
                <w:b/>
                <w:bCs/>
              </w:rPr>
            </w:pPr>
            <w:r>
              <w:rPr>
                <w:rFonts w:cs="Arial"/>
                <w:b/>
                <w:bCs/>
              </w:rPr>
              <w:t>IP Address</w:t>
            </w:r>
          </w:p>
        </w:tc>
        <w:tc>
          <w:tcPr>
            <w:tcW w:w="1980" w:type="dxa"/>
            <w:shd w:val="clear" w:color="auto" w:fill="auto"/>
            <w:vAlign w:val="center"/>
          </w:tcPr>
          <w:p w14:paraId="1CA9C085" wp14:textId="77777777">
            <w:pPr>
              <w:overflowPunct/>
              <w:autoSpaceDE/>
              <w:autoSpaceDN/>
              <w:adjustRightInd/>
              <w:spacing w:before="0"/>
              <w:ind w:left="0" w:right="0"/>
              <w:jc w:val="center"/>
              <w:textAlignment w:val="auto"/>
              <w:rPr>
                <w:rFonts w:cs="Arial"/>
                <w:b/>
                <w:bCs/>
              </w:rPr>
            </w:pPr>
            <w:r>
              <w:rPr>
                <w:rFonts w:cs="Arial"/>
                <w:b/>
                <w:bCs/>
              </w:rPr>
              <w:t>Server Function</w:t>
            </w:r>
          </w:p>
        </w:tc>
        <w:tc>
          <w:tcPr>
            <w:tcW w:w="2700" w:type="dxa"/>
            <w:vAlign w:val="center"/>
          </w:tcPr>
          <w:p w14:paraId="443A022E" wp14:textId="77777777">
            <w:pPr>
              <w:overflowPunct/>
              <w:autoSpaceDE/>
              <w:autoSpaceDN/>
              <w:adjustRightInd/>
              <w:spacing w:before="0"/>
              <w:ind w:left="0" w:right="0"/>
              <w:jc w:val="center"/>
              <w:textAlignment w:val="auto"/>
              <w:rPr>
                <w:rFonts w:cs="Arial"/>
                <w:b/>
                <w:bCs/>
              </w:rPr>
            </w:pPr>
            <w:r>
              <w:rPr>
                <w:rFonts w:cs="Arial"/>
                <w:b/>
                <w:bCs/>
              </w:rPr>
              <w:t>Application Startup Procedure</w:t>
            </w:r>
          </w:p>
        </w:tc>
      </w:tr>
      <w:tr xmlns:wp14="http://schemas.microsoft.com/office/word/2010/wordml" w14:paraId="700F56CC"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2" w:hRule="atLeast"/>
        </w:trPr>
        <w:tc>
          <w:tcPr>
            <w:tcW w:w="2368" w:type="dxa"/>
            <w:shd w:val="clear" w:color="auto" w:fill="auto"/>
            <w:vAlign w:val="center"/>
          </w:tcPr>
          <w:p w14:paraId="0664F42C" wp14:textId="77777777">
            <w:pPr>
              <w:overflowPunct/>
              <w:autoSpaceDE/>
              <w:autoSpaceDN/>
              <w:adjustRightInd/>
              <w:spacing w:before="0"/>
              <w:ind w:left="0" w:right="0"/>
              <w:textAlignment w:val="auto"/>
              <w:rPr>
                <w:rFonts w:cs="Arial"/>
                <w:color w:val="000000"/>
              </w:rPr>
            </w:pPr>
            <w:r>
              <w:rPr>
                <w:rFonts w:cs="Arial"/>
                <w:color w:val="000000"/>
              </w:rPr>
              <w:t>MASG-1MFMIGAPP1</w:t>
            </w:r>
          </w:p>
        </w:tc>
        <w:tc>
          <w:tcPr>
            <w:tcW w:w="1440" w:type="dxa"/>
            <w:shd w:val="clear" w:color="auto" w:fill="auto"/>
            <w:vAlign w:val="center"/>
          </w:tcPr>
          <w:p w14:paraId="7E8A2BD0" wp14:textId="77777777">
            <w:pPr>
              <w:overflowPunct/>
              <w:autoSpaceDE/>
              <w:autoSpaceDN/>
              <w:adjustRightInd/>
              <w:spacing w:before="0"/>
              <w:ind w:left="0" w:right="0"/>
              <w:textAlignment w:val="auto"/>
              <w:rPr>
                <w:rFonts w:cs="Arial"/>
                <w:color w:val="000000"/>
              </w:rPr>
            </w:pPr>
            <w:r>
              <w:rPr>
                <w:rFonts w:cs="Arial"/>
                <w:color w:val="000000"/>
              </w:rPr>
              <w:t>10.221.4.18</w:t>
            </w:r>
          </w:p>
        </w:tc>
        <w:tc>
          <w:tcPr>
            <w:tcW w:w="1980" w:type="dxa"/>
            <w:shd w:val="clear" w:color="auto" w:fill="auto"/>
            <w:vAlign w:val="center"/>
          </w:tcPr>
          <w:p w14:paraId="48E27A71" wp14:textId="77777777">
            <w:pPr>
              <w:overflowPunct/>
              <w:autoSpaceDE/>
              <w:autoSpaceDN/>
              <w:adjustRightInd/>
              <w:spacing w:before="0"/>
              <w:ind w:left="0" w:right="0"/>
              <w:textAlignment w:val="auto"/>
              <w:rPr>
                <w:rFonts w:cs="Arial"/>
                <w:color w:val="000000"/>
              </w:rPr>
            </w:pPr>
            <w:r>
              <w:rPr>
                <w:rFonts w:cs="Arial"/>
                <w:color w:val="000000"/>
              </w:rPr>
              <w:t>Production Application</w:t>
            </w:r>
          </w:p>
        </w:tc>
        <w:tc>
          <w:tcPr>
            <w:tcW w:w="2700" w:type="dxa"/>
            <w:vAlign w:val="center"/>
          </w:tcPr>
          <w:p w14:paraId="6CE4AD31" wp14:textId="77777777">
            <w:pPr>
              <w:overflowPunct/>
              <w:autoSpaceDE/>
              <w:autoSpaceDN/>
              <w:adjustRightInd/>
              <w:spacing w:before="0"/>
              <w:ind w:left="0" w:right="0"/>
              <w:textAlignment w:val="auto"/>
              <w:rPr>
                <w:rFonts w:cs="Arial"/>
                <w:bCs/>
              </w:rPr>
            </w:pPr>
            <w:r>
              <w:rPr>
                <w:rFonts w:cs="Arial"/>
                <w:bCs/>
              </w:rPr>
              <w:t>Tomcat -&gt; bin -&gt; startup.sh</w:t>
            </w:r>
          </w:p>
        </w:tc>
      </w:tr>
      <w:tr xmlns:wp14="http://schemas.microsoft.com/office/word/2010/wordml" w14:paraId="3A9A1838"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2" w:hRule="atLeast"/>
        </w:trPr>
        <w:tc>
          <w:tcPr>
            <w:tcW w:w="2368" w:type="dxa"/>
            <w:shd w:val="clear" w:color="auto" w:fill="auto"/>
            <w:vAlign w:val="center"/>
          </w:tcPr>
          <w:p w14:paraId="584E210F" wp14:textId="77777777">
            <w:pPr>
              <w:overflowPunct/>
              <w:autoSpaceDE/>
              <w:autoSpaceDN/>
              <w:adjustRightInd/>
              <w:spacing w:before="0"/>
              <w:ind w:left="0" w:right="0"/>
              <w:textAlignment w:val="auto"/>
              <w:rPr>
                <w:rFonts w:cs="Arial"/>
                <w:color w:val="000000"/>
              </w:rPr>
            </w:pPr>
            <w:r>
              <w:rPr>
                <w:rFonts w:cs="Arial"/>
                <w:color w:val="000000"/>
              </w:rPr>
              <w:t>MASG-3MFMIGAPP-LX</w:t>
            </w:r>
          </w:p>
        </w:tc>
        <w:tc>
          <w:tcPr>
            <w:tcW w:w="1440" w:type="dxa"/>
            <w:shd w:val="clear" w:color="auto" w:fill="auto"/>
            <w:vAlign w:val="center"/>
          </w:tcPr>
          <w:p w14:paraId="2DF91521" wp14:textId="77777777">
            <w:pPr>
              <w:overflowPunct/>
              <w:autoSpaceDE/>
              <w:autoSpaceDN/>
              <w:adjustRightInd/>
              <w:spacing w:before="0"/>
              <w:ind w:left="0" w:right="0"/>
              <w:textAlignment w:val="auto"/>
              <w:rPr>
                <w:rFonts w:cs="Arial"/>
                <w:color w:val="000000"/>
              </w:rPr>
            </w:pPr>
            <w:r>
              <w:rPr>
                <w:rFonts w:cs="Arial"/>
                <w:color w:val="000000"/>
              </w:rPr>
              <w:t>10.221.12.20</w:t>
            </w:r>
          </w:p>
        </w:tc>
        <w:tc>
          <w:tcPr>
            <w:tcW w:w="1980" w:type="dxa"/>
            <w:shd w:val="clear" w:color="auto" w:fill="auto"/>
            <w:vAlign w:val="center"/>
          </w:tcPr>
          <w:p w14:paraId="3EA8C372" wp14:textId="77777777">
            <w:pPr>
              <w:overflowPunct/>
              <w:autoSpaceDE/>
              <w:autoSpaceDN/>
              <w:adjustRightInd/>
              <w:spacing w:before="0"/>
              <w:ind w:left="0" w:right="0"/>
              <w:textAlignment w:val="auto"/>
              <w:rPr>
                <w:rFonts w:cs="Arial"/>
                <w:color w:val="000000"/>
              </w:rPr>
            </w:pPr>
            <w:r>
              <w:rPr>
                <w:rFonts w:cs="Arial"/>
                <w:color w:val="000000"/>
              </w:rPr>
              <w:t>UAT Application</w:t>
            </w:r>
          </w:p>
        </w:tc>
        <w:tc>
          <w:tcPr>
            <w:tcW w:w="2700" w:type="dxa"/>
            <w:vAlign w:val="center"/>
          </w:tcPr>
          <w:p w14:paraId="0F07D182" wp14:textId="77777777">
            <w:pPr>
              <w:keepNext/>
              <w:overflowPunct/>
              <w:autoSpaceDE/>
              <w:autoSpaceDN/>
              <w:adjustRightInd/>
              <w:spacing w:before="0"/>
              <w:ind w:left="0" w:right="0"/>
              <w:textAlignment w:val="auto"/>
              <w:rPr>
                <w:rFonts w:cs="Arial"/>
                <w:bCs/>
              </w:rPr>
            </w:pPr>
            <w:r>
              <w:rPr>
                <w:rFonts w:cs="Arial"/>
                <w:bCs/>
              </w:rPr>
              <w:t>Tomcat -&gt; bin -&gt; startup.sh</w:t>
            </w:r>
          </w:p>
        </w:tc>
      </w:tr>
    </w:tbl>
    <w:p xmlns:wp14="http://schemas.microsoft.com/office/word/2010/wordml" w14:paraId="11FA519B" wp14:textId="77777777">
      <w:pPr>
        <w:pStyle w:val="19"/>
        <w:jc w:val="center"/>
      </w:pPr>
      <w:bookmarkStart w:name="_Toc503346560" w:id="1293458905"/>
      <w:r>
        <w:t xml:space="preserve">Table </w:t>
      </w:r>
      <w:r>
        <w:fldChar w:fldCharType="begin"/>
      </w:r>
      <w:r>
        <w:instrText xml:space="preserve"> SEQ Table \* ARABIC </w:instrText>
      </w:r>
      <w:r>
        <w:fldChar w:fldCharType="separate"/>
      </w:r>
      <w:r>
        <w:t>11</w:t>
      </w:r>
      <w:r>
        <w:fldChar w:fldCharType="end"/>
      </w:r>
    </w:p>
    <w:p xmlns:wp14="http://schemas.microsoft.com/office/word/2010/wordml" w14:paraId="3D62699F" wp14:textId="77777777">
      <w:pPr>
        <w:pStyle w:val="3"/>
      </w:pPr>
      <w:r>
        <w:t>4.7.5</w:t>
      </w:r>
      <w:r>
        <w:tab/>
      </w:r>
      <w:r>
        <w:t>System Shutdown</w:t>
      </w:r>
      <w:bookmarkEnd w:id="1293458905"/>
    </w:p>
    <w:p xmlns:wp14="http://schemas.microsoft.com/office/word/2010/wordml" w14:paraId="486D2828" wp14:textId="77777777">
      <w:pPr>
        <w:rPr>
          <w:rFonts w:cs="Arial"/>
        </w:rPr>
      </w:pPr>
      <w:r>
        <w:rPr>
          <w:rFonts w:cs="Arial"/>
        </w:rPr>
        <w:tab/>
      </w:r>
    </w:p>
    <w:tbl>
      <w:tblPr>
        <w:tblStyle w:val="42"/>
        <w:tblW w:w="8488"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68"/>
        <w:gridCol w:w="1440"/>
        <w:gridCol w:w="1698"/>
        <w:gridCol w:w="2982"/>
      </w:tblGrid>
      <w:tr xmlns:wp14="http://schemas.microsoft.com/office/word/2010/wordml" w14:paraId="7CF50624"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368" w:type="dxa"/>
            <w:shd w:val="clear" w:color="auto" w:fill="auto"/>
            <w:vAlign w:val="center"/>
          </w:tcPr>
          <w:p w14:paraId="64282FA3" wp14:textId="77777777">
            <w:pPr>
              <w:overflowPunct/>
              <w:autoSpaceDE/>
              <w:autoSpaceDN/>
              <w:adjustRightInd/>
              <w:spacing w:before="0"/>
              <w:ind w:left="0" w:right="0"/>
              <w:jc w:val="center"/>
              <w:textAlignment w:val="auto"/>
              <w:rPr>
                <w:rFonts w:cs="Arial"/>
                <w:b/>
                <w:bCs/>
              </w:rPr>
            </w:pPr>
            <w:r>
              <w:rPr>
                <w:rFonts w:cs="Arial"/>
                <w:b/>
                <w:bCs/>
              </w:rPr>
              <w:t>Hostname</w:t>
            </w:r>
          </w:p>
        </w:tc>
        <w:tc>
          <w:tcPr>
            <w:tcW w:w="1440" w:type="dxa"/>
            <w:shd w:val="clear" w:color="auto" w:fill="auto"/>
            <w:vAlign w:val="center"/>
          </w:tcPr>
          <w:p w14:paraId="208CF3D5" wp14:textId="77777777">
            <w:pPr>
              <w:overflowPunct/>
              <w:autoSpaceDE/>
              <w:autoSpaceDN/>
              <w:adjustRightInd/>
              <w:spacing w:before="0"/>
              <w:ind w:left="0" w:right="0"/>
              <w:jc w:val="center"/>
              <w:textAlignment w:val="auto"/>
              <w:rPr>
                <w:rFonts w:cs="Arial"/>
                <w:b/>
                <w:bCs/>
              </w:rPr>
            </w:pPr>
            <w:r>
              <w:rPr>
                <w:rFonts w:cs="Arial"/>
                <w:b/>
                <w:bCs/>
              </w:rPr>
              <w:t>IP Address</w:t>
            </w:r>
          </w:p>
        </w:tc>
        <w:tc>
          <w:tcPr>
            <w:tcW w:w="1698" w:type="dxa"/>
            <w:shd w:val="clear" w:color="auto" w:fill="auto"/>
            <w:vAlign w:val="center"/>
          </w:tcPr>
          <w:p w14:paraId="32548CE7" wp14:textId="77777777">
            <w:pPr>
              <w:overflowPunct/>
              <w:autoSpaceDE/>
              <w:autoSpaceDN/>
              <w:adjustRightInd/>
              <w:spacing w:before="0"/>
              <w:ind w:left="0" w:right="0"/>
              <w:jc w:val="center"/>
              <w:textAlignment w:val="auto"/>
              <w:rPr>
                <w:rFonts w:cs="Arial"/>
                <w:b/>
                <w:bCs/>
              </w:rPr>
            </w:pPr>
            <w:r>
              <w:rPr>
                <w:rFonts w:cs="Arial"/>
                <w:b/>
                <w:bCs/>
              </w:rPr>
              <w:t>Server Function</w:t>
            </w:r>
          </w:p>
        </w:tc>
        <w:tc>
          <w:tcPr>
            <w:tcW w:w="2982" w:type="dxa"/>
            <w:vAlign w:val="center"/>
          </w:tcPr>
          <w:p w14:paraId="7C114946" wp14:textId="77777777">
            <w:pPr>
              <w:overflowPunct/>
              <w:autoSpaceDE/>
              <w:autoSpaceDN/>
              <w:adjustRightInd/>
              <w:spacing w:before="0"/>
              <w:ind w:left="0" w:right="0"/>
              <w:jc w:val="center"/>
              <w:textAlignment w:val="auto"/>
              <w:rPr>
                <w:rFonts w:cs="Arial"/>
                <w:b/>
                <w:bCs/>
              </w:rPr>
            </w:pPr>
            <w:r>
              <w:rPr>
                <w:rFonts w:cs="Arial"/>
                <w:b/>
                <w:bCs/>
              </w:rPr>
              <w:t>Application Shutdown Procedure</w:t>
            </w:r>
          </w:p>
        </w:tc>
      </w:tr>
      <w:tr xmlns:wp14="http://schemas.microsoft.com/office/word/2010/wordml" w14:paraId="007B7601"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2" w:hRule="atLeast"/>
        </w:trPr>
        <w:tc>
          <w:tcPr>
            <w:tcW w:w="2368" w:type="dxa"/>
            <w:shd w:val="clear" w:color="auto" w:fill="auto"/>
            <w:vAlign w:val="center"/>
          </w:tcPr>
          <w:p w14:paraId="167A5217" wp14:textId="77777777">
            <w:pPr>
              <w:overflowPunct/>
              <w:autoSpaceDE/>
              <w:autoSpaceDN/>
              <w:adjustRightInd/>
              <w:spacing w:before="0"/>
              <w:ind w:left="0" w:right="0"/>
              <w:textAlignment w:val="auto"/>
              <w:rPr>
                <w:rFonts w:cs="Arial"/>
                <w:color w:val="000000"/>
              </w:rPr>
            </w:pPr>
            <w:r>
              <w:rPr>
                <w:rFonts w:cs="Arial"/>
                <w:color w:val="000000"/>
              </w:rPr>
              <w:t>MASG-1MFMIGAPP1</w:t>
            </w:r>
          </w:p>
        </w:tc>
        <w:tc>
          <w:tcPr>
            <w:tcW w:w="1440" w:type="dxa"/>
            <w:shd w:val="clear" w:color="auto" w:fill="auto"/>
            <w:vAlign w:val="center"/>
          </w:tcPr>
          <w:p w14:paraId="14878061" wp14:textId="77777777">
            <w:pPr>
              <w:overflowPunct/>
              <w:autoSpaceDE/>
              <w:autoSpaceDN/>
              <w:adjustRightInd/>
              <w:spacing w:before="0"/>
              <w:ind w:left="0" w:right="0"/>
              <w:textAlignment w:val="auto"/>
              <w:rPr>
                <w:rFonts w:cs="Arial"/>
                <w:color w:val="000000"/>
              </w:rPr>
            </w:pPr>
            <w:r>
              <w:rPr>
                <w:rFonts w:cs="Arial"/>
                <w:color w:val="000000"/>
              </w:rPr>
              <w:t>10.221.4.18</w:t>
            </w:r>
          </w:p>
        </w:tc>
        <w:tc>
          <w:tcPr>
            <w:tcW w:w="1698" w:type="dxa"/>
            <w:shd w:val="clear" w:color="auto" w:fill="auto"/>
            <w:vAlign w:val="center"/>
          </w:tcPr>
          <w:p w14:paraId="1F8A0823" wp14:textId="77777777">
            <w:pPr>
              <w:overflowPunct/>
              <w:autoSpaceDE/>
              <w:autoSpaceDN/>
              <w:adjustRightInd/>
              <w:spacing w:before="0"/>
              <w:ind w:left="0" w:right="0"/>
              <w:textAlignment w:val="auto"/>
              <w:rPr>
                <w:rFonts w:cs="Arial"/>
                <w:color w:val="000000"/>
              </w:rPr>
            </w:pPr>
            <w:r>
              <w:rPr>
                <w:rFonts w:cs="Arial"/>
                <w:color w:val="000000"/>
              </w:rPr>
              <w:t>Application</w:t>
            </w:r>
          </w:p>
        </w:tc>
        <w:tc>
          <w:tcPr>
            <w:tcW w:w="2982" w:type="dxa"/>
            <w:vAlign w:val="center"/>
          </w:tcPr>
          <w:p w14:paraId="56A34FB6" wp14:textId="77777777">
            <w:pPr>
              <w:overflowPunct/>
              <w:autoSpaceDE/>
              <w:autoSpaceDN/>
              <w:adjustRightInd/>
              <w:spacing w:before="0"/>
              <w:ind w:left="0" w:right="0"/>
              <w:textAlignment w:val="auto"/>
              <w:rPr>
                <w:rFonts w:cs="Arial"/>
                <w:bCs/>
              </w:rPr>
            </w:pPr>
            <w:r>
              <w:rPr>
                <w:rFonts w:cs="Arial"/>
                <w:bCs/>
              </w:rPr>
              <w:t>Tomcat -&gt; bin -&gt;shutdown.sh</w:t>
            </w:r>
          </w:p>
        </w:tc>
      </w:tr>
      <w:tr xmlns:wp14="http://schemas.microsoft.com/office/word/2010/wordml" w14:paraId="22407841"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2" w:hRule="atLeast"/>
        </w:trPr>
        <w:tc>
          <w:tcPr>
            <w:tcW w:w="2368" w:type="dxa"/>
            <w:shd w:val="clear" w:color="auto" w:fill="auto"/>
            <w:vAlign w:val="center"/>
          </w:tcPr>
          <w:p w14:paraId="050C9E8E" wp14:textId="77777777">
            <w:pPr>
              <w:overflowPunct/>
              <w:autoSpaceDE/>
              <w:autoSpaceDN/>
              <w:adjustRightInd/>
              <w:spacing w:before="0"/>
              <w:ind w:left="0" w:right="0"/>
              <w:textAlignment w:val="auto"/>
              <w:rPr>
                <w:rFonts w:cs="Arial"/>
                <w:color w:val="000000"/>
              </w:rPr>
            </w:pPr>
            <w:r>
              <w:rPr>
                <w:rFonts w:cs="Arial"/>
                <w:color w:val="000000"/>
              </w:rPr>
              <w:t>MASG-3MFMIGAPP-LX</w:t>
            </w:r>
          </w:p>
        </w:tc>
        <w:tc>
          <w:tcPr>
            <w:tcW w:w="1440" w:type="dxa"/>
            <w:shd w:val="clear" w:color="auto" w:fill="auto"/>
            <w:vAlign w:val="center"/>
          </w:tcPr>
          <w:p w14:paraId="4DB1DCB8" wp14:textId="77777777">
            <w:pPr>
              <w:overflowPunct/>
              <w:autoSpaceDE/>
              <w:autoSpaceDN/>
              <w:adjustRightInd/>
              <w:spacing w:before="0"/>
              <w:ind w:left="0" w:right="0"/>
              <w:textAlignment w:val="auto"/>
              <w:rPr>
                <w:rFonts w:cs="Arial"/>
                <w:color w:val="000000"/>
              </w:rPr>
            </w:pPr>
            <w:r>
              <w:rPr>
                <w:rFonts w:cs="Arial"/>
                <w:color w:val="000000"/>
              </w:rPr>
              <w:t>10.221.12.20</w:t>
            </w:r>
          </w:p>
        </w:tc>
        <w:tc>
          <w:tcPr>
            <w:tcW w:w="1698" w:type="dxa"/>
            <w:shd w:val="clear" w:color="auto" w:fill="auto"/>
            <w:vAlign w:val="center"/>
          </w:tcPr>
          <w:p w14:paraId="1E9CD01D" wp14:textId="77777777">
            <w:pPr>
              <w:overflowPunct/>
              <w:autoSpaceDE/>
              <w:autoSpaceDN/>
              <w:adjustRightInd/>
              <w:spacing w:before="0"/>
              <w:ind w:left="0" w:right="0"/>
              <w:textAlignment w:val="auto"/>
              <w:rPr>
                <w:rFonts w:cs="Arial"/>
                <w:color w:val="000000"/>
              </w:rPr>
            </w:pPr>
            <w:r>
              <w:rPr>
                <w:rFonts w:cs="Arial"/>
                <w:color w:val="000000"/>
              </w:rPr>
              <w:t>UAT Application</w:t>
            </w:r>
          </w:p>
        </w:tc>
        <w:tc>
          <w:tcPr>
            <w:tcW w:w="2982" w:type="dxa"/>
            <w:vAlign w:val="center"/>
          </w:tcPr>
          <w:p w14:paraId="59E6492A" wp14:textId="77777777">
            <w:pPr>
              <w:keepNext/>
              <w:overflowPunct/>
              <w:autoSpaceDE/>
              <w:autoSpaceDN/>
              <w:adjustRightInd/>
              <w:spacing w:before="0"/>
              <w:ind w:left="0" w:right="0"/>
              <w:textAlignment w:val="auto"/>
              <w:rPr>
                <w:rFonts w:cs="Arial"/>
                <w:bCs/>
              </w:rPr>
            </w:pPr>
            <w:r>
              <w:rPr>
                <w:rFonts w:cs="Arial"/>
                <w:bCs/>
              </w:rPr>
              <w:t>Tomcat -&gt; bin -&gt;shutdown.sh</w:t>
            </w:r>
          </w:p>
        </w:tc>
      </w:tr>
    </w:tbl>
    <w:p xmlns:wp14="http://schemas.microsoft.com/office/word/2010/wordml" w14:paraId="38A4D083" wp14:textId="77777777">
      <w:pPr>
        <w:pStyle w:val="19"/>
        <w:jc w:val="center"/>
        <w:rPr>
          <w:rFonts w:cs="Arial"/>
        </w:rPr>
      </w:pPr>
      <w:r>
        <w:t xml:space="preserve">Table </w:t>
      </w:r>
      <w:r>
        <w:fldChar w:fldCharType="begin"/>
      </w:r>
      <w:r>
        <w:instrText xml:space="preserve"> SEQ Table \* ARABIC </w:instrText>
      </w:r>
      <w:r>
        <w:fldChar w:fldCharType="separate"/>
      </w:r>
      <w:r>
        <w:t>12</w:t>
      </w:r>
      <w:r>
        <w:fldChar w:fldCharType="end"/>
      </w:r>
    </w:p>
    <w:p xmlns:wp14="http://schemas.microsoft.com/office/word/2010/wordml" w14:paraId="15AE32A4" wp14:textId="77777777">
      <w:pPr>
        <w:pStyle w:val="3"/>
      </w:pPr>
      <w:bookmarkStart w:name="_Toc503346561" w:id="1688900746"/>
      <w:r>
        <w:t>4.7.6</w:t>
      </w:r>
      <w:r>
        <w:tab/>
      </w:r>
      <w:r>
        <w:t>Monitoring Tools</w:t>
      </w:r>
      <w:bookmarkEnd w:id="1688900746"/>
    </w:p>
    <w:p xmlns:wp14="http://schemas.microsoft.com/office/word/2010/wordml" w14:paraId="6DE2FEB1" wp14:textId="77777777">
      <w:pPr>
        <w:pStyle w:val="3"/>
      </w:pPr>
    </w:p>
    <w:p xmlns:wp14="http://schemas.microsoft.com/office/word/2010/wordml" w14:paraId="1E80BF19" wp14:textId="77777777">
      <w:pPr>
        <w:pStyle w:val="13"/>
        <w:ind w:left="720" w:right="98"/>
        <w:rPr>
          <w:sz w:val="20"/>
        </w:rPr>
      </w:pPr>
      <w:r>
        <w:rPr>
          <w:sz w:val="20"/>
        </w:rPr>
        <w:t>The MASTRO Data Archival production servers, Apache, MySQL and Tomcat processes will be monitored by IBM Tivoli Monitoring.</w:t>
      </w:r>
    </w:p>
    <w:p xmlns:wp14="http://schemas.microsoft.com/office/word/2010/wordml" w14:paraId="566ECC28" wp14:textId="77777777">
      <w:pPr>
        <w:pStyle w:val="13"/>
        <w:ind w:left="360" w:right="98" w:firstLine="360"/>
        <w:rPr>
          <w:sz w:val="20"/>
        </w:rPr>
      </w:pPr>
      <w:r>
        <w:rPr>
          <w:sz w:val="20"/>
        </w:rPr>
        <w:t>Refer to TEC Events Escalation Procedure.</w:t>
      </w:r>
    </w:p>
    <w:p xmlns:wp14="http://schemas.microsoft.com/office/word/2010/wordml" w14:paraId="34C8AAB8" wp14:textId="77777777">
      <w:pPr>
        <w:pStyle w:val="3"/>
      </w:pPr>
      <w:bookmarkStart w:name="_Toc503346562" w:id="245897543"/>
      <w:r>
        <w:t>4.7.7</w:t>
      </w:r>
      <w:r>
        <w:tab/>
      </w:r>
      <w:r>
        <w:t>Source Code Version Control</w:t>
      </w:r>
      <w:bookmarkEnd w:id="245897543"/>
    </w:p>
    <w:p xmlns:wp14="http://schemas.microsoft.com/office/word/2010/wordml" w14:paraId="2F5090EE" wp14:textId="77777777">
      <w:pPr>
        <w:ind w:left="720"/>
        <w:rPr>
          <w:rFonts w:cs="Arial"/>
        </w:rPr>
      </w:pPr>
      <w:r>
        <w:rPr>
          <w:rFonts w:cs="Arial"/>
        </w:rPr>
        <w:t>N/A</w:t>
      </w:r>
    </w:p>
    <w:p xmlns:wp14="http://schemas.microsoft.com/office/word/2010/wordml" w14:paraId="3585881E" wp14:textId="77777777">
      <w:pPr>
        <w:pStyle w:val="3"/>
      </w:pPr>
      <w:bookmarkStart w:name="_Toc503346563" w:id="1113774377"/>
      <w:r>
        <w:t>4.7.8</w:t>
      </w:r>
      <w:r>
        <w:tab/>
      </w:r>
      <w:r>
        <w:t>Preparation of Production Environment</w:t>
      </w:r>
      <w:bookmarkEnd w:id="1113774377"/>
    </w:p>
    <w:p xmlns:wp14="http://schemas.microsoft.com/office/word/2010/wordml" w14:paraId="1E6F2BA7" wp14:textId="77777777">
      <w:pPr>
        <w:pStyle w:val="4"/>
        <w:keepNext w:val="0"/>
        <w:numPr>
          <w:ilvl w:val="2"/>
          <w:numId w:val="0"/>
        </w:numPr>
        <w:tabs>
          <w:tab w:val="left" w:pos="1440"/>
        </w:tabs>
        <w:overflowPunct/>
        <w:autoSpaceDE/>
        <w:autoSpaceDN/>
        <w:adjustRightInd/>
        <w:spacing w:before="240"/>
        <w:ind w:left="1440" w:right="0" w:hanging="720"/>
        <w:jc w:val="left"/>
        <w:textAlignment w:val="auto"/>
        <w:rPr>
          <w:rFonts w:cs="Arial"/>
          <w:caps/>
        </w:rPr>
      </w:pPr>
      <w:bookmarkStart w:name="_Toc503346564" w:id="1400628671"/>
      <w:r>
        <w:rPr>
          <w:rFonts w:cs="Arial"/>
          <w:caps/>
        </w:rPr>
        <w:t>4.7.8.1</w:t>
      </w:r>
      <w:r>
        <w:rPr>
          <w:rFonts w:cs="Arial"/>
          <w:caps/>
        </w:rPr>
        <w:tab/>
      </w:r>
      <w:r>
        <w:rPr>
          <w:rFonts w:cs="Arial"/>
          <w:caps/>
        </w:rPr>
        <w:t>Program / Macro</w:t>
      </w:r>
      <w:bookmarkEnd w:id="1400628671"/>
    </w:p>
    <w:p xmlns:wp14="http://schemas.microsoft.com/office/word/2010/wordml" w14:paraId="0DAEB215" wp14:textId="77777777">
      <w:pPr>
        <w:ind w:left="1080" w:firstLine="360"/>
        <w:rPr>
          <w:rFonts w:cs="Arial"/>
        </w:rPr>
      </w:pPr>
      <w:r>
        <w:rPr>
          <w:rFonts w:cs="Arial"/>
        </w:rPr>
        <w:t>N/A</w:t>
      </w:r>
    </w:p>
    <w:p xmlns:wp14="http://schemas.microsoft.com/office/word/2010/wordml" w14:paraId="4A16CAA2" wp14:textId="77777777">
      <w:pPr>
        <w:pStyle w:val="4"/>
        <w:keepNext w:val="0"/>
        <w:numPr>
          <w:ilvl w:val="2"/>
          <w:numId w:val="0"/>
        </w:numPr>
        <w:tabs>
          <w:tab w:val="left" w:pos="1440"/>
        </w:tabs>
        <w:overflowPunct/>
        <w:autoSpaceDE/>
        <w:autoSpaceDN/>
        <w:adjustRightInd/>
        <w:spacing w:before="240"/>
        <w:ind w:left="1440" w:right="0" w:hanging="720"/>
        <w:jc w:val="left"/>
        <w:textAlignment w:val="auto"/>
        <w:rPr>
          <w:rFonts w:cs="Arial"/>
          <w:caps/>
        </w:rPr>
      </w:pPr>
      <w:bookmarkStart w:name="_Toc503346565" w:id="1770791239"/>
      <w:r>
        <w:rPr>
          <w:rFonts w:cs="Arial"/>
          <w:caps/>
        </w:rPr>
        <w:t>4.7.8.2</w:t>
      </w:r>
      <w:r>
        <w:rPr>
          <w:rFonts w:cs="Arial"/>
          <w:caps/>
        </w:rPr>
        <w:tab/>
      </w:r>
      <w:r>
        <w:rPr>
          <w:rFonts w:cs="Arial"/>
          <w:caps/>
        </w:rPr>
        <w:t>Network Definitions</w:t>
      </w:r>
      <w:bookmarkEnd w:id="1770791239"/>
    </w:p>
    <w:p xmlns:wp14="http://schemas.microsoft.com/office/word/2010/wordml" w14:paraId="7B0544C0" wp14:textId="77777777">
      <w:pPr>
        <w:pStyle w:val="13"/>
        <w:ind w:left="1440"/>
        <w:rPr>
          <w:rFonts w:cs="Arial"/>
          <w:iCs/>
          <w:sz w:val="20"/>
        </w:rPr>
      </w:pPr>
      <w:r>
        <w:rPr>
          <w:rFonts w:cs="Arial"/>
          <w:iCs/>
          <w:sz w:val="20"/>
        </w:rPr>
        <w:t>N/A</w:t>
      </w:r>
    </w:p>
    <w:p xmlns:wp14="http://schemas.microsoft.com/office/word/2010/wordml" w14:paraId="5263AA58" wp14:textId="77777777">
      <w:pPr>
        <w:pStyle w:val="4"/>
        <w:keepNext w:val="0"/>
        <w:numPr>
          <w:ilvl w:val="2"/>
          <w:numId w:val="0"/>
        </w:numPr>
        <w:tabs>
          <w:tab w:val="left" w:pos="1440"/>
        </w:tabs>
        <w:overflowPunct/>
        <w:autoSpaceDE/>
        <w:autoSpaceDN/>
        <w:adjustRightInd/>
        <w:spacing w:before="240"/>
        <w:ind w:left="1440" w:right="0" w:hanging="720"/>
        <w:jc w:val="left"/>
        <w:textAlignment w:val="auto"/>
        <w:rPr>
          <w:rFonts w:cs="Arial"/>
          <w:caps/>
        </w:rPr>
      </w:pPr>
      <w:bookmarkStart w:name="_Toc503346566" w:id="382469389"/>
      <w:r>
        <w:rPr>
          <w:rFonts w:cs="Arial"/>
          <w:caps/>
        </w:rPr>
        <w:t>4.7.8.3</w:t>
      </w:r>
      <w:r>
        <w:rPr>
          <w:rFonts w:cs="Arial"/>
          <w:caps/>
        </w:rPr>
        <w:tab/>
      </w:r>
      <w:r>
        <w:rPr>
          <w:rFonts w:cs="Arial"/>
          <w:caps/>
        </w:rPr>
        <w:t>Desktop Configuration</w:t>
      </w:r>
      <w:bookmarkEnd w:id="382469389"/>
    </w:p>
    <w:p xmlns:wp14="http://schemas.microsoft.com/office/word/2010/wordml" w14:paraId="7D318330" wp14:textId="77777777">
      <w:r>
        <w:tab/>
      </w:r>
      <w:r>
        <w:tab/>
      </w:r>
      <w:r>
        <w:tab/>
      </w:r>
      <w:r>
        <w:t>N/A</w:t>
      </w:r>
    </w:p>
    <w:p xmlns:wp14="http://schemas.microsoft.com/office/word/2010/wordml" w14:paraId="3AE615C7" wp14:textId="77777777">
      <w:pPr>
        <w:pStyle w:val="3"/>
      </w:pPr>
      <w:bookmarkStart w:name="_Toc503346567" w:id="493421196"/>
      <w:r>
        <w:t>4.7.9</w:t>
      </w:r>
      <w:r>
        <w:tab/>
      </w:r>
      <w:r>
        <w:t>Batch Jobs</w:t>
      </w:r>
      <w:bookmarkEnd w:id="493421196"/>
    </w:p>
    <w:p xmlns:wp14="http://schemas.microsoft.com/office/word/2010/wordml" w14:paraId="13797044" wp14:textId="77777777">
      <w:pPr>
        <w:ind w:left="720"/>
        <w:rPr>
          <w:rFonts w:cs="Arial"/>
        </w:rPr>
      </w:pPr>
      <w:r>
        <w:rPr>
          <w:rFonts w:cs="Arial"/>
        </w:rPr>
        <w:t>N/A</w:t>
      </w:r>
    </w:p>
    <w:p xmlns:wp14="http://schemas.microsoft.com/office/word/2010/wordml" w14:paraId="3264B95C" wp14:textId="77777777">
      <w:pPr>
        <w:pStyle w:val="3"/>
      </w:pPr>
      <w:bookmarkStart w:name="_Toc503346568" w:id="1810312462"/>
      <w:r>
        <w:t>4.7.10</w:t>
      </w:r>
      <w:r>
        <w:tab/>
      </w:r>
      <w:r>
        <w:t>Report Management</w:t>
      </w:r>
      <w:bookmarkEnd w:id="1810312462"/>
    </w:p>
    <w:p xmlns:wp14="http://schemas.microsoft.com/office/word/2010/wordml" w14:paraId="28DD6438" wp14:textId="77777777">
      <w:pPr>
        <w:ind w:left="720"/>
        <w:rPr>
          <w:rFonts w:cs="Arial"/>
        </w:rPr>
      </w:pPr>
      <w:r>
        <w:rPr>
          <w:rFonts w:cs="Arial"/>
        </w:rPr>
        <w:t>N/A</w:t>
      </w:r>
    </w:p>
    <w:p xmlns:wp14="http://schemas.microsoft.com/office/word/2010/wordml" w14:paraId="005BDD46" wp14:textId="77777777">
      <w:pPr>
        <w:pStyle w:val="3"/>
      </w:pPr>
      <w:bookmarkStart w:name="_Toc503346569" w:id="1540762838"/>
      <w:r>
        <w:t>4.7.11</w:t>
      </w:r>
      <w:r>
        <w:tab/>
      </w:r>
      <w:r>
        <w:t>Baseline Performance Information</w:t>
      </w:r>
      <w:bookmarkEnd w:id="1540762838"/>
    </w:p>
    <w:p xmlns:wp14="http://schemas.microsoft.com/office/word/2010/wordml" w14:paraId="7287B6D4" wp14:textId="77777777">
      <w:pPr>
        <w:rPr>
          <w:rFonts w:cs="Arial"/>
        </w:rPr>
      </w:pPr>
      <w:r>
        <w:rPr>
          <w:rFonts w:cs="Arial"/>
          <w:caps/>
        </w:rPr>
        <w:tab/>
      </w:r>
    </w:p>
    <w:tbl>
      <w:tblPr>
        <w:tblStyle w:val="42"/>
        <w:tblW w:w="8566" w:type="dxa"/>
        <w:tblInd w:w="701" w:type="dxa"/>
        <w:tblLayout w:type="fixed"/>
        <w:tblCellMar>
          <w:top w:w="0" w:type="dxa"/>
          <w:left w:w="108" w:type="dxa"/>
          <w:bottom w:w="0" w:type="dxa"/>
          <w:right w:w="108" w:type="dxa"/>
        </w:tblCellMar>
      </w:tblPr>
      <w:tblGrid>
        <w:gridCol w:w="776"/>
        <w:gridCol w:w="4296"/>
        <w:gridCol w:w="3494"/>
      </w:tblGrid>
      <w:tr xmlns:wp14="http://schemas.microsoft.com/office/word/2010/wordml" w14:paraId="58C1CCE2" wp14:textId="77777777">
        <w:tblPrEx>
          <w:tblCellMar>
            <w:top w:w="0" w:type="dxa"/>
            <w:left w:w="108" w:type="dxa"/>
            <w:bottom w:w="0" w:type="dxa"/>
            <w:right w:w="108" w:type="dxa"/>
          </w:tblCellMar>
        </w:tblPrEx>
        <w:tc>
          <w:tcPr>
            <w:tcW w:w="776" w:type="dxa"/>
            <w:tcBorders>
              <w:top w:val="single" w:color="000000" w:sz="4" w:space="0"/>
              <w:left w:val="single" w:color="000000" w:sz="4" w:space="0"/>
              <w:bottom w:val="single" w:color="000000" w:sz="4" w:space="0"/>
            </w:tcBorders>
            <w:shd w:val="clear" w:color="auto" w:fill="7F7F7F"/>
          </w:tcPr>
          <w:p w14:paraId="0E110FAC" wp14:textId="77777777">
            <w:pPr>
              <w:tabs>
                <w:tab w:val="left" w:pos="720"/>
              </w:tabs>
              <w:spacing w:before="60" w:after="60"/>
              <w:ind w:left="0" w:right="0"/>
              <w:jc w:val="both"/>
              <w:rPr>
                <w:b/>
                <w:bCs/>
                <w:iCs/>
              </w:rPr>
            </w:pPr>
            <w:r>
              <w:rPr>
                <w:b/>
                <w:bCs/>
                <w:iCs/>
              </w:rPr>
              <w:t>S No.</w:t>
            </w:r>
          </w:p>
        </w:tc>
        <w:tc>
          <w:tcPr>
            <w:tcW w:w="4296" w:type="dxa"/>
            <w:tcBorders>
              <w:top w:val="single" w:color="000000" w:sz="4" w:space="0"/>
              <w:left w:val="single" w:color="000000" w:sz="4" w:space="0"/>
              <w:bottom w:val="single" w:color="000000" w:sz="4" w:space="0"/>
            </w:tcBorders>
            <w:shd w:val="clear" w:color="auto" w:fill="7F7F7F"/>
          </w:tcPr>
          <w:p w14:paraId="18283460" wp14:textId="77777777">
            <w:pPr>
              <w:tabs>
                <w:tab w:val="left" w:pos="720"/>
              </w:tabs>
              <w:spacing w:before="60" w:after="60"/>
              <w:ind w:left="0" w:right="0"/>
              <w:jc w:val="both"/>
              <w:rPr>
                <w:b/>
                <w:bCs/>
                <w:iCs/>
              </w:rPr>
            </w:pPr>
            <w:r>
              <w:rPr>
                <w:b/>
                <w:bCs/>
                <w:iCs/>
              </w:rPr>
              <w:t>Activity</w:t>
            </w:r>
          </w:p>
        </w:tc>
        <w:tc>
          <w:tcPr>
            <w:tcW w:w="3494" w:type="dxa"/>
            <w:tcBorders>
              <w:top w:val="single" w:color="000000" w:sz="4" w:space="0"/>
              <w:left w:val="single" w:color="000000" w:sz="4" w:space="0"/>
              <w:bottom w:val="single" w:color="000000" w:sz="4" w:space="0"/>
              <w:right w:val="single" w:color="000000" w:sz="4" w:space="0"/>
            </w:tcBorders>
            <w:shd w:val="clear" w:color="auto" w:fill="7F7F7F"/>
          </w:tcPr>
          <w:p w14:paraId="3362E857" wp14:textId="77777777">
            <w:pPr>
              <w:tabs>
                <w:tab w:val="left" w:pos="720"/>
              </w:tabs>
              <w:spacing w:before="60" w:after="60"/>
              <w:ind w:left="0" w:right="0"/>
            </w:pPr>
            <w:r>
              <w:rPr>
                <w:b/>
                <w:bCs/>
                <w:iCs/>
              </w:rPr>
              <w:t>Expected Response Time</w:t>
            </w:r>
          </w:p>
        </w:tc>
      </w:tr>
      <w:tr xmlns:wp14="http://schemas.microsoft.com/office/word/2010/wordml" w14:paraId="7CF624FF" wp14:textId="77777777">
        <w:tblPrEx>
          <w:tblCellMar>
            <w:top w:w="0" w:type="dxa"/>
            <w:left w:w="108" w:type="dxa"/>
            <w:bottom w:w="0" w:type="dxa"/>
            <w:right w:w="108" w:type="dxa"/>
          </w:tblCellMar>
        </w:tblPrEx>
        <w:tc>
          <w:tcPr>
            <w:tcW w:w="776" w:type="dxa"/>
            <w:tcBorders>
              <w:top w:val="single" w:color="000000" w:sz="4" w:space="0"/>
              <w:left w:val="single" w:color="000000" w:sz="4" w:space="0"/>
              <w:bottom w:val="single" w:color="000000" w:sz="4" w:space="0"/>
            </w:tcBorders>
            <w:shd w:val="clear" w:color="auto" w:fill="FFFFFF"/>
          </w:tcPr>
          <w:p w14:paraId="21FA6016" wp14:textId="77777777">
            <w:pPr>
              <w:tabs>
                <w:tab w:val="left" w:pos="720"/>
              </w:tabs>
              <w:spacing w:before="60" w:after="60"/>
              <w:ind w:left="0" w:right="0"/>
              <w:jc w:val="both"/>
            </w:pPr>
            <w:r>
              <w:t>1.</w:t>
            </w:r>
          </w:p>
        </w:tc>
        <w:tc>
          <w:tcPr>
            <w:tcW w:w="4296" w:type="dxa"/>
            <w:tcBorders>
              <w:top w:val="single" w:color="000000" w:sz="4" w:space="0"/>
              <w:left w:val="single" w:color="000000" w:sz="4" w:space="0"/>
              <w:bottom w:val="single" w:color="000000" w:sz="4" w:space="0"/>
            </w:tcBorders>
            <w:shd w:val="clear" w:color="auto" w:fill="FFFFFF"/>
          </w:tcPr>
          <w:p w14:paraId="083200BD" wp14:textId="77777777">
            <w:pPr>
              <w:tabs>
                <w:tab w:val="left" w:pos="720"/>
              </w:tabs>
              <w:spacing w:before="60" w:after="60"/>
              <w:ind w:left="0" w:right="0"/>
              <w:jc w:val="both"/>
            </w:pPr>
            <w:r>
              <w:t>Average time to generate response to requests</w:t>
            </w:r>
          </w:p>
        </w:tc>
        <w:tc>
          <w:tcPr>
            <w:tcW w:w="3494" w:type="dxa"/>
            <w:tcBorders>
              <w:top w:val="single" w:color="000000" w:sz="4" w:space="0"/>
              <w:left w:val="single" w:color="000000" w:sz="4" w:space="0"/>
              <w:bottom w:val="single" w:color="000000" w:sz="4" w:space="0"/>
              <w:right w:val="single" w:color="000000" w:sz="4" w:space="0"/>
            </w:tcBorders>
            <w:shd w:val="clear" w:color="auto" w:fill="FFFFFF"/>
          </w:tcPr>
          <w:p w14:paraId="16A0D16C" wp14:textId="77777777">
            <w:pPr>
              <w:tabs>
                <w:tab w:val="left" w:pos="720"/>
              </w:tabs>
              <w:spacing w:before="60" w:after="60"/>
              <w:ind w:left="0" w:right="0"/>
              <w:jc w:val="both"/>
            </w:pPr>
            <w:r>
              <w:t>&lt; 10 seconds</w:t>
            </w:r>
          </w:p>
        </w:tc>
      </w:tr>
      <w:tr xmlns:wp14="http://schemas.microsoft.com/office/word/2010/wordml" w14:paraId="01CDC2F2" wp14:textId="77777777">
        <w:tblPrEx>
          <w:tblCellMar>
            <w:top w:w="0" w:type="dxa"/>
            <w:left w:w="108" w:type="dxa"/>
            <w:bottom w:w="0" w:type="dxa"/>
            <w:right w:w="108" w:type="dxa"/>
          </w:tblCellMar>
        </w:tblPrEx>
        <w:tc>
          <w:tcPr>
            <w:tcW w:w="776" w:type="dxa"/>
            <w:tcBorders>
              <w:top w:val="single" w:color="000000" w:sz="4" w:space="0"/>
              <w:left w:val="single" w:color="000000" w:sz="4" w:space="0"/>
              <w:bottom w:val="single" w:color="000000" w:sz="4" w:space="0"/>
            </w:tcBorders>
            <w:shd w:val="clear" w:color="auto" w:fill="FFFFFF"/>
          </w:tcPr>
          <w:p w14:paraId="41BD3FC6" wp14:textId="77777777">
            <w:pPr>
              <w:tabs>
                <w:tab w:val="left" w:pos="720"/>
              </w:tabs>
              <w:spacing w:before="60" w:after="60"/>
              <w:ind w:left="0" w:right="0"/>
              <w:jc w:val="both"/>
            </w:pPr>
            <w:r>
              <w:t>2.</w:t>
            </w:r>
          </w:p>
        </w:tc>
        <w:tc>
          <w:tcPr>
            <w:tcW w:w="4296" w:type="dxa"/>
            <w:tcBorders>
              <w:top w:val="single" w:color="000000" w:sz="4" w:space="0"/>
              <w:left w:val="single" w:color="000000" w:sz="4" w:space="0"/>
              <w:bottom w:val="single" w:color="000000" w:sz="4" w:space="0"/>
            </w:tcBorders>
            <w:shd w:val="clear" w:color="auto" w:fill="FFFFFF"/>
          </w:tcPr>
          <w:p w14:paraId="007F43EE" wp14:textId="77777777">
            <w:pPr>
              <w:tabs>
                <w:tab w:val="left" w:pos="720"/>
              </w:tabs>
              <w:spacing w:before="60" w:after="60"/>
              <w:ind w:left="0" w:right="0"/>
              <w:jc w:val="both"/>
            </w:pPr>
            <w:r>
              <w:t>Average time taken to load each page</w:t>
            </w:r>
          </w:p>
        </w:tc>
        <w:tc>
          <w:tcPr>
            <w:tcW w:w="3494" w:type="dxa"/>
            <w:tcBorders>
              <w:top w:val="single" w:color="000000" w:sz="4" w:space="0"/>
              <w:left w:val="single" w:color="000000" w:sz="4" w:space="0"/>
              <w:bottom w:val="single" w:color="000000" w:sz="4" w:space="0"/>
              <w:right w:val="single" w:color="000000" w:sz="4" w:space="0"/>
            </w:tcBorders>
            <w:shd w:val="clear" w:color="auto" w:fill="FFFFFF"/>
          </w:tcPr>
          <w:p w14:paraId="62E3BCD0" wp14:textId="77777777">
            <w:pPr>
              <w:keepNext/>
              <w:tabs>
                <w:tab w:val="left" w:pos="720"/>
              </w:tabs>
              <w:spacing w:before="60" w:after="60"/>
              <w:ind w:left="0" w:right="0"/>
              <w:jc w:val="both"/>
            </w:pPr>
            <w:r>
              <w:t>&lt; 5 seconds</w:t>
            </w:r>
          </w:p>
        </w:tc>
      </w:tr>
    </w:tbl>
    <w:p xmlns:wp14="http://schemas.microsoft.com/office/word/2010/wordml" w14:paraId="03BE2FFC" wp14:textId="77777777">
      <w:pPr>
        <w:pStyle w:val="19"/>
        <w:jc w:val="center"/>
      </w:pPr>
      <w:r>
        <w:t xml:space="preserve">Table </w:t>
      </w:r>
      <w:r>
        <w:fldChar w:fldCharType="begin"/>
      </w:r>
      <w:r>
        <w:instrText xml:space="preserve"> SEQ Table \* ARABIC </w:instrText>
      </w:r>
      <w:r>
        <w:fldChar w:fldCharType="separate"/>
      </w:r>
      <w:r>
        <w:t>13</w:t>
      </w:r>
      <w:r>
        <w:fldChar w:fldCharType="end"/>
      </w:r>
    </w:p>
    <w:p xmlns:wp14="http://schemas.microsoft.com/office/word/2010/wordml" w14:paraId="7847A19A" wp14:textId="77777777">
      <w:pPr>
        <w:pStyle w:val="13"/>
        <w:tabs>
          <w:tab w:val="left" w:pos="720"/>
        </w:tabs>
        <w:spacing w:before="240"/>
        <w:ind w:right="0"/>
        <w:jc w:val="both"/>
        <w:rPr>
          <w:b/>
          <w:sz w:val="28"/>
          <w:szCs w:val="28"/>
        </w:rPr>
      </w:pPr>
      <w:r>
        <w:rPr>
          <w:sz w:val="20"/>
        </w:rPr>
        <w:t>Acceptable down time during operation hours is based on BCD4 plan.</w:t>
      </w:r>
    </w:p>
    <w:p xmlns:wp14="http://schemas.microsoft.com/office/word/2010/wordml" w14:paraId="5022F28E" wp14:textId="77777777">
      <w:pPr>
        <w:rPr>
          <w:rFonts w:cs="Arial"/>
        </w:rPr>
      </w:pPr>
    </w:p>
    <w:p xmlns:wp14="http://schemas.microsoft.com/office/word/2010/wordml" w14:paraId="153B668C" wp14:textId="77777777">
      <w:pPr>
        <w:pStyle w:val="2"/>
        <w:pageBreakBefore/>
        <w:overflowPunct/>
        <w:autoSpaceDE/>
        <w:autoSpaceDN/>
        <w:adjustRightInd/>
        <w:spacing w:before="240"/>
        <w:ind w:left="0" w:right="0" w:firstLine="0"/>
        <w:textAlignment w:val="auto"/>
        <w:rPr>
          <w:rFonts w:cs="Arial"/>
          <w:caps/>
          <w:sz w:val="20"/>
        </w:rPr>
      </w:pPr>
      <w:bookmarkStart w:name="_Toc503346570" w:id="971281042"/>
      <w:r>
        <w:rPr>
          <w:rFonts w:cs="Arial"/>
          <w:caps/>
          <w:sz w:val="20"/>
        </w:rPr>
        <w:t>4.8</w:t>
      </w:r>
      <w:r>
        <w:rPr>
          <w:rFonts w:cs="Arial"/>
          <w:caps/>
          <w:sz w:val="20"/>
        </w:rPr>
        <w:tab/>
      </w:r>
      <w:r>
        <w:rPr>
          <w:rFonts w:cs="Arial"/>
          <w:caps/>
          <w:sz w:val="20"/>
        </w:rPr>
        <w:t>Maintenance and support</w:t>
      </w:r>
      <w:bookmarkEnd w:id="971281042"/>
    </w:p>
    <w:p xmlns:wp14="http://schemas.microsoft.com/office/word/2010/wordml" w14:paraId="3BA8E918" wp14:textId="77777777">
      <w:pPr>
        <w:pStyle w:val="13"/>
        <w:ind w:left="360" w:right="98"/>
        <w:rPr>
          <w:rFonts w:cs="Arial"/>
          <w:b/>
          <w:caps/>
          <w:szCs w:val="24"/>
        </w:rPr>
      </w:pPr>
      <w:r>
        <w:rPr>
          <w:sz w:val="20"/>
        </w:rPr>
        <w:t>This section provides information to Help Desk personnel who are expected to receive problem or error reports from the users.</w:t>
      </w:r>
    </w:p>
    <w:p xmlns:wp14="http://schemas.microsoft.com/office/word/2010/wordml" w14:paraId="0DB1CBC7" wp14:textId="77777777">
      <w:pPr>
        <w:pStyle w:val="3"/>
      </w:pPr>
      <w:bookmarkStart w:name="_Toc503346571" w:id="221532725"/>
      <w:r>
        <w:t>4.8.1</w:t>
      </w:r>
      <w:r>
        <w:tab/>
      </w:r>
      <w:r>
        <w:t>Problem Logging</w:t>
      </w:r>
      <w:bookmarkEnd w:id="221532725"/>
    </w:p>
    <w:p xmlns:wp14="http://schemas.microsoft.com/office/word/2010/wordml" w14:paraId="2C85CBC9" wp14:textId="77777777">
      <w:pPr>
        <w:pStyle w:val="13"/>
        <w:ind w:left="720" w:right="98"/>
        <w:rPr>
          <w:sz w:val="22"/>
          <w:szCs w:val="22"/>
        </w:rPr>
      </w:pPr>
      <w:r>
        <w:rPr>
          <w:sz w:val="22"/>
          <w:szCs w:val="22"/>
        </w:rPr>
        <w:t>The Help Desk personnel should ask the users:</w:t>
      </w:r>
    </w:p>
    <w:p xmlns:wp14="http://schemas.microsoft.com/office/word/2010/wordml" w14:paraId="6A2B3C5B" wp14:textId="77777777">
      <w:pPr>
        <w:pStyle w:val="13"/>
        <w:ind w:left="720" w:right="98"/>
        <w:rPr>
          <w:sz w:val="22"/>
          <w:szCs w:val="22"/>
        </w:rPr>
      </w:pPr>
      <w:r>
        <w:rPr>
          <w:sz w:val="22"/>
          <w:szCs w:val="22"/>
        </w:rPr>
        <w:t>For a screenshot of the error/issue that they are facing</w:t>
      </w:r>
    </w:p>
    <w:p xmlns:wp14="http://schemas.microsoft.com/office/word/2010/wordml" w14:paraId="03B39B26" wp14:textId="77777777">
      <w:pPr>
        <w:pStyle w:val="13"/>
        <w:ind w:left="720" w:right="98"/>
        <w:rPr>
          <w:sz w:val="22"/>
          <w:szCs w:val="22"/>
        </w:rPr>
      </w:pPr>
      <w:r>
        <w:rPr>
          <w:sz w:val="22"/>
          <w:szCs w:val="22"/>
        </w:rPr>
        <w:t>For the steps that need to be performed to recreate the error/issue</w:t>
      </w:r>
    </w:p>
    <w:p xmlns:wp14="http://schemas.microsoft.com/office/word/2010/wordml" w14:paraId="3F1FD153" wp14:textId="77777777">
      <w:pPr>
        <w:pStyle w:val="13"/>
        <w:ind w:left="720" w:right="98"/>
        <w:rPr>
          <w:sz w:val="22"/>
          <w:szCs w:val="22"/>
        </w:rPr>
      </w:pPr>
      <w:r>
        <w:rPr>
          <w:sz w:val="22"/>
          <w:szCs w:val="22"/>
        </w:rPr>
        <w:t>To check the same steps to recreate the error/issue on another machine</w:t>
      </w:r>
    </w:p>
    <w:p xmlns:wp14="http://schemas.microsoft.com/office/word/2010/wordml" w14:paraId="1681D1E5" wp14:textId="77777777">
      <w:pPr>
        <w:pStyle w:val="13"/>
        <w:ind w:left="720" w:right="98"/>
        <w:rPr>
          <w:sz w:val="22"/>
          <w:szCs w:val="22"/>
        </w:rPr>
      </w:pPr>
      <w:r>
        <w:rPr>
          <w:sz w:val="22"/>
          <w:szCs w:val="22"/>
        </w:rPr>
        <w:t>To check if others are also facing the same error/issue</w:t>
      </w:r>
    </w:p>
    <w:p xmlns:wp14="http://schemas.microsoft.com/office/word/2010/wordml" w14:paraId="21C245E3" wp14:textId="77777777">
      <w:pPr>
        <w:pStyle w:val="3"/>
      </w:pPr>
      <w:bookmarkStart w:name="_Toc503346572" w:id="554163219"/>
      <w:r>
        <w:t>4.8.2</w:t>
      </w:r>
      <w:r>
        <w:tab/>
      </w:r>
      <w:r>
        <w:t>Problem Categorization and Escalation</w:t>
      </w:r>
      <w:bookmarkEnd w:id="554163219"/>
    </w:p>
    <w:p xmlns:wp14="http://schemas.microsoft.com/office/word/2010/wordml" w14:paraId="6B7FF49D" wp14:textId="77777777">
      <w:pPr>
        <w:pStyle w:val="3"/>
      </w:pPr>
    </w:p>
    <w:tbl>
      <w:tblPr>
        <w:tblStyle w:val="42"/>
        <w:tblW w:w="8229" w:type="dxa"/>
        <w:tblInd w:w="655" w:type="dxa"/>
        <w:tblLayout w:type="fixed"/>
        <w:tblCellMar>
          <w:top w:w="0" w:type="dxa"/>
          <w:left w:w="108" w:type="dxa"/>
          <w:bottom w:w="0" w:type="dxa"/>
          <w:right w:w="108" w:type="dxa"/>
        </w:tblCellMar>
      </w:tblPr>
      <w:tblGrid>
        <w:gridCol w:w="3189"/>
        <w:gridCol w:w="1238"/>
        <w:gridCol w:w="2127"/>
        <w:gridCol w:w="1675"/>
      </w:tblGrid>
      <w:tr xmlns:wp14="http://schemas.microsoft.com/office/word/2010/wordml" w14:paraId="74C455EB" wp14:textId="77777777">
        <w:tblPrEx>
          <w:tblCellMar>
            <w:top w:w="0" w:type="dxa"/>
            <w:left w:w="108" w:type="dxa"/>
            <w:bottom w:w="0" w:type="dxa"/>
            <w:right w:w="108" w:type="dxa"/>
          </w:tblCellMar>
        </w:tblPrEx>
        <w:tc>
          <w:tcPr>
            <w:tcW w:w="3189" w:type="dxa"/>
            <w:tcBorders>
              <w:top w:val="single" w:color="000000" w:sz="4" w:space="0"/>
              <w:left w:val="single" w:color="000000" w:sz="4" w:space="0"/>
              <w:bottom w:val="single" w:color="000000" w:sz="4" w:space="0"/>
            </w:tcBorders>
            <w:shd w:val="clear" w:color="auto" w:fill="7F7F7F"/>
            <w:vAlign w:val="center"/>
          </w:tcPr>
          <w:p w14:paraId="3D3C0BB6" wp14:textId="77777777">
            <w:pPr>
              <w:spacing w:after="120"/>
              <w:ind w:left="0" w:right="0"/>
              <w:rPr>
                <w:b/>
              </w:rPr>
            </w:pPr>
            <w:r>
              <w:rPr>
                <w:b/>
              </w:rPr>
              <w:t>Problem Category</w:t>
            </w:r>
          </w:p>
        </w:tc>
        <w:tc>
          <w:tcPr>
            <w:tcW w:w="1238" w:type="dxa"/>
            <w:tcBorders>
              <w:top w:val="single" w:color="000000" w:sz="4" w:space="0"/>
              <w:left w:val="single" w:color="000000" w:sz="4" w:space="0"/>
              <w:bottom w:val="single" w:color="000000" w:sz="4" w:space="0"/>
            </w:tcBorders>
            <w:shd w:val="clear" w:color="auto" w:fill="7F7F7F"/>
            <w:vAlign w:val="center"/>
          </w:tcPr>
          <w:p w14:paraId="6200E626" wp14:textId="77777777">
            <w:pPr>
              <w:spacing w:after="120"/>
              <w:ind w:left="0" w:right="0"/>
              <w:rPr>
                <w:b/>
              </w:rPr>
            </w:pPr>
            <w:r>
              <w:rPr>
                <w:b/>
              </w:rPr>
              <w:t>Severity Level</w:t>
            </w:r>
          </w:p>
        </w:tc>
        <w:tc>
          <w:tcPr>
            <w:tcW w:w="2127" w:type="dxa"/>
            <w:tcBorders>
              <w:top w:val="single" w:color="000000" w:sz="4" w:space="0"/>
              <w:left w:val="single" w:color="000000" w:sz="4" w:space="0"/>
              <w:bottom w:val="single" w:color="000000" w:sz="4" w:space="0"/>
            </w:tcBorders>
            <w:shd w:val="clear" w:color="auto" w:fill="7F7F7F"/>
            <w:vAlign w:val="center"/>
          </w:tcPr>
          <w:p w14:paraId="2887F139" wp14:textId="77777777">
            <w:pPr>
              <w:spacing w:after="120"/>
              <w:ind w:left="0" w:right="0"/>
              <w:rPr>
                <w:b/>
              </w:rPr>
            </w:pPr>
            <w:r>
              <w:rPr>
                <w:b/>
              </w:rPr>
              <w:t>Problem Description</w:t>
            </w:r>
          </w:p>
        </w:tc>
        <w:tc>
          <w:tcPr>
            <w:tcW w:w="1675" w:type="dxa"/>
            <w:tcBorders>
              <w:top w:val="single" w:color="000000" w:sz="4" w:space="0"/>
              <w:left w:val="single" w:color="000000" w:sz="4" w:space="0"/>
              <w:bottom w:val="single" w:color="000000" w:sz="4" w:space="0"/>
              <w:right w:val="single" w:color="000000" w:sz="4" w:space="0"/>
            </w:tcBorders>
            <w:shd w:val="clear" w:color="auto" w:fill="7F7F7F"/>
            <w:vAlign w:val="center"/>
          </w:tcPr>
          <w:p w14:paraId="753B4263" wp14:textId="77777777">
            <w:pPr>
              <w:spacing w:after="120"/>
              <w:ind w:left="0" w:right="0"/>
            </w:pPr>
            <w:r>
              <w:rPr>
                <w:b/>
              </w:rPr>
              <w:t>Escalation</w:t>
            </w:r>
          </w:p>
        </w:tc>
      </w:tr>
      <w:tr xmlns:wp14="http://schemas.microsoft.com/office/word/2010/wordml" w14:paraId="7CE1C7A9" wp14:textId="77777777">
        <w:tblPrEx>
          <w:tblCellMar>
            <w:top w:w="0" w:type="dxa"/>
            <w:left w:w="108" w:type="dxa"/>
            <w:bottom w:w="0" w:type="dxa"/>
            <w:right w:w="108" w:type="dxa"/>
          </w:tblCellMar>
        </w:tblPrEx>
        <w:tc>
          <w:tcPr>
            <w:tcW w:w="3189" w:type="dxa"/>
            <w:tcBorders>
              <w:top w:val="single" w:color="000000" w:sz="4" w:space="0"/>
              <w:left w:val="single" w:color="000000" w:sz="4" w:space="0"/>
              <w:bottom w:val="single" w:color="000000" w:sz="4" w:space="0"/>
            </w:tcBorders>
            <w:shd w:val="clear" w:color="auto" w:fill="FFFFFF"/>
          </w:tcPr>
          <w:p w14:paraId="2B402730" wp14:textId="77777777">
            <w:pPr>
              <w:spacing w:before="240"/>
              <w:ind w:left="0" w:right="0"/>
            </w:pPr>
            <w:r>
              <w:t>System Completely Unusable</w:t>
            </w:r>
          </w:p>
        </w:tc>
        <w:tc>
          <w:tcPr>
            <w:tcW w:w="1238" w:type="dxa"/>
            <w:tcBorders>
              <w:top w:val="single" w:color="000000" w:sz="4" w:space="0"/>
              <w:left w:val="single" w:color="000000" w:sz="4" w:space="0"/>
              <w:bottom w:val="single" w:color="000000" w:sz="4" w:space="0"/>
            </w:tcBorders>
            <w:shd w:val="clear" w:color="auto" w:fill="FFFFFF"/>
          </w:tcPr>
          <w:p w14:paraId="5D962C75" wp14:textId="77777777">
            <w:pPr>
              <w:spacing w:before="240"/>
              <w:ind w:left="0" w:right="0"/>
            </w:pPr>
            <w:r>
              <w:t>1</w:t>
            </w:r>
          </w:p>
        </w:tc>
        <w:tc>
          <w:tcPr>
            <w:tcW w:w="2127" w:type="dxa"/>
            <w:tcBorders>
              <w:top w:val="single" w:color="000000" w:sz="4" w:space="0"/>
              <w:left w:val="single" w:color="000000" w:sz="4" w:space="0"/>
              <w:bottom w:val="single" w:color="000000" w:sz="4" w:space="0"/>
            </w:tcBorders>
            <w:shd w:val="clear" w:color="auto" w:fill="FFFFFF"/>
          </w:tcPr>
          <w:p w14:paraId="16B0BB62" wp14:textId="77777777">
            <w:pPr>
              <w:spacing w:before="240"/>
              <w:ind w:left="0" w:right="0"/>
              <w:rPr>
                <w:rFonts w:cs="Arial"/>
              </w:rPr>
            </w:pPr>
            <w:r>
              <w:t>Page not loading</w:t>
            </w:r>
          </w:p>
        </w:tc>
        <w:tc>
          <w:tcPr>
            <w:tcW w:w="1675" w:type="dxa"/>
            <w:tcBorders>
              <w:top w:val="single" w:color="000000" w:sz="4" w:space="0"/>
              <w:left w:val="single" w:color="000000" w:sz="4" w:space="0"/>
              <w:bottom w:val="single" w:color="000000" w:sz="4" w:space="0"/>
              <w:right w:val="single" w:color="000000" w:sz="4" w:space="0"/>
            </w:tcBorders>
            <w:shd w:val="clear" w:color="auto" w:fill="FFFFFF"/>
          </w:tcPr>
          <w:p w14:paraId="14699843" wp14:textId="77777777">
            <w:pPr>
              <w:spacing w:before="240"/>
              <w:ind w:left="0" w:right="0"/>
            </w:pPr>
            <w:r>
              <w:rPr>
                <w:rFonts w:cs="Arial"/>
              </w:rPr>
              <w:t>MASTRO Support Team</w:t>
            </w:r>
          </w:p>
        </w:tc>
      </w:tr>
      <w:tr xmlns:wp14="http://schemas.microsoft.com/office/word/2010/wordml" w14:paraId="5E51BE53" wp14:textId="77777777">
        <w:tblPrEx>
          <w:tblCellMar>
            <w:top w:w="0" w:type="dxa"/>
            <w:left w:w="108" w:type="dxa"/>
            <w:bottom w:w="0" w:type="dxa"/>
            <w:right w:w="108" w:type="dxa"/>
          </w:tblCellMar>
        </w:tblPrEx>
        <w:tc>
          <w:tcPr>
            <w:tcW w:w="3189" w:type="dxa"/>
            <w:tcBorders>
              <w:top w:val="single" w:color="000000" w:sz="4" w:space="0"/>
              <w:left w:val="single" w:color="000000" w:sz="4" w:space="0"/>
              <w:bottom w:val="single" w:color="000000" w:sz="4" w:space="0"/>
            </w:tcBorders>
            <w:shd w:val="clear" w:color="auto" w:fill="FFFFFF"/>
          </w:tcPr>
          <w:p w14:paraId="167E40FC" wp14:textId="77777777">
            <w:pPr>
              <w:spacing w:before="240"/>
              <w:ind w:left="0" w:right="0"/>
            </w:pPr>
            <w:r>
              <w:t>Functionality Completely Unusable</w:t>
            </w:r>
          </w:p>
        </w:tc>
        <w:tc>
          <w:tcPr>
            <w:tcW w:w="1238" w:type="dxa"/>
            <w:tcBorders>
              <w:top w:val="single" w:color="000000" w:sz="4" w:space="0"/>
              <w:left w:val="single" w:color="000000" w:sz="4" w:space="0"/>
              <w:bottom w:val="single" w:color="000000" w:sz="4" w:space="0"/>
            </w:tcBorders>
            <w:shd w:val="clear" w:color="auto" w:fill="FFFFFF"/>
          </w:tcPr>
          <w:p w14:paraId="5A9DB5E7" wp14:textId="77777777">
            <w:pPr>
              <w:spacing w:before="240"/>
              <w:ind w:left="0" w:right="0"/>
            </w:pPr>
            <w:r>
              <w:t>2</w:t>
            </w:r>
          </w:p>
        </w:tc>
        <w:tc>
          <w:tcPr>
            <w:tcW w:w="2127" w:type="dxa"/>
            <w:tcBorders>
              <w:top w:val="single" w:color="000000" w:sz="4" w:space="0"/>
              <w:left w:val="single" w:color="000000" w:sz="4" w:space="0"/>
              <w:bottom w:val="single" w:color="000000" w:sz="4" w:space="0"/>
            </w:tcBorders>
            <w:shd w:val="clear" w:color="auto" w:fill="FFFFFF"/>
          </w:tcPr>
          <w:p w14:paraId="786B405F" wp14:textId="77777777">
            <w:pPr>
              <w:spacing w:before="240"/>
              <w:ind w:left="0" w:right="0"/>
              <w:rPr>
                <w:rFonts w:cs="Arial"/>
              </w:rPr>
            </w:pPr>
            <w:r>
              <w:t>Part of the applications functionality</w:t>
            </w:r>
          </w:p>
        </w:tc>
        <w:tc>
          <w:tcPr>
            <w:tcW w:w="1675" w:type="dxa"/>
            <w:tcBorders>
              <w:top w:val="single" w:color="000000" w:sz="4" w:space="0"/>
              <w:left w:val="single" w:color="000000" w:sz="4" w:space="0"/>
              <w:bottom w:val="single" w:color="000000" w:sz="4" w:space="0"/>
              <w:right w:val="single" w:color="000000" w:sz="4" w:space="0"/>
            </w:tcBorders>
            <w:shd w:val="clear" w:color="auto" w:fill="FFFFFF"/>
          </w:tcPr>
          <w:p w14:paraId="74EFAF5C" wp14:textId="77777777">
            <w:pPr>
              <w:spacing w:before="240"/>
              <w:ind w:left="0" w:right="0"/>
            </w:pPr>
            <w:r>
              <w:rPr>
                <w:rFonts w:cs="Arial"/>
              </w:rPr>
              <w:t>MASTRO Support Team</w:t>
            </w:r>
          </w:p>
        </w:tc>
      </w:tr>
      <w:tr xmlns:wp14="http://schemas.microsoft.com/office/word/2010/wordml" w14:paraId="6D542526" wp14:textId="77777777">
        <w:tblPrEx>
          <w:tblCellMar>
            <w:top w:w="0" w:type="dxa"/>
            <w:left w:w="108" w:type="dxa"/>
            <w:bottom w:w="0" w:type="dxa"/>
            <w:right w:w="108" w:type="dxa"/>
          </w:tblCellMar>
        </w:tblPrEx>
        <w:tc>
          <w:tcPr>
            <w:tcW w:w="3189" w:type="dxa"/>
            <w:tcBorders>
              <w:top w:val="single" w:color="000000" w:sz="4" w:space="0"/>
              <w:left w:val="single" w:color="000000" w:sz="4" w:space="0"/>
              <w:bottom w:val="single" w:color="000000" w:sz="4" w:space="0"/>
            </w:tcBorders>
            <w:shd w:val="clear" w:color="auto" w:fill="FFFFFF"/>
          </w:tcPr>
          <w:p w14:paraId="7E7ADC07" wp14:textId="77777777">
            <w:pPr>
              <w:spacing w:before="240"/>
              <w:ind w:left="0" w:right="0"/>
            </w:pPr>
            <w:r>
              <w:t>Minor Functionality Error</w:t>
            </w:r>
          </w:p>
        </w:tc>
        <w:tc>
          <w:tcPr>
            <w:tcW w:w="1238" w:type="dxa"/>
            <w:tcBorders>
              <w:top w:val="single" w:color="000000" w:sz="4" w:space="0"/>
              <w:left w:val="single" w:color="000000" w:sz="4" w:space="0"/>
              <w:bottom w:val="single" w:color="000000" w:sz="4" w:space="0"/>
            </w:tcBorders>
            <w:shd w:val="clear" w:color="auto" w:fill="FFFFFF"/>
          </w:tcPr>
          <w:p w14:paraId="54A90BE3" wp14:textId="77777777">
            <w:pPr>
              <w:spacing w:before="240"/>
              <w:ind w:left="0" w:right="0"/>
            </w:pPr>
            <w:r>
              <w:t>3</w:t>
            </w:r>
          </w:p>
        </w:tc>
        <w:tc>
          <w:tcPr>
            <w:tcW w:w="2127" w:type="dxa"/>
            <w:tcBorders>
              <w:top w:val="single" w:color="000000" w:sz="4" w:space="0"/>
              <w:left w:val="single" w:color="000000" w:sz="4" w:space="0"/>
              <w:bottom w:val="single" w:color="000000" w:sz="4" w:space="0"/>
            </w:tcBorders>
            <w:shd w:val="clear" w:color="auto" w:fill="FFFFFF"/>
          </w:tcPr>
          <w:p w14:paraId="007CF059" wp14:textId="77777777">
            <w:pPr>
              <w:spacing w:before="240"/>
              <w:ind w:left="0" w:right="0"/>
              <w:rPr>
                <w:rFonts w:cs="Arial"/>
              </w:rPr>
            </w:pPr>
            <w:r>
              <w:t>The application as a whole is working but some small functionality is not working</w:t>
            </w:r>
          </w:p>
        </w:tc>
        <w:tc>
          <w:tcPr>
            <w:tcW w:w="1675" w:type="dxa"/>
            <w:tcBorders>
              <w:top w:val="single" w:color="000000" w:sz="4" w:space="0"/>
              <w:left w:val="single" w:color="000000" w:sz="4" w:space="0"/>
              <w:bottom w:val="single" w:color="000000" w:sz="4" w:space="0"/>
              <w:right w:val="single" w:color="000000" w:sz="4" w:space="0"/>
            </w:tcBorders>
            <w:shd w:val="clear" w:color="auto" w:fill="FFFFFF"/>
          </w:tcPr>
          <w:p w14:paraId="74DB6717" wp14:textId="77777777">
            <w:pPr>
              <w:spacing w:before="240"/>
              <w:ind w:left="0" w:right="0"/>
            </w:pPr>
            <w:r>
              <w:rPr>
                <w:rFonts w:cs="Arial"/>
              </w:rPr>
              <w:t>MASTRO Support Team</w:t>
            </w:r>
          </w:p>
        </w:tc>
      </w:tr>
      <w:tr xmlns:wp14="http://schemas.microsoft.com/office/word/2010/wordml" w14:paraId="5C59E462" wp14:textId="77777777">
        <w:tblPrEx>
          <w:tblCellMar>
            <w:top w:w="0" w:type="dxa"/>
            <w:left w:w="108" w:type="dxa"/>
            <w:bottom w:w="0" w:type="dxa"/>
            <w:right w:w="108" w:type="dxa"/>
          </w:tblCellMar>
        </w:tblPrEx>
        <w:tc>
          <w:tcPr>
            <w:tcW w:w="3189" w:type="dxa"/>
            <w:tcBorders>
              <w:top w:val="single" w:color="000000" w:sz="4" w:space="0"/>
              <w:left w:val="single" w:color="000000" w:sz="4" w:space="0"/>
              <w:bottom w:val="single" w:color="000000" w:sz="4" w:space="0"/>
            </w:tcBorders>
            <w:shd w:val="clear" w:color="auto" w:fill="FFFFFF"/>
          </w:tcPr>
          <w:p w14:paraId="196F3A38" wp14:textId="77777777">
            <w:pPr>
              <w:spacing w:before="240"/>
              <w:ind w:left="0" w:right="0"/>
            </w:pPr>
            <w:r>
              <w:t>Cosmetic UI Error</w:t>
            </w:r>
          </w:p>
        </w:tc>
        <w:tc>
          <w:tcPr>
            <w:tcW w:w="1238" w:type="dxa"/>
            <w:tcBorders>
              <w:top w:val="single" w:color="000000" w:sz="4" w:space="0"/>
              <w:left w:val="single" w:color="000000" w:sz="4" w:space="0"/>
              <w:bottom w:val="single" w:color="000000" w:sz="4" w:space="0"/>
            </w:tcBorders>
            <w:shd w:val="clear" w:color="auto" w:fill="FFFFFF"/>
          </w:tcPr>
          <w:p w14:paraId="5055DCC4" wp14:textId="77777777">
            <w:pPr>
              <w:spacing w:before="240"/>
              <w:ind w:left="0" w:right="0"/>
            </w:pPr>
            <w:r>
              <w:t>4</w:t>
            </w:r>
          </w:p>
        </w:tc>
        <w:tc>
          <w:tcPr>
            <w:tcW w:w="2127" w:type="dxa"/>
            <w:tcBorders>
              <w:top w:val="single" w:color="000000" w:sz="4" w:space="0"/>
              <w:left w:val="single" w:color="000000" w:sz="4" w:space="0"/>
              <w:bottom w:val="single" w:color="000000" w:sz="4" w:space="0"/>
            </w:tcBorders>
            <w:shd w:val="clear" w:color="auto" w:fill="FFFFFF"/>
          </w:tcPr>
          <w:p w14:paraId="33736153" wp14:textId="77777777">
            <w:pPr>
              <w:spacing w:before="240"/>
              <w:ind w:left="0" w:right="0"/>
              <w:rPr>
                <w:rFonts w:cs="Arial"/>
              </w:rPr>
            </w:pPr>
            <w:r>
              <w:t>The application and the concerned functionality is working but the UX is erroneous/misleading</w:t>
            </w:r>
          </w:p>
        </w:tc>
        <w:tc>
          <w:tcPr>
            <w:tcW w:w="1675" w:type="dxa"/>
            <w:tcBorders>
              <w:top w:val="single" w:color="000000" w:sz="4" w:space="0"/>
              <w:left w:val="single" w:color="000000" w:sz="4" w:space="0"/>
              <w:bottom w:val="single" w:color="000000" w:sz="4" w:space="0"/>
              <w:right w:val="single" w:color="000000" w:sz="4" w:space="0"/>
            </w:tcBorders>
            <w:shd w:val="clear" w:color="auto" w:fill="FFFFFF"/>
          </w:tcPr>
          <w:p w14:paraId="6389980A" wp14:textId="77777777">
            <w:pPr>
              <w:spacing w:before="240"/>
              <w:ind w:left="0" w:right="0"/>
            </w:pPr>
            <w:r>
              <w:rPr>
                <w:rFonts w:cs="Arial"/>
              </w:rPr>
              <w:t>MASTRO Support Team</w:t>
            </w:r>
          </w:p>
        </w:tc>
      </w:tr>
      <w:tr xmlns:wp14="http://schemas.microsoft.com/office/word/2010/wordml" w14:paraId="7A501228" wp14:textId="77777777">
        <w:tblPrEx>
          <w:tblCellMar>
            <w:top w:w="0" w:type="dxa"/>
            <w:left w:w="108" w:type="dxa"/>
            <w:bottom w:w="0" w:type="dxa"/>
            <w:right w:w="108" w:type="dxa"/>
          </w:tblCellMar>
        </w:tblPrEx>
        <w:tc>
          <w:tcPr>
            <w:tcW w:w="3189" w:type="dxa"/>
            <w:tcBorders>
              <w:top w:val="single" w:color="000000" w:sz="4" w:space="0"/>
              <w:left w:val="single" w:color="000000" w:sz="4" w:space="0"/>
              <w:bottom w:val="single" w:color="000000" w:sz="4" w:space="0"/>
            </w:tcBorders>
            <w:shd w:val="clear" w:color="auto" w:fill="FFFFFF"/>
          </w:tcPr>
          <w:p w14:paraId="0742CE3A" wp14:textId="77777777">
            <w:pPr>
              <w:spacing w:before="240"/>
              <w:ind w:left="0" w:right="0"/>
            </w:pPr>
            <w:r>
              <w:t xml:space="preserve">Issue Related to </w:t>
            </w:r>
            <w:r>
              <w:rPr>
                <w:rFonts w:cs="Arial"/>
              </w:rPr>
              <w:t xml:space="preserve">MASTRO </w:t>
            </w:r>
            <w:r>
              <w:t>– data loading</w:t>
            </w:r>
          </w:p>
        </w:tc>
        <w:tc>
          <w:tcPr>
            <w:tcW w:w="1238" w:type="dxa"/>
            <w:tcBorders>
              <w:top w:val="single" w:color="000000" w:sz="4" w:space="0"/>
              <w:left w:val="single" w:color="000000" w:sz="4" w:space="0"/>
              <w:bottom w:val="single" w:color="000000" w:sz="4" w:space="0"/>
            </w:tcBorders>
            <w:shd w:val="clear" w:color="auto" w:fill="FFFFFF"/>
          </w:tcPr>
          <w:p w14:paraId="600F70E4" wp14:textId="77777777">
            <w:pPr>
              <w:spacing w:before="240"/>
              <w:ind w:left="0" w:right="0"/>
            </w:pPr>
            <w:r>
              <w:t>1</w:t>
            </w:r>
          </w:p>
        </w:tc>
        <w:tc>
          <w:tcPr>
            <w:tcW w:w="2127" w:type="dxa"/>
            <w:tcBorders>
              <w:top w:val="single" w:color="000000" w:sz="4" w:space="0"/>
              <w:left w:val="single" w:color="000000" w:sz="4" w:space="0"/>
              <w:bottom w:val="single" w:color="000000" w:sz="4" w:space="0"/>
            </w:tcBorders>
            <w:shd w:val="clear" w:color="auto" w:fill="FFFFFF"/>
          </w:tcPr>
          <w:p w14:paraId="4EF6F906" wp14:textId="77777777">
            <w:pPr>
              <w:spacing w:before="240"/>
              <w:ind w:left="0" w:right="0"/>
              <w:rPr>
                <w:rFonts w:cs="Arial"/>
              </w:rPr>
            </w:pPr>
            <w:r>
              <w:t>Application is malfunctioning due to issue with data loading.</w:t>
            </w:r>
          </w:p>
        </w:tc>
        <w:tc>
          <w:tcPr>
            <w:tcW w:w="1675" w:type="dxa"/>
            <w:tcBorders>
              <w:top w:val="single" w:color="000000" w:sz="4" w:space="0"/>
              <w:left w:val="single" w:color="000000" w:sz="4" w:space="0"/>
              <w:bottom w:val="single" w:color="000000" w:sz="4" w:space="0"/>
              <w:right w:val="single" w:color="000000" w:sz="4" w:space="0"/>
            </w:tcBorders>
            <w:shd w:val="clear" w:color="auto" w:fill="FFFFFF"/>
          </w:tcPr>
          <w:p w14:paraId="34CEBD85" wp14:textId="77777777">
            <w:pPr>
              <w:keepNext/>
              <w:spacing w:before="240"/>
              <w:ind w:left="0" w:right="0"/>
            </w:pPr>
            <w:r>
              <w:rPr>
                <w:rFonts w:cs="Arial"/>
              </w:rPr>
              <w:t>MASTRO Support  Team</w:t>
            </w:r>
          </w:p>
        </w:tc>
      </w:tr>
    </w:tbl>
    <w:p xmlns:wp14="http://schemas.microsoft.com/office/word/2010/wordml" w14:paraId="0ACD93D3" wp14:textId="77777777">
      <w:pPr>
        <w:pStyle w:val="19"/>
        <w:jc w:val="center"/>
      </w:pPr>
      <w:bookmarkStart w:name="_Toc503346573" w:id="400449563"/>
      <w:r>
        <w:t xml:space="preserve">Table </w:t>
      </w:r>
      <w:r>
        <w:fldChar w:fldCharType="begin"/>
      </w:r>
      <w:r>
        <w:instrText xml:space="preserve"> SEQ Table \* ARABIC </w:instrText>
      </w:r>
      <w:r>
        <w:fldChar w:fldCharType="separate"/>
      </w:r>
      <w:r>
        <w:t>14</w:t>
      </w:r>
      <w:r>
        <w:fldChar w:fldCharType="end"/>
      </w:r>
    </w:p>
    <w:p xmlns:wp14="http://schemas.microsoft.com/office/word/2010/wordml" w14:paraId="4F710F9D" wp14:textId="77777777">
      <w:pPr>
        <w:pStyle w:val="3"/>
      </w:pPr>
      <w:r>
        <w:t>4.8.3</w:t>
      </w:r>
      <w:r>
        <w:tab/>
      </w:r>
      <w:r>
        <w:t>Application / Technical Support</w:t>
      </w:r>
      <w:bookmarkEnd w:id="400449563"/>
    </w:p>
    <w:p xmlns:wp14="http://schemas.microsoft.com/office/word/2010/wordml" w14:paraId="4CC059DA" wp14:textId="77777777"/>
    <w:tbl>
      <w:tblPr>
        <w:tblStyle w:val="42"/>
        <w:tblW w:w="9450" w:type="dxa"/>
        <w:tblInd w:w="55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60"/>
        <w:gridCol w:w="2150"/>
        <w:gridCol w:w="5040"/>
      </w:tblGrid>
      <w:tr xmlns:wp14="http://schemas.microsoft.com/office/word/2010/wordml" w14:paraId="7790F7AD"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2260" w:type="dxa"/>
            <w:tcBorders>
              <w:top w:val="single" w:color="auto" w:sz="4" w:space="0"/>
              <w:left w:val="single" w:color="auto" w:sz="4" w:space="0"/>
              <w:bottom w:val="single" w:color="auto" w:sz="4" w:space="0"/>
              <w:right w:val="single" w:color="auto" w:sz="4" w:space="0"/>
            </w:tcBorders>
            <w:shd w:val="clear" w:color="auto" w:fill="8DB3E2" w:themeFill="text2" w:themeFillTint="66"/>
            <w:vAlign w:val="center"/>
          </w:tcPr>
          <w:p w14:paraId="251CFDCE" wp14:textId="77777777">
            <w:pPr>
              <w:pStyle w:val="13"/>
              <w:spacing w:before="60" w:after="60"/>
              <w:ind w:left="0" w:right="-122"/>
              <w:rPr>
                <w:rFonts w:cs="Arial"/>
                <w:b/>
                <w:bCs/>
                <w:sz w:val="20"/>
              </w:rPr>
            </w:pPr>
            <w:r>
              <w:rPr>
                <w:rFonts w:cs="Arial"/>
                <w:b/>
                <w:bCs/>
                <w:sz w:val="20"/>
              </w:rPr>
              <w:t>2</w:t>
            </w:r>
            <w:r>
              <w:rPr>
                <w:rFonts w:cs="Arial"/>
                <w:b/>
                <w:bCs/>
                <w:sz w:val="20"/>
                <w:vertAlign w:val="superscript"/>
              </w:rPr>
              <w:t>nd</w:t>
            </w:r>
            <w:r>
              <w:rPr>
                <w:rFonts w:cs="Arial"/>
                <w:b/>
                <w:bCs/>
                <w:sz w:val="20"/>
              </w:rPr>
              <w:t xml:space="preserve"> Level Support</w:t>
            </w:r>
          </w:p>
        </w:tc>
        <w:tc>
          <w:tcPr>
            <w:tcW w:w="2150" w:type="dxa"/>
            <w:tcBorders>
              <w:top w:val="single" w:color="auto" w:sz="4" w:space="0"/>
              <w:left w:val="single" w:color="auto" w:sz="4" w:space="0"/>
              <w:bottom w:val="single" w:color="auto" w:sz="4" w:space="0"/>
              <w:right w:val="single" w:color="auto" w:sz="4" w:space="0"/>
            </w:tcBorders>
            <w:shd w:val="clear" w:color="auto" w:fill="8DB3E2" w:themeFill="text2" w:themeFillTint="66"/>
            <w:vAlign w:val="center"/>
          </w:tcPr>
          <w:p w14:paraId="76CAFD79" wp14:textId="77777777">
            <w:pPr>
              <w:jc w:val="center"/>
              <w:rPr>
                <w:rFonts w:cs="Arial"/>
                <w:b/>
                <w:bCs/>
              </w:rPr>
            </w:pPr>
            <w:r>
              <w:rPr>
                <w:rFonts w:cs="Arial"/>
                <w:b/>
                <w:bCs/>
              </w:rPr>
              <w:t>Name</w:t>
            </w:r>
          </w:p>
        </w:tc>
        <w:tc>
          <w:tcPr>
            <w:tcW w:w="5040" w:type="dxa"/>
            <w:tcBorders>
              <w:top w:val="single" w:color="auto" w:sz="4" w:space="0"/>
              <w:left w:val="single" w:color="auto" w:sz="4" w:space="0"/>
              <w:bottom w:val="single" w:color="auto" w:sz="4" w:space="0"/>
              <w:right w:val="single" w:color="auto" w:sz="4" w:space="0"/>
            </w:tcBorders>
            <w:shd w:val="clear" w:color="auto" w:fill="8DB3E2" w:themeFill="text2" w:themeFillTint="66"/>
            <w:vAlign w:val="center"/>
          </w:tcPr>
          <w:p w14:paraId="5AACD1B8" wp14:textId="77777777">
            <w:pPr>
              <w:pStyle w:val="69"/>
              <w:spacing w:before="0"/>
              <w:rPr>
                <w:rFonts w:ascii="Arial" w:hAnsi="Arial" w:cs="Arial"/>
                <w:sz w:val="20"/>
                <w:szCs w:val="20"/>
              </w:rPr>
            </w:pPr>
            <w:r>
              <w:rPr>
                <w:rFonts w:ascii="Arial" w:hAnsi="Arial" w:cs="Arial"/>
                <w:sz w:val="20"/>
                <w:szCs w:val="20"/>
              </w:rPr>
              <w:t>Contact No/Memo</w:t>
            </w:r>
          </w:p>
        </w:tc>
      </w:tr>
      <w:tr xmlns:wp14="http://schemas.microsoft.com/office/word/2010/wordml" w14:paraId="56BC6403"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0" w:type="dxa"/>
            <w:tcBorders>
              <w:top w:val="single" w:color="auto" w:sz="4" w:space="0"/>
              <w:left w:val="single" w:color="auto" w:sz="4" w:space="0"/>
              <w:bottom w:val="single" w:color="auto" w:sz="4" w:space="0"/>
              <w:right w:val="single" w:color="auto" w:sz="4" w:space="0"/>
            </w:tcBorders>
          </w:tcPr>
          <w:p w14:paraId="0ED4B417" wp14:textId="77777777">
            <w:pPr>
              <w:tabs>
                <w:tab w:val="left" w:pos="1285"/>
              </w:tabs>
              <w:spacing w:after="120"/>
              <w:ind w:left="0" w:right="0"/>
              <w:rPr>
                <w:rFonts w:cs="Arial"/>
              </w:rPr>
            </w:pPr>
            <w:r>
              <w:rPr>
                <w:rFonts w:cs="Arial"/>
              </w:rPr>
              <w:t>Application Support</w:t>
            </w:r>
          </w:p>
        </w:tc>
        <w:tc>
          <w:tcPr>
            <w:tcW w:w="2150" w:type="dxa"/>
            <w:tcBorders>
              <w:top w:val="single" w:color="auto" w:sz="4" w:space="0"/>
              <w:left w:val="single" w:color="auto" w:sz="4" w:space="0"/>
              <w:bottom w:val="single" w:color="auto" w:sz="4" w:space="0"/>
              <w:right w:val="single" w:color="auto" w:sz="4" w:space="0"/>
            </w:tcBorders>
          </w:tcPr>
          <w:p w14:paraId="6A76F8B4" wp14:textId="77777777">
            <w:pPr>
              <w:spacing w:after="120"/>
              <w:ind w:left="0" w:right="-131"/>
              <w:rPr>
                <w:rFonts w:cs="Arial"/>
              </w:rPr>
            </w:pPr>
            <w:r>
              <w:rPr>
                <w:rFonts w:cs="Arial"/>
              </w:rPr>
              <w:t>AMS – SRAS</w:t>
            </w:r>
          </w:p>
          <w:p w14:paraId="78159BEE" wp14:textId="77777777">
            <w:pPr>
              <w:spacing w:after="120"/>
              <w:ind w:left="0" w:right="-131"/>
              <w:rPr>
                <w:rFonts w:cs="Arial"/>
              </w:rPr>
            </w:pPr>
            <w:r>
              <w:rPr>
                <w:rFonts w:cs="Arial"/>
              </w:rPr>
              <w:t>RajashekarReddy Kasireddy</w:t>
            </w:r>
          </w:p>
          <w:p w14:paraId="41DA1215" wp14:textId="77777777">
            <w:pPr>
              <w:spacing w:after="120"/>
              <w:ind w:left="0" w:right="-131"/>
              <w:rPr>
                <w:rFonts w:cs="Arial"/>
              </w:rPr>
            </w:pPr>
          </w:p>
        </w:tc>
        <w:tc>
          <w:tcPr>
            <w:tcW w:w="5040" w:type="dxa"/>
            <w:tcBorders>
              <w:top w:val="single" w:color="auto" w:sz="4" w:space="0"/>
              <w:left w:val="single" w:color="auto" w:sz="4" w:space="0"/>
              <w:bottom w:val="single" w:color="auto" w:sz="4" w:space="0"/>
              <w:right w:val="single" w:color="auto" w:sz="4" w:space="0"/>
            </w:tcBorders>
          </w:tcPr>
          <w:p w14:paraId="050C690F" wp14:textId="77777777">
            <w:pPr>
              <w:spacing w:after="120"/>
              <w:ind w:left="-85" w:right="-58"/>
              <w:rPr>
                <w:rFonts w:cs="Arial"/>
              </w:rPr>
            </w:pPr>
            <w:r>
              <w:rPr>
                <w:rFonts w:cs="Arial"/>
              </w:rPr>
              <w:t>Group email : GD_AMS_SRAS@malaysiaairlines.com</w:t>
            </w:r>
          </w:p>
          <w:p w14:paraId="5CF19C0E" wp14:textId="77777777">
            <w:pPr>
              <w:spacing w:after="120"/>
              <w:ind w:left="-85"/>
              <w:rPr>
                <w:rFonts w:cs="Arial"/>
              </w:rPr>
            </w:pPr>
            <w:r>
              <w:rPr>
                <w:rFonts w:cs="Arial"/>
              </w:rPr>
              <w:t>Ext_rajashekarreddy.kasireddy@malaysiaairlines.com</w:t>
            </w:r>
          </w:p>
        </w:tc>
      </w:tr>
      <w:tr xmlns:wp14="http://schemas.microsoft.com/office/word/2010/wordml" w14:paraId="152C8F2D"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0" w:type="dxa"/>
            <w:tcBorders>
              <w:top w:val="single" w:color="auto" w:sz="4" w:space="0"/>
              <w:left w:val="single" w:color="auto" w:sz="4" w:space="0"/>
              <w:bottom w:val="single" w:color="auto" w:sz="4" w:space="0"/>
              <w:right w:val="single" w:color="auto" w:sz="4" w:space="0"/>
            </w:tcBorders>
          </w:tcPr>
          <w:p w14:paraId="5372216B" wp14:textId="77777777">
            <w:pPr>
              <w:spacing w:after="120"/>
              <w:ind w:left="0" w:right="-122"/>
              <w:rPr>
                <w:rFonts w:cs="Arial"/>
              </w:rPr>
            </w:pPr>
            <w:r>
              <w:rPr>
                <w:rFonts w:cs="Arial"/>
              </w:rPr>
              <w:t>System Support</w:t>
            </w:r>
          </w:p>
        </w:tc>
        <w:tc>
          <w:tcPr>
            <w:tcW w:w="2150" w:type="dxa"/>
            <w:tcBorders>
              <w:top w:val="single" w:color="auto" w:sz="4" w:space="0"/>
              <w:left w:val="single" w:color="auto" w:sz="4" w:space="0"/>
              <w:bottom w:val="single" w:color="auto" w:sz="4" w:space="0"/>
              <w:right w:val="single" w:color="auto" w:sz="4" w:space="0"/>
            </w:tcBorders>
          </w:tcPr>
          <w:p w14:paraId="6995F64F" wp14:textId="77777777">
            <w:pPr>
              <w:spacing w:after="120"/>
              <w:ind w:left="0"/>
              <w:rPr>
                <w:rFonts w:cs="Arial"/>
                <w:lang w:val="pt-BR"/>
              </w:rPr>
            </w:pPr>
            <w:r>
              <w:rPr>
                <w:rFonts w:cs="Arial"/>
                <w:lang w:val="pt-BR"/>
              </w:rPr>
              <w:t>TCS_Midrange</w:t>
            </w:r>
          </w:p>
          <w:p w14:paraId="4CF13355" wp14:textId="77777777">
            <w:pPr>
              <w:spacing w:after="120"/>
              <w:rPr>
                <w:rFonts w:cs="Arial"/>
                <w:lang w:val="pt-BR"/>
              </w:rPr>
            </w:pPr>
          </w:p>
          <w:p w14:paraId="3DA529F9" wp14:textId="77777777">
            <w:pPr>
              <w:spacing w:after="120"/>
              <w:ind w:left="0" w:right="-131"/>
              <w:rPr>
                <w:rFonts w:cs="Arial"/>
                <w:lang w:val="pt-BR"/>
              </w:rPr>
            </w:pPr>
          </w:p>
        </w:tc>
        <w:tc>
          <w:tcPr>
            <w:tcW w:w="5040" w:type="dxa"/>
            <w:tcBorders>
              <w:top w:val="single" w:color="auto" w:sz="4" w:space="0"/>
              <w:left w:val="single" w:color="auto" w:sz="4" w:space="0"/>
              <w:bottom w:val="single" w:color="auto" w:sz="4" w:space="0"/>
              <w:right w:val="single" w:color="auto" w:sz="4" w:space="0"/>
            </w:tcBorders>
          </w:tcPr>
          <w:p w14:paraId="39DEF2EC" wp14:textId="77777777">
            <w:pPr>
              <w:spacing w:after="120"/>
              <w:ind w:left="-85"/>
              <w:rPr>
                <w:rFonts w:cs="Arial"/>
              </w:rPr>
            </w:pPr>
            <w:r>
              <w:rPr>
                <w:rFonts w:cs="Arial"/>
              </w:rPr>
              <w:t>1800817802 # 3 Option</w:t>
            </w:r>
          </w:p>
          <w:p w14:paraId="2A1243F0" wp14:textId="77777777">
            <w:pPr>
              <w:spacing w:after="120"/>
              <w:ind w:left="-85"/>
              <w:rPr>
                <w:rFonts w:cs="Arial"/>
              </w:rPr>
            </w:pPr>
            <w:r>
              <w:fldChar w:fldCharType="begin"/>
            </w:r>
            <w:r>
              <w:instrText xml:space="preserve"> HYPERLINK "mailto:GD_TCSMidrange@malaysiaairlines.com" </w:instrText>
            </w:r>
            <w:r>
              <w:fldChar w:fldCharType="separate"/>
            </w:r>
            <w:r>
              <w:t>GD_TCSMidrange@malaysiaairlines.com</w:t>
            </w:r>
            <w:r>
              <w:fldChar w:fldCharType="end"/>
            </w:r>
          </w:p>
        </w:tc>
      </w:tr>
      <w:tr xmlns:wp14="http://schemas.microsoft.com/office/word/2010/wordml" w14:paraId="4725CB89"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0" w:type="dxa"/>
            <w:tcBorders>
              <w:top w:val="single" w:color="auto" w:sz="4" w:space="0"/>
              <w:left w:val="single" w:color="auto" w:sz="4" w:space="0"/>
              <w:bottom w:val="single" w:color="auto" w:sz="4" w:space="0"/>
              <w:right w:val="single" w:color="auto" w:sz="4" w:space="0"/>
            </w:tcBorders>
          </w:tcPr>
          <w:p w14:paraId="53FCE025" wp14:textId="77777777">
            <w:pPr>
              <w:spacing w:after="120"/>
              <w:ind w:left="0" w:right="-122"/>
              <w:rPr>
                <w:rFonts w:cs="Arial"/>
              </w:rPr>
            </w:pPr>
            <w:r>
              <w:rPr>
                <w:rFonts w:cs="Arial"/>
              </w:rPr>
              <w:t>Database Support</w:t>
            </w:r>
          </w:p>
        </w:tc>
        <w:tc>
          <w:tcPr>
            <w:tcW w:w="2150" w:type="dxa"/>
            <w:tcBorders>
              <w:top w:val="single" w:color="auto" w:sz="4" w:space="0"/>
              <w:left w:val="single" w:color="auto" w:sz="4" w:space="0"/>
              <w:bottom w:val="single" w:color="auto" w:sz="4" w:space="0"/>
              <w:right w:val="single" w:color="auto" w:sz="4" w:space="0"/>
            </w:tcBorders>
          </w:tcPr>
          <w:p w14:paraId="448552DC" wp14:textId="77777777">
            <w:pPr>
              <w:tabs>
                <w:tab w:val="left" w:pos="2043"/>
              </w:tabs>
              <w:spacing w:after="120"/>
              <w:ind w:left="0" w:right="-131"/>
              <w:rPr>
                <w:rFonts w:cs="Arial"/>
              </w:rPr>
            </w:pPr>
            <w:r>
              <w:rPr>
                <w:rFonts w:cs="Arial"/>
              </w:rPr>
              <w:t>TCS_Database</w:t>
            </w:r>
          </w:p>
          <w:p w14:paraId="6CD137CE" wp14:textId="77777777">
            <w:pPr>
              <w:spacing w:after="120"/>
              <w:rPr>
                <w:rFonts w:cs="Arial"/>
              </w:rPr>
            </w:pPr>
          </w:p>
          <w:p w14:paraId="07E4BC8B" wp14:textId="77777777">
            <w:pPr>
              <w:spacing w:after="120"/>
              <w:ind w:left="0"/>
              <w:rPr>
                <w:rFonts w:cs="Arial"/>
              </w:rPr>
            </w:pPr>
          </w:p>
        </w:tc>
        <w:tc>
          <w:tcPr>
            <w:tcW w:w="5040" w:type="dxa"/>
            <w:tcBorders>
              <w:top w:val="single" w:color="auto" w:sz="4" w:space="0"/>
              <w:left w:val="single" w:color="auto" w:sz="4" w:space="0"/>
              <w:bottom w:val="single" w:color="auto" w:sz="4" w:space="0"/>
              <w:right w:val="single" w:color="auto" w:sz="4" w:space="0"/>
            </w:tcBorders>
          </w:tcPr>
          <w:p w14:paraId="2150534C" wp14:textId="77777777">
            <w:pPr>
              <w:spacing w:after="120"/>
              <w:ind w:left="-85"/>
              <w:rPr>
                <w:rFonts w:cs="Arial"/>
              </w:rPr>
            </w:pPr>
            <w:r>
              <w:rPr>
                <w:rFonts w:cs="Arial"/>
              </w:rPr>
              <w:t>1800817802 # 4 Option</w:t>
            </w:r>
          </w:p>
          <w:p w14:paraId="06A566E5" wp14:textId="77777777">
            <w:pPr>
              <w:spacing w:after="120"/>
              <w:ind w:left="-85"/>
              <w:rPr>
                <w:rFonts w:cs="Arial"/>
              </w:rPr>
            </w:pPr>
            <w:r>
              <w:fldChar w:fldCharType="begin"/>
            </w:r>
            <w:r>
              <w:instrText xml:space="preserve"> HYPERLINK "mailto:GD_TCSDatabase@malaysiaairlines.com" </w:instrText>
            </w:r>
            <w:r>
              <w:fldChar w:fldCharType="separate"/>
            </w:r>
            <w:r>
              <w:t>GD_TCSDatabase@malaysiaairlines.com</w:t>
            </w:r>
            <w:r>
              <w:fldChar w:fldCharType="end"/>
            </w:r>
          </w:p>
          <w:p w14:paraId="34F1C49A" wp14:textId="77777777">
            <w:pPr>
              <w:spacing w:after="120"/>
              <w:ind w:left="-85"/>
              <w:rPr>
                <w:rFonts w:cs="Arial"/>
              </w:rPr>
            </w:pPr>
          </w:p>
        </w:tc>
      </w:tr>
      <w:tr xmlns:wp14="http://schemas.microsoft.com/office/word/2010/wordml" w14:paraId="4A0C7B15"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0" w:type="dxa"/>
            <w:tcBorders>
              <w:top w:val="single" w:color="auto" w:sz="4" w:space="0"/>
              <w:left w:val="single" w:color="auto" w:sz="4" w:space="0"/>
              <w:bottom w:val="single" w:color="auto" w:sz="4" w:space="0"/>
              <w:right w:val="single" w:color="auto" w:sz="4" w:space="0"/>
            </w:tcBorders>
          </w:tcPr>
          <w:p w14:paraId="023C2E69" wp14:textId="77777777">
            <w:pPr>
              <w:spacing w:after="120"/>
              <w:ind w:left="0" w:right="-122"/>
              <w:rPr>
                <w:rFonts w:cs="Arial"/>
              </w:rPr>
            </w:pPr>
            <w:r>
              <w:rPr>
                <w:rFonts w:cs="Arial"/>
              </w:rPr>
              <w:t>Network Support</w:t>
            </w:r>
          </w:p>
        </w:tc>
        <w:tc>
          <w:tcPr>
            <w:tcW w:w="2150" w:type="dxa"/>
            <w:tcBorders>
              <w:top w:val="single" w:color="auto" w:sz="4" w:space="0"/>
              <w:left w:val="single" w:color="auto" w:sz="4" w:space="0"/>
              <w:bottom w:val="single" w:color="auto" w:sz="4" w:space="0"/>
              <w:right w:val="single" w:color="auto" w:sz="4" w:space="0"/>
            </w:tcBorders>
          </w:tcPr>
          <w:p w14:paraId="0D979264" wp14:textId="77777777">
            <w:pPr>
              <w:spacing w:after="120"/>
              <w:ind w:left="0" w:right="11"/>
              <w:rPr>
                <w:rFonts w:cs="Arial"/>
              </w:rPr>
            </w:pPr>
            <w:r>
              <w:rPr>
                <w:rFonts w:cs="Arial"/>
              </w:rPr>
              <w:t>TCS_Network</w:t>
            </w:r>
          </w:p>
        </w:tc>
        <w:tc>
          <w:tcPr>
            <w:tcW w:w="5040" w:type="dxa"/>
            <w:tcBorders>
              <w:top w:val="single" w:color="auto" w:sz="4" w:space="0"/>
              <w:left w:val="single" w:color="auto" w:sz="4" w:space="0"/>
              <w:bottom w:val="single" w:color="auto" w:sz="4" w:space="0"/>
              <w:right w:val="single" w:color="auto" w:sz="4" w:space="0"/>
            </w:tcBorders>
          </w:tcPr>
          <w:p w14:paraId="5AA85695" wp14:textId="77777777">
            <w:pPr>
              <w:spacing w:after="120"/>
              <w:ind w:left="0"/>
              <w:rPr>
                <w:rFonts w:cs="Arial"/>
              </w:rPr>
            </w:pPr>
            <w:r>
              <w:rPr>
                <w:rFonts w:cs="Arial"/>
              </w:rPr>
              <w:t xml:space="preserve">60378637155 </w:t>
            </w:r>
          </w:p>
          <w:p w14:paraId="01316527" wp14:textId="77777777">
            <w:pPr>
              <w:spacing w:after="120"/>
              <w:ind w:left="0"/>
              <w:rPr>
                <w:rFonts w:cs="Arial"/>
              </w:rPr>
            </w:pPr>
            <w:r>
              <w:rPr>
                <w:rFonts w:cs="Arial"/>
              </w:rPr>
              <w:t>60378637581/82</w:t>
            </w:r>
          </w:p>
          <w:p w14:paraId="1A86BB4D" wp14:textId="77777777">
            <w:pPr>
              <w:keepNext/>
              <w:spacing w:after="120"/>
              <w:ind w:left="0"/>
              <w:rPr>
                <w:rFonts w:cs="Arial"/>
              </w:rPr>
            </w:pPr>
            <w:r>
              <w:rPr>
                <w:rFonts w:cs="Arial"/>
              </w:rPr>
              <w:t>GD_TCSNetwork@malaysiaairlines.com</w:t>
            </w:r>
          </w:p>
        </w:tc>
      </w:tr>
    </w:tbl>
    <w:p xmlns:wp14="http://schemas.microsoft.com/office/word/2010/wordml" w14:paraId="7645AA3E" wp14:textId="77777777">
      <w:pPr>
        <w:pStyle w:val="19"/>
        <w:jc w:val="center"/>
      </w:pPr>
      <w:r>
        <w:t xml:space="preserve">Table </w:t>
      </w:r>
      <w:r>
        <w:fldChar w:fldCharType="begin"/>
      </w:r>
      <w:r>
        <w:instrText xml:space="preserve"> SEQ Table \* ARABIC </w:instrText>
      </w:r>
      <w:r>
        <w:fldChar w:fldCharType="separate"/>
      </w:r>
      <w:r>
        <w:t>15</w:t>
      </w:r>
      <w:r>
        <w:fldChar w:fldCharType="end"/>
      </w:r>
    </w:p>
    <w:p xmlns:wp14="http://schemas.microsoft.com/office/word/2010/wordml" w14:paraId="6A956623" wp14:textId="77777777"/>
    <w:p xmlns:wp14="http://schemas.microsoft.com/office/word/2010/wordml" w14:paraId="08C3BB4F" wp14:textId="77777777">
      <w:pPr>
        <w:pStyle w:val="3"/>
      </w:pPr>
      <w:bookmarkStart w:name="_Toc503346574" w:id="738135636"/>
      <w:r>
        <w:t>4.8.4</w:t>
      </w:r>
      <w:r>
        <w:tab/>
      </w:r>
      <w:r>
        <w:t>incident management</w:t>
      </w:r>
      <w:bookmarkEnd w:id="738135636"/>
    </w:p>
    <w:p xmlns:wp14="http://schemas.microsoft.com/office/word/2010/wordml" w14:paraId="05DBCD01" wp14:textId="77777777">
      <w:pPr>
        <w:rPr>
          <w:color w:val="FF0000"/>
        </w:rPr>
      </w:pPr>
      <w:r>
        <w:tab/>
      </w:r>
    </w:p>
    <w:tbl>
      <w:tblPr>
        <w:tblStyle w:val="42"/>
        <w:tblW w:w="9163" w:type="dxa"/>
        <w:tblInd w:w="81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57" w:type="dxa"/>
          <w:bottom w:w="0" w:type="dxa"/>
          <w:right w:w="0" w:type="dxa"/>
        </w:tblCellMar>
      </w:tblPr>
      <w:tblGrid>
        <w:gridCol w:w="1225"/>
        <w:gridCol w:w="992"/>
        <w:gridCol w:w="2977"/>
        <w:gridCol w:w="1843"/>
        <w:gridCol w:w="2126"/>
      </w:tblGrid>
      <w:tr xmlns:wp14="http://schemas.microsoft.com/office/word/2010/wordml" w14:paraId="0EAEB48D"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0" w:type="dxa"/>
          </w:tblCellMar>
        </w:tblPrEx>
        <w:tc>
          <w:tcPr>
            <w:tcW w:w="1225" w:type="dxa"/>
            <w:shd w:val="clear" w:color="auto" w:fill="D9D9D9"/>
          </w:tcPr>
          <w:p w14:paraId="1E75B446" wp14:textId="77777777">
            <w:pPr>
              <w:pStyle w:val="13"/>
              <w:keepNext/>
              <w:keepLines/>
              <w:spacing w:before="60" w:after="60"/>
              <w:ind w:left="0" w:right="0"/>
              <w:jc w:val="center"/>
              <w:rPr>
                <w:rFonts w:cs="Arial"/>
                <w:b/>
                <w:bCs/>
                <w:i/>
                <w:color w:val="0000FF"/>
                <w:sz w:val="22"/>
                <w:szCs w:val="22"/>
              </w:rPr>
            </w:pPr>
            <w:r>
              <w:rPr>
                <w:b/>
                <w:sz w:val="22"/>
                <w:szCs w:val="22"/>
                <w:lang w:val="en-GB"/>
              </w:rPr>
              <w:t>Severity</w:t>
            </w:r>
          </w:p>
        </w:tc>
        <w:tc>
          <w:tcPr>
            <w:tcW w:w="992" w:type="dxa"/>
            <w:shd w:val="clear" w:color="auto" w:fill="D9D9D9"/>
          </w:tcPr>
          <w:p w14:paraId="2DAB5A84" wp14:textId="77777777">
            <w:pPr>
              <w:pStyle w:val="13"/>
              <w:keepNext/>
              <w:keepLines/>
              <w:spacing w:before="60" w:after="60"/>
              <w:ind w:left="0" w:right="0"/>
              <w:jc w:val="center"/>
              <w:rPr>
                <w:rFonts w:cs="Arial"/>
                <w:b/>
                <w:bCs/>
                <w:sz w:val="22"/>
                <w:szCs w:val="22"/>
              </w:rPr>
            </w:pPr>
            <w:r>
              <w:rPr>
                <w:rFonts w:cs="Arial"/>
                <w:b/>
                <w:bCs/>
                <w:sz w:val="22"/>
                <w:szCs w:val="22"/>
              </w:rPr>
              <w:t>Code</w:t>
            </w:r>
          </w:p>
        </w:tc>
        <w:tc>
          <w:tcPr>
            <w:tcW w:w="2977" w:type="dxa"/>
            <w:shd w:val="clear" w:color="auto" w:fill="D9D9D9"/>
          </w:tcPr>
          <w:p w14:paraId="75A44288" wp14:textId="77777777">
            <w:pPr>
              <w:pStyle w:val="13"/>
              <w:keepNext/>
              <w:keepLines/>
              <w:spacing w:before="60" w:after="60"/>
              <w:ind w:left="0" w:right="0"/>
              <w:rPr>
                <w:rFonts w:cs="Arial"/>
                <w:b/>
                <w:bCs/>
                <w:sz w:val="22"/>
                <w:szCs w:val="22"/>
              </w:rPr>
            </w:pPr>
            <w:r>
              <w:rPr>
                <w:rFonts w:cs="Arial"/>
                <w:b/>
                <w:bCs/>
                <w:sz w:val="22"/>
                <w:szCs w:val="22"/>
              </w:rPr>
              <w:t>Definition of Severity Level</w:t>
            </w:r>
          </w:p>
        </w:tc>
        <w:tc>
          <w:tcPr>
            <w:tcW w:w="1843" w:type="dxa"/>
            <w:shd w:val="clear" w:color="auto" w:fill="D9D9D9"/>
          </w:tcPr>
          <w:p w14:paraId="575EF8AA" wp14:textId="77777777">
            <w:pPr>
              <w:pStyle w:val="13"/>
              <w:keepNext/>
              <w:keepLines/>
              <w:spacing w:before="60" w:after="60"/>
              <w:ind w:left="0" w:right="0"/>
              <w:rPr>
                <w:rFonts w:cs="Arial"/>
                <w:b/>
                <w:bCs/>
                <w:sz w:val="22"/>
                <w:szCs w:val="22"/>
              </w:rPr>
            </w:pPr>
            <w:r>
              <w:rPr>
                <w:rFonts w:cs="Arial"/>
                <w:b/>
                <w:bCs/>
                <w:sz w:val="22"/>
                <w:szCs w:val="22"/>
              </w:rPr>
              <w:t>Response Time</w:t>
            </w:r>
          </w:p>
        </w:tc>
        <w:tc>
          <w:tcPr>
            <w:tcW w:w="2126" w:type="dxa"/>
            <w:shd w:val="clear" w:color="auto" w:fill="D9D9D9"/>
          </w:tcPr>
          <w:p w14:paraId="240BA8AF" wp14:textId="77777777">
            <w:pPr>
              <w:pStyle w:val="13"/>
              <w:keepNext/>
              <w:keepLines/>
              <w:spacing w:before="60" w:after="60"/>
              <w:ind w:left="0" w:right="0"/>
              <w:rPr>
                <w:rFonts w:cs="Arial"/>
                <w:b/>
                <w:bCs/>
                <w:sz w:val="22"/>
                <w:szCs w:val="22"/>
              </w:rPr>
            </w:pPr>
            <w:r>
              <w:rPr>
                <w:rFonts w:cs="Arial"/>
                <w:b/>
                <w:bCs/>
                <w:sz w:val="22"/>
                <w:szCs w:val="22"/>
              </w:rPr>
              <w:t>Resolution Time</w:t>
            </w:r>
          </w:p>
        </w:tc>
      </w:tr>
      <w:tr xmlns:wp14="http://schemas.microsoft.com/office/word/2010/wordml" w14:paraId="37E08FDD"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0" w:type="dxa"/>
          </w:tblCellMar>
        </w:tblPrEx>
        <w:trPr>
          <w:trHeight w:val="181" w:hRule="atLeast"/>
        </w:trPr>
        <w:tc>
          <w:tcPr>
            <w:tcW w:w="1225" w:type="dxa"/>
          </w:tcPr>
          <w:p w14:paraId="1CE43649" wp14:textId="77777777">
            <w:pPr>
              <w:pStyle w:val="13"/>
              <w:keepNext/>
              <w:keepLines/>
              <w:spacing w:before="60" w:after="60"/>
              <w:ind w:left="0" w:right="0"/>
              <w:jc w:val="center"/>
              <w:rPr>
                <w:rFonts w:cs="Arial"/>
                <w:sz w:val="20"/>
              </w:rPr>
            </w:pPr>
            <w:r>
              <w:rPr>
                <w:rFonts w:cs="Arial"/>
                <w:sz w:val="20"/>
              </w:rPr>
              <w:t>Critical</w:t>
            </w:r>
          </w:p>
        </w:tc>
        <w:tc>
          <w:tcPr>
            <w:tcW w:w="992" w:type="dxa"/>
          </w:tcPr>
          <w:p w14:paraId="28DDA07A" wp14:textId="77777777">
            <w:pPr>
              <w:pStyle w:val="13"/>
              <w:keepNext/>
              <w:keepLines/>
              <w:spacing w:before="60" w:after="60"/>
              <w:ind w:left="0" w:right="0"/>
              <w:jc w:val="center"/>
              <w:rPr>
                <w:sz w:val="20"/>
              </w:rPr>
            </w:pPr>
            <w:r>
              <w:rPr>
                <w:sz w:val="20"/>
              </w:rPr>
              <w:t>S1</w:t>
            </w:r>
          </w:p>
        </w:tc>
        <w:tc>
          <w:tcPr>
            <w:tcW w:w="2977" w:type="dxa"/>
          </w:tcPr>
          <w:p w14:paraId="2CA0C9DA" wp14:textId="77777777">
            <w:pPr>
              <w:pStyle w:val="13"/>
              <w:keepNext/>
              <w:keepLines/>
              <w:spacing w:before="60" w:after="60"/>
              <w:ind w:left="0"/>
              <w:rPr>
                <w:sz w:val="20"/>
                <w:lang w:val="en-MY"/>
              </w:rPr>
            </w:pPr>
            <w:r>
              <w:rPr>
                <w:sz w:val="20"/>
              </w:rPr>
              <w:t>Total Business Operations Disruption</w:t>
            </w:r>
          </w:p>
        </w:tc>
        <w:tc>
          <w:tcPr>
            <w:tcW w:w="1843" w:type="dxa"/>
          </w:tcPr>
          <w:p w14:paraId="71FF2457" wp14:textId="77777777">
            <w:pPr>
              <w:pStyle w:val="13"/>
              <w:keepNext/>
              <w:keepLines/>
              <w:spacing w:before="60" w:after="60"/>
              <w:ind w:left="0" w:right="0"/>
              <w:rPr>
                <w:sz w:val="20"/>
              </w:rPr>
            </w:pPr>
            <w:r>
              <w:rPr>
                <w:sz w:val="20"/>
              </w:rPr>
              <w:t>1 hour</w:t>
            </w:r>
          </w:p>
        </w:tc>
        <w:tc>
          <w:tcPr>
            <w:tcW w:w="2126" w:type="dxa"/>
          </w:tcPr>
          <w:p w14:paraId="2FBDDDF8" wp14:textId="77777777">
            <w:pPr>
              <w:pStyle w:val="13"/>
              <w:keepNext/>
              <w:keepLines/>
              <w:spacing w:before="60" w:after="60"/>
              <w:ind w:left="0" w:right="0"/>
              <w:rPr>
                <w:sz w:val="20"/>
              </w:rPr>
            </w:pPr>
            <w:r>
              <w:rPr>
                <w:sz w:val="20"/>
              </w:rPr>
              <w:t>4 continuous hours</w:t>
            </w:r>
          </w:p>
        </w:tc>
      </w:tr>
      <w:tr xmlns:wp14="http://schemas.microsoft.com/office/word/2010/wordml" w14:paraId="369B1DF3"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0" w:type="dxa"/>
          </w:tblCellMar>
        </w:tblPrEx>
        <w:trPr>
          <w:trHeight w:val="181" w:hRule="atLeast"/>
        </w:trPr>
        <w:tc>
          <w:tcPr>
            <w:tcW w:w="1225" w:type="dxa"/>
          </w:tcPr>
          <w:p w14:paraId="73A1A0AF" wp14:textId="77777777">
            <w:pPr>
              <w:pStyle w:val="13"/>
              <w:keepNext/>
              <w:keepLines/>
              <w:spacing w:before="60" w:after="60"/>
              <w:ind w:left="0" w:right="0"/>
              <w:jc w:val="center"/>
              <w:rPr>
                <w:rFonts w:cs="Arial"/>
                <w:sz w:val="20"/>
              </w:rPr>
            </w:pPr>
            <w:r>
              <w:rPr>
                <w:rFonts w:cs="Arial"/>
                <w:sz w:val="20"/>
              </w:rPr>
              <w:t>Urgent</w:t>
            </w:r>
          </w:p>
        </w:tc>
        <w:tc>
          <w:tcPr>
            <w:tcW w:w="992" w:type="dxa"/>
          </w:tcPr>
          <w:p w14:paraId="0943CA27" wp14:textId="77777777">
            <w:pPr>
              <w:pStyle w:val="13"/>
              <w:keepNext/>
              <w:keepLines/>
              <w:spacing w:before="60" w:after="60"/>
              <w:ind w:left="0" w:right="0"/>
              <w:jc w:val="center"/>
              <w:rPr>
                <w:sz w:val="20"/>
              </w:rPr>
            </w:pPr>
            <w:r>
              <w:rPr>
                <w:sz w:val="20"/>
              </w:rPr>
              <w:t>S2</w:t>
            </w:r>
          </w:p>
        </w:tc>
        <w:tc>
          <w:tcPr>
            <w:tcW w:w="2977" w:type="dxa"/>
          </w:tcPr>
          <w:p w14:paraId="2A2ED5B5" wp14:textId="77777777">
            <w:pPr>
              <w:pStyle w:val="13"/>
              <w:keepNext/>
              <w:keepLines/>
              <w:spacing w:before="60" w:after="60"/>
              <w:ind w:left="0" w:right="0"/>
              <w:rPr>
                <w:sz w:val="20"/>
                <w:lang w:val="en-MY"/>
              </w:rPr>
            </w:pPr>
            <w:r>
              <w:rPr>
                <w:sz w:val="20"/>
              </w:rPr>
              <w:t>Partial Business Operations Disruption</w:t>
            </w:r>
          </w:p>
        </w:tc>
        <w:tc>
          <w:tcPr>
            <w:tcW w:w="1843" w:type="dxa"/>
          </w:tcPr>
          <w:p w14:paraId="3EBF396E" wp14:textId="77777777">
            <w:pPr>
              <w:pStyle w:val="13"/>
              <w:keepNext/>
              <w:keepLines/>
              <w:spacing w:before="60" w:after="60"/>
              <w:ind w:left="0" w:right="0"/>
              <w:rPr>
                <w:sz w:val="20"/>
              </w:rPr>
            </w:pPr>
            <w:r>
              <w:rPr>
                <w:sz w:val="20"/>
              </w:rPr>
              <w:t>2 hours</w:t>
            </w:r>
          </w:p>
        </w:tc>
        <w:tc>
          <w:tcPr>
            <w:tcW w:w="2126" w:type="dxa"/>
          </w:tcPr>
          <w:p w14:paraId="05DB97E4" wp14:textId="77777777">
            <w:pPr>
              <w:pStyle w:val="13"/>
              <w:keepNext/>
              <w:keepLines/>
              <w:spacing w:before="60" w:after="60"/>
              <w:ind w:left="0" w:right="0"/>
              <w:rPr>
                <w:sz w:val="20"/>
              </w:rPr>
            </w:pPr>
            <w:r>
              <w:rPr>
                <w:sz w:val="20"/>
              </w:rPr>
              <w:t>8 continuous hours</w:t>
            </w:r>
          </w:p>
        </w:tc>
      </w:tr>
      <w:tr xmlns:wp14="http://schemas.microsoft.com/office/word/2010/wordml" w14:paraId="0DEDE9F4"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0" w:type="dxa"/>
          </w:tblCellMar>
        </w:tblPrEx>
        <w:trPr>
          <w:trHeight w:val="181" w:hRule="atLeast"/>
        </w:trPr>
        <w:tc>
          <w:tcPr>
            <w:tcW w:w="1225" w:type="dxa"/>
          </w:tcPr>
          <w:p w14:paraId="785BC3CC" wp14:textId="77777777">
            <w:pPr>
              <w:pStyle w:val="13"/>
              <w:keepNext/>
              <w:keepLines/>
              <w:spacing w:before="60" w:after="60"/>
              <w:ind w:left="0" w:right="0"/>
              <w:jc w:val="center"/>
              <w:rPr>
                <w:rFonts w:cs="Arial"/>
                <w:sz w:val="20"/>
              </w:rPr>
            </w:pPr>
            <w:r>
              <w:rPr>
                <w:rFonts w:cs="Arial"/>
                <w:sz w:val="20"/>
              </w:rPr>
              <w:t>Minor</w:t>
            </w:r>
          </w:p>
        </w:tc>
        <w:tc>
          <w:tcPr>
            <w:tcW w:w="992" w:type="dxa"/>
          </w:tcPr>
          <w:p w14:paraId="5E7173A3" wp14:textId="77777777">
            <w:pPr>
              <w:pStyle w:val="13"/>
              <w:keepNext/>
              <w:keepLines/>
              <w:spacing w:before="60" w:after="60"/>
              <w:ind w:left="0" w:right="0"/>
              <w:jc w:val="center"/>
              <w:rPr>
                <w:sz w:val="20"/>
              </w:rPr>
            </w:pPr>
            <w:r>
              <w:rPr>
                <w:sz w:val="20"/>
              </w:rPr>
              <w:t>S3</w:t>
            </w:r>
          </w:p>
        </w:tc>
        <w:tc>
          <w:tcPr>
            <w:tcW w:w="2977" w:type="dxa"/>
          </w:tcPr>
          <w:p w14:paraId="75760E87" wp14:textId="77777777">
            <w:pPr>
              <w:pStyle w:val="13"/>
              <w:keepNext/>
              <w:keepLines/>
              <w:spacing w:before="60" w:after="60"/>
              <w:ind w:left="0" w:right="0"/>
              <w:rPr>
                <w:sz w:val="20"/>
              </w:rPr>
            </w:pPr>
            <w:r>
              <w:rPr>
                <w:sz w:val="20"/>
              </w:rPr>
              <w:t>No critical to business operations and workaround is available</w:t>
            </w:r>
          </w:p>
        </w:tc>
        <w:tc>
          <w:tcPr>
            <w:tcW w:w="1843" w:type="dxa"/>
          </w:tcPr>
          <w:p w14:paraId="5CAD751C" wp14:textId="77777777">
            <w:pPr>
              <w:pStyle w:val="13"/>
              <w:keepNext/>
              <w:keepLines/>
              <w:spacing w:before="60" w:after="60"/>
              <w:ind w:left="0" w:right="0"/>
              <w:rPr>
                <w:sz w:val="20"/>
              </w:rPr>
            </w:pPr>
            <w:r>
              <w:rPr>
                <w:sz w:val="20"/>
              </w:rPr>
              <w:t>4 Business Hours</w:t>
            </w:r>
          </w:p>
        </w:tc>
        <w:tc>
          <w:tcPr>
            <w:tcW w:w="2126" w:type="dxa"/>
          </w:tcPr>
          <w:p w14:paraId="785DCA00" wp14:textId="77777777">
            <w:pPr>
              <w:pStyle w:val="13"/>
              <w:keepNext/>
              <w:keepLines/>
              <w:spacing w:before="60" w:after="60"/>
              <w:ind w:left="0" w:right="0"/>
              <w:rPr>
                <w:sz w:val="20"/>
              </w:rPr>
            </w:pPr>
            <w:r>
              <w:rPr>
                <w:sz w:val="20"/>
              </w:rPr>
              <w:t>2 business days</w:t>
            </w:r>
          </w:p>
        </w:tc>
      </w:tr>
      <w:tr xmlns:wp14="http://schemas.microsoft.com/office/word/2010/wordml" w14:paraId="2E1DF022"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0" w:type="dxa"/>
          </w:tblCellMar>
        </w:tblPrEx>
        <w:trPr>
          <w:trHeight w:val="181" w:hRule="atLeast"/>
        </w:trPr>
        <w:tc>
          <w:tcPr>
            <w:tcW w:w="1225" w:type="dxa"/>
          </w:tcPr>
          <w:p w14:paraId="0EFACF59" wp14:textId="77777777">
            <w:pPr>
              <w:pStyle w:val="13"/>
              <w:keepNext/>
              <w:keepLines/>
              <w:spacing w:before="60" w:after="60"/>
              <w:ind w:left="0" w:right="0"/>
              <w:jc w:val="center"/>
              <w:rPr>
                <w:rFonts w:cs="Arial"/>
                <w:sz w:val="20"/>
              </w:rPr>
            </w:pPr>
            <w:r>
              <w:rPr>
                <w:rFonts w:cs="Arial"/>
                <w:sz w:val="20"/>
              </w:rPr>
              <w:t>Monitor</w:t>
            </w:r>
          </w:p>
        </w:tc>
        <w:tc>
          <w:tcPr>
            <w:tcW w:w="992" w:type="dxa"/>
          </w:tcPr>
          <w:p w14:paraId="064BD101" wp14:textId="77777777">
            <w:pPr>
              <w:pStyle w:val="13"/>
              <w:keepNext/>
              <w:keepLines/>
              <w:spacing w:before="60" w:after="60"/>
              <w:ind w:left="0" w:right="0"/>
              <w:jc w:val="center"/>
              <w:rPr>
                <w:sz w:val="20"/>
              </w:rPr>
            </w:pPr>
            <w:r>
              <w:rPr>
                <w:sz w:val="20"/>
              </w:rPr>
              <w:t>S4</w:t>
            </w:r>
          </w:p>
        </w:tc>
        <w:tc>
          <w:tcPr>
            <w:tcW w:w="2977" w:type="dxa"/>
          </w:tcPr>
          <w:p w14:paraId="77B492C3" wp14:textId="77777777">
            <w:pPr>
              <w:pStyle w:val="13"/>
              <w:keepNext/>
              <w:keepLines/>
              <w:spacing w:before="60" w:after="60"/>
              <w:ind w:left="0" w:right="0"/>
              <w:rPr>
                <w:sz w:val="20"/>
              </w:rPr>
            </w:pPr>
            <w:r>
              <w:rPr>
                <w:sz w:val="20"/>
              </w:rPr>
              <w:t>Problems that cause inconvenience</w:t>
            </w:r>
          </w:p>
          <w:p w14:paraId="68CE05F3" wp14:textId="77777777">
            <w:pPr>
              <w:pStyle w:val="13"/>
              <w:keepNext/>
              <w:keepLines/>
              <w:numPr>
                <w:ilvl w:val="0"/>
                <w:numId w:val="27"/>
              </w:numPr>
              <w:spacing w:before="60" w:after="60"/>
              <w:ind w:left="368" w:right="0" w:hanging="283"/>
              <w:rPr>
                <w:sz w:val="20"/>
              </w:rPr>
            </w:pPr>
            <w:r>
              <w:rPr>
                <w:sz w:val="20"/>
              </w:rPr>
              <w:t>Single user with no impact to operations</w:t>
            </w:r>
          </w:p>
          <w:p w14:paraId="78E9B090" wp14:textId="77777777">
            <w:pPr>
              <w:pStyle w:val="13"/>
              <w:keepNext/>
              <w:keepLines/>
              <w:numPr>
                <w:ilvl w:val="0"/>
                <w:numId w:val="27"/>
              </w:numPr>
              <w:spacing w:before="60" w:after="60"/>
              <w:ind w:left="368" w:right="0" w:hanging="283"/>
              <w:rPr>
                <w:sz w:val="20"/>
              </w:rPr>
            </w:pPr>
            <w:r>
              <w:rPr>
                <w:sz w:val="20"/>
              </w:rPr>
              <w:t>Issue requiring no further action beyond monitoring for follow-up if needed</w:t>
            </w:r>
          </w:p>
        </w:tc>
        <w:tc>
          <w:tcPr>
            <w:tcW w:w="1843" w:type="dxa"/>
          </w:tcPr>
          <w:p w14:paraId="6853832C" wp14:textId="77777777">
            <w:pPr>
              <w:pStyle w:val="13"/>
              <w:keepNext/>
              <w:keepLines/>
              <w:spacing w:before="60" w:after="60"/>
              <w:ind w:left="0" w:right="0"/>
              <w:rPr>
                <w:sz w:val="20"/>
              </w:rPr>
            </w:pPr>
            <w:r>
              <w:rPr>
                <w:sz w:val="20"/>
              </w:rPr>
              <w:t>8 Business Hours</w:t>
            </w:r>
          </w:p>
        </w:tc>
        <w:tc>
          <w:tcPr>
            <w:tcW w:w="2126" w:type="dxa"/>
          </w:tcPr>
          <w:p w14:paraId="2CE3D125" wp14:textId="77777777">
            <w:pPr>
              <w:pStyle w:val="13"/>
              <w:keepNext/>
              <w:keepLines/>
              <w:spacing w:before="60" w:after="60"/>
              <w:ind w:left="0" w:right="0"/>
              <w:rPr>
                <w:sz w:val="20"/>
              </w:rPr>
            </w:pPr>
            <w:r>
              <w:rPr>
                <w:sz w:val="20"/>
              </w:rPr>
              <w:t>5 business days</w:t>
            </w:r>
          </w:p>
        </w:tc>
      </w:tr>
    </w:tbl>
    <w:p xmlns:wp14="http://schemas.microsoft.com/office/word/2010/wordml" w14:paraId="5DFAFE5F" wp14:textId="77777777">
      <w:pPr>
        <w:pStyle w:val="19"/>
        <w:jc w:val="center"/>
      </w:pPr>
      <w:bookmarkStart w:name="_Toc503346575" w:id="698623424"/>
      <w:r>
        <w:t xml:space="preserve">Table </w:t>
      </w:r>
      <w:r>
        <w:fldChar w:fldCharType="begin"/>
      </w:r>
      <w:r>
        <w:instrText xml:space="preserve"> SEQ Table \* ARABIC </w:instrText>
      </w:r>
      <w:r>
        <w:fldChar w:fldCharType="separate"/>
      </w:r>
      <w:r>
        <w:t>16</w:t>
      </w:r>
      <w:r>
        <w:fldChar w:fldCharType="end"/>
      </w:r>
    </w:p>
    <w:p xmlns:wp14="http://schemas.microsoft.com/office/word/2010/wordml" w14:paraId="039C31BA" wp14:textId="77777777">
      <w:pPr>
        <w:pStyle w:val="3"/>
        <w:rPr>
          <w:iCs/>
          <w:color w:val="0000FF"/>
        </w:rPr>
      </w:pPr>
      <w:r>
        <w:t>4.8.5</w:t>
      </w:r>
      <w:r>
        <w:tab/>
      </w:r>
      <w:r>
        <w:t>Escalation Matrix</w:t>
      </w:r>
      <w:bookmarkEnd w:id="698623424"/>
    </w:p>
    <w:p xmlns:wp14="http://schemas.microsoft.com/office/word/2010/wordml" w14:paraId="4F027B32" wp14:textId="77777777">
      <w:pPr>
        <w:pStyle w:val="15"/>
        <w:tabs>
          <w:tab w:val="left" w:pos="720"/>
        </w:tabs>
        <w:ind w:left="720"/>
        <w:rPr>
          <w:rFonts w:cs="Arial"/>
          <w:iCs/>
          <w:color w:val="0000FF"/>
          <w:sz w:val="20"/>
        </w:rPr>
      </w:pPr>
    </w:p>
    <w:tbl>
      <w:tblPr>
        <w:tblStyle w:val="42"/>
        <w:tblW w:w="8044" w:type="dxa"/>
        <w:tblInd w:w="809" w:type="dxa"/>
        <w:tblLayout w:type="fixed"/>
        <w:tblCellMar>
          <w:top w:w="0" w:type="dxa"/>
          <w:left w:w="108" w:type="dxa"/>
          <w:bottom w:w="0" w:type="dxa"/>
          <w:right w:w="108" w:type="dxa"/>
        </w:tblCellMar>
      </w:tblPr>
      <w:tblGrid>
        <w:gridCol w:w="837"/>
        <w:gridCol w:w="2125"/>
        <w:gridCol w:w="5082"/>
      </w:tblGrid>
      <w:tr xmlns:wp14="http://schemas.microsoft.com/office/word/2010/wordml" w14:paraId="6752ECF4" wp14:textId="77777777">
        <w:tblPrEx>
          <w:tblCellMar>
            <w:top w:w="0" w:type="dxa"/>
            <w:left w:w="108" w:type="dxa"/>
            <w:bottom w:w="0" w:type="dxa"/>
            <w:right w:w="108" w:type="dxa"/>
          </w:tblCellMar>
        </w:tblPrEx>
        <w:tc>
          <w:tcPr>
            <w:tcW w:w="837" w:type="dxa"/>
            <w:tcBorders>
              <w:top w:val="single" w:color="000000" w:sz="4" w:space="0"/>
              <w:left w:val="single" w:color="000000" w:sz="4" w:space="0"/>
              <w:bottom w:val="single" w:color="000000" w:sz="4" w:space="0"/>
            </w:tcBorders>
            <w:shd w:val="clear" w:color="auto" w:fill="7F7F7F"/>
            <w:vAlign w:val="center"/>
          </w:tcPr>
          <w:p w14:paraId="795669DC" wp14:textId="77777777">
            <w:pPr>
              <w:spacing w:after="120"/>
              <w:ind w:left="0" w:right="0"/>
              <w:rPr>
                <w:rFonts w:cs="Arial"/>
                <w:b/>
              </w:rPr>
            </w:pPr>
            <w:r>
              <w:rPr>
                <w:rFonts w:cs="Arial"/>
                <w:b/>
              </w:rPr>
              <w:t>S. No.</w:t>
            </w:r>
          </w:p>
        </w:tc>
        <w:tc>
          <w:tcPr>
            <w:tcW w:w="2125" w:type="dxa"/>
            <w:tcBorders>
              <w:top w:val="single" w:color="000000" w:sz="4" w:space="0"/>
              <w:left w:val="single" w:color="000000" w:sz="4" w:space="0"/>
              <w:bottom w:val="single" w:color="000000" w:sz="4" w:space="0"/>
            </w:tcBorders>
            <w:shd w:val="clear" w:color="auto" w:fill="7F7F7F"/>
            <w:vAlign w:val="center"/>
          </w:tcPr>
          <w:p w14:paraId="40DEDA9E" wp14:textId="77777777">
            <w:pPr>
              <w:spacing w:after="120"/>
              <w:ind w:left="0" w:right="0"/>
              <w:rPr>
                <w:rFonts w:cs="Arial"/>
                <w:b/>
              </w:rPr>
            </w:pPr>
            <w:r>
              <w:rPr>
                <w:rFonts w:cs="Arial"/>
                <w:b/>
              </w:rPr>
              <w:t>Type of support</w:t>
            </w:r>
          </w:p>
        </w:tc>
        <w:tc>
          <w:tcPr>
            <w:tcW w:w="5082" w:type="dxa"/>
            <w:tcBorders>
              <w:top w:val="single" w:color="000000" w:sz="4" w:space="0"/>
              <w:left w:val="single" w:color="000000" w:sz="4" w:space="0"/>
              <w:bottom w:val="single" w:color="000000" w:sz="4" w:space="0"/>
              <w:right w:val="single" w:color="000000" w:sz="4" w:space="0"/>
            </w:tcBorders>
            <w:shd w:val="clear" w:color="auto" w:fill="7F7F7F"/>
            <w:vAlign w:val="center"/>
          </w:tcPr>
          <w:p w14:paraId="4BE6B2EC" wp14:textId="77777777">
            <w:pPr>
              <w:spacing w:after="120"/>
              <w:ind w:left="0" w:right="0"/>
              <w:rPr>
                <w:rFonts w:cs="Arial"/>
              </w:rPr>
            </w:pPr>
            <w:r>
              <w:rPr>
                <w:rFonts w:cs="Arial"/>
                <w:b/>
              </w:rPr>
              <w:t>Contact Details</w:t>
            </w:r>
          </w:p>
        </w:tc>
      </w:tr>
      <w:tr xmlns:wp14="http://schemas.microsoft.com/office/word/2010/wordml" w14:paraId="26BD9680" wp14:textId="77777777">
        <w:tblPrEx>
          <w:tblCellMar>
            <w:top w:w="0" w:type="dxa"/>
            <w:left w:w="108" w:type="dxa"/>
            <w:bottom w:w="0" w:type="dxa"/>
            <w:right w:w="108" w:type="dxa"/>
          </w:tblCellMar>
        </w:tblPrEx>
        <w:tc>
          <w:tcPr>
            <w:tcW w:w="837" w:type="dxa"/>
            <w:tcBorders>
              <w:top w:val="single" w:color="000000" w:sz="4" w:space="0"/>
              <w:left w:val="single" w:color="000000" w:sz="4" w:space="0"/>
              <w:bottom w:val="single" w:color="000000" w:sz="4" w:space="0"/>
            </w:tcBorders>
            <w:shd w:val="clear" w:color="auto" w:fill="FFFFFF"/>
          </w:tcPr>
          <w:p w14:paraId="06B67560" wp14:textId="77777777">
            <w:pPr>
              <w:spacing w:before="240"/>
              <w:ind w:left="0" w:right="0"/>
              <w:rPr>
                <w:rFonts w:cs="Arial"/>
                <w:u w:val="single"/>
              </w:rPr>
            </w:pPr>
            <w:r>
              <w:rPr>
                <w:rFonts w:cs="Arial"/>
              </w:rPr>
              <w:t>1.</w:t>
            </w:r>
          </w:p>
        </w:tc>
        <w:tc>
          <w:tcPr>
            <w:tcW w:w="2125" w:type="dxa"/>
            <w:tcBorders>
              <w:top w:val="single" w:color="000000" w:sz="4" w:space="0"/>
              <w:left w:val="single" w:color="000000" w:sz="4" w:space="0"/>
              <w:bottom w:val="single" w:color="000000" w:sz="4" w:space="0"/>
            </w:tcBorders>
            <w:shd w:val="clear" w:color="auto" w:fill="FFFFFF"/>
          </w:tcPr>
          <w:p w14:paraId="7F179F9C" wp14:textId="77777777">
            <w:pPr>
              <w:spacing w:before="240"/>
              <w:ind w:left="0" w:right="0"/>
              <w:rPr>
                <w:rFonts w:cs="Arial"/>
              </w:rPr>
            </w:pPr>
            <w:r>
              <w:rPr>
                <w:rFonts w:cs="Arial"/>
                <w:u w:val="single"/>
              </w:rPr>
              <w:t>Level 1:</w:t>
            </w:r>
          </w:p>
          <w:p w14:paraId="105D01FD" wp14:textId="77777777">
            <w:pPr>
              <w:spacing w:before="240"/>
              <w:ind w:left="0" w:right="0"/>
              <w:rPr>
                <w:rFonts w:cs="Arial"/>
              </w:rPr>
            </w:pPr>
            <w:r>
              <w:rPr>
                <w:rFonts w:cs="Arial"/>
              </w:rPr>
              <w:t>IT Helpdesk</w:t>
            </w:r>
          </w:p>
        </w:tc>
        <w:tc>
          <w:tcPr>
            <w:tcW w:w="5082" w:type="dxa"/>
            <w:tcBorders>
              <w:top w:val="single" w:color="000000" w:sz="4" w:space="0"/>
              <w:left w:val="single" w:color="000000" w:sz="4" w:space="0"/>
              <w:bottom w:val="single" w:color="000000" w:sz="4" w:space="0"/>
              <w:right w:val="single" w:color="000000" w:sz="4" w:space="0"/>
            </w:tcBorders>
            <w:shd w:val="clear" w:color="auto" w:fill="FFFFFF"/>
          </w:tcPr>
          <w:p w14:paraId="5E0D3FE4" wp14:textId="77777777">
            <w:pPr>
              <w:spacing w:before="240"/>
              <w:ind w:left="0" w:right="0"/>
              <w:rPr>
                <w:rFonts w:cs="Arial"/>
              </w:rPr>
            </w:pPr>
            <w:r>
              <w:rPr>
                <w:rFonts w:cs="Arial"/>
              </w:rPr>
              <w:t>(006) 03 7863 2020</w:t>
            </w:r>
          </w:p>
          <w:p w14:paraId="39D9AA18" wp14:textId="77777777">
            <w:pPr>
              <w:spacing w:before="240"/>
              <w:ind w:left="0" w:right="0"/>
              <w:rPr>
                <w:rFonts w:cs="Arial"/>
              </w:rPr>
            </w:pPr>
            <w:r>
              <w:fldChar w:fldCharType="begin"/>
            </w:r>
            <w:r>
              <w:instrText xml:space="preserve"> HYPERLINK "mailto:Helpdesk@malaysiaairlines.com" </w:instrText>
            </w:r>
            <w:r>
              <w:fldChar w:fldCharType="separate"/>
            </w:r>
            <w:r>
              <w:rPr>
                <w:rStyle w:val="40"/>
                <w:rFonts w:cs="Arial"/>
              </w:rPr>
              <w:t>Helpdesk@malaysiaairlines.com</w:t>
            </w:r>
            <w:r>
              <w:rPr>
                <w:rStyle w:val="40"/>
                <w:rFonts w:cs="Arial"/>
              </w:rPr>
              <w:fldChar w:fldCharType="end"/>
            </w:r>
          </w:p>
        </w:tc>
      </w:tr>
      <w:tr xmlns:wp14="http://schemas.microsoft.com/office/word/2010/wordml" w14:paraId="6F5FA84B" wp14:textId="77777777">
        <w:tblPrEx>
          <w:tblCellMar>
            <w:top w:w="0" w:type="dxa"/>
            <w:left w:w="108" w:type="dxa"/>
            <w:bottom w:w="0" w:type="dxa"/>
            <w:right w:w="108" w:type="dxa"/>
          </w:tblCellMar>
        </w:tblPrEx>
        <w:tc>
          <w:tcPr>
            <w:tcW w:w="837" w:type="dxa"/>
            <w:tcBorders>
              <w:top w:val="single" w:color="000000" w:sz="4" w:space="0"/>
              <w:left w:val="single" w:color="000000" w:sz="4" w:space="0"/>
              <w:bottom w:val="single" w:color="000000" w:sz="4" w:space="0"/>
            </w:tcBorders>
            <w:shd w:val="clear" w:color="auto" w:fill="FFFFFF"/>
          </w:tcPr>
          <w:p w14:paraId="01BF37A6" wp14:textId="77777777">
            <w:pPr>
              <w:spacing w:before="240"/>
              <w:ind w:left="0" w:right="0"/>
              <w:rPr>
                <w:rFonts w:cs="Arial"/>
                <w:u w:val="single"/>
              </w:rPr>
            </w:pPr>
            <w:r>
              <w:rPr>
                <w:rFonts w:cs="Arial"/>
              </w:rPr>
              <w:t>2.</w:t>
            </w:r>
          </w:p>
        </w:tc>
        <w:tc>
          <w:tcPr>
            <w:tcW w:w="2125" w:type="dxa"/>
            <w:tcBorders>
              <w:top w:val="single" w:color="000000" w:sz="4" w:space="0"/>
              <w:left w:val="single" w:color="000000" w:sz="4" w:space="0"/>
              <w:bottom w:val="single" w:color="000000" w:sz="4" w:space="0"/>
            </w:tcBorders>
            <w:shd w:val="clear" w:color="auto" w:fill="FFFFFF"/>
          </w:tcPr>
          <w:p w14:paraId="782B0BB0" wp14:textId="77777777">
            <w:pPr>
              <w:spacing w:before="240"/>
              <w:ind w:left="0" w:right="0"/>
              <w:rPr>
                <w:rFonts w:cs="Arial"/>
              </w:rPr>
            </w:pPr>
            <w:r>
              <w:rPr>
                <w:rFonts w:cs="Arial"/>
                <w:u w:val="single"/>
              </w:rPr>
              <w:t>Level 2: Application</w:t>
            </w:r>
          </w:p>
          <w:p w14:paraId="0C5AD94F" wp14:textId="77777777">
            <w:pPr>
              <w:spacing w:before="240"/>
              <w:ind w:left="0" w:right="0"/>
              <w:rPr>
                <w:rFonts w:cs="Arial"/>
              </w:rPr>
            </w:pPr>
            <w:r>
              <w:rPr>
                <w:rFonts w:cs="Arial"/>
              </w:rPr>
              <w:t>MASTRO Data Archival</w:t>
            </w:r>
          </w:p>
        </w:tc>
        <w:tc>
          <w:tcPr>
            <w:tcW w:w="5082" w:type="dxa"/>
            <w:tcBorders>
              <w:top w:val="single" w:color="000000" w:sz="4" w:space="0"/>
              <w:left w:val="single" w:color="000000" w:sz="4" w:space="0"/>
              <w:bottom w:val="single" w:color="000000" w:sz="4" w:space="0"/>
              <w:right w:val="single" w:color="000000" w:sz="4" w:space="0"/>
            </w:tcBorders>
            <w:shd w:val="clear" w:color="auto" w:fill="FFFFFF"/>
          </w:tcPr>
          <w:p w14:paraId="3F0A6F33" wp14:textId="77777777">
            <w:pPr>
              <w:spacing w:before="240"/>
              <w:ind w:left="0" w:right="0"/>
              <w:rPr>
                <w:rFonts w:cs="Arial"/>
              </w:rPr>
            </w:pPr>
            <w:r>
              <w:fldChar w:fldCharType="begin"/>
            </w:r>
            <w:r>
              <w:instrText xml:space="preserve"> HYPERLINK "mailto:GD_AMS_MASTRO@malaysiaairlines.com" </w:instrText>
            </w:r>
            <w:r>
              <w:fldChar w:fldCharType="separate"/>
            </w:r>
            <w:r>
              <w:rPr>
                <w:rStyle w:val="40"/>
                <w:rFonts w:cs="Arial"/>
              </w:rPr>
              <w:t>GD_AMS_MASTRO@malaysiaairlines.com</w:t>
            </w:r>
            <w:r>
              <w:rPr>
                <w:rStyle w:val="40"/>
                <w:rFonts w:cs="Arial"/>
              </w:rPr>
              <w:fldChar w:fldCharType="end"/>
            </w:r>
            <w:r>
              <w:rPr>
                <w:rFonts w:cs="Arial"/>
              </w:rPr>
              <w:t xml:space="preserve"> </w:t>
            </w:r>
          </w:p>
        </w:tc>
      </w:tr>
      <w:tr xmlns:wp14="http://schemas.microsoft.com/office/word/2010/wordml" w14:paraId="1174DAEB" wp14:textId="77777777">
        <w:tblPrEx>
          <w:tblCellMar>
            <w:top w:w="0" w:type="dxa"/>
            <w:left w:w="108" w:type="dxa"/>
            <w:bottom w:w="0" w:type="dxa"/>
            <w:right w:w="108" w:type="dxa"/>
          </w:tblCellMar>
        </w:tblPrEx>
        <w:tc>
          <w:tcPr>
            <w:tcW w:w="837" w:type="dxa"/>
            <w:tcBorders>
              <w:top w:val="single" w:color="000000" w:sz="4" w:space="0"/>
              <w:left w:val="single" w:color="000000" w:sz="4" w:space="0"/>
              <w:bottom w:val="single" w:color="000000" w:sz="4" w:space="0"/>
            </w:tcBorders>
            <w:shd w:val="clear" w:color="auto" w:fill="FFFFFF"/>
          </w:tcPr>
          <w:p w14:paraId="41B07F09" wp14:textId="77777777">
            <w:pPr>
              <w:spacing w:before="240"/>
              <w:ind w:left="0" w:right="0"/>
              <w:rPr>
                <w:rFonts w:cs="Arial"/>
                <w:u w:val="single"/>
              </w:rPr>
            </w:pPr>
            <w:r>
              <w:rPr>
                <w:rFonts w:cs="Arial"/>
              </w:rPr>
              <w:t>3.</w:t>
            </w:r>
          </w:p>
        </w:tc>
        <w:tc>
          <w:tcPr>
            <w:tcW w:w="2125" w:type="dxa"/>
            <w:tcBorders>
              <w:top w:val="single" w:color="000000" w:sz="4" w:space="0"/>
              <w:left w:val="single" w:color="000000" w:sz="4" w:space="0"/>
              <w:bottom w:val="single" w:color="000000" w:sz="4" w:space="0"/>
            </w:tcBorders>
            <w:shd w:val="clear" w:color="auto" w:fill="FFFFFF"/>
          </w:tcPr>
          <w:p w14:paraId="6630869A" wp14:textId="77777777">
            <w:pPr>
              <w:spacing w:before="240"/>
              <w:ind w:left="0" w:right="0"/>
              <w:rPr>
                <w:rFonts w:cs="Arial"/>
              </w:rPr>
            </w:pPr>
            <w:r>
              <w:rPr>
                <w:rFonts w:cs="Arial"/>
                <w:u w:val="single"/>
              </w:rPr>
              <w:t xml:space="preserve">Level 2: System &amp; Network </w:t>
            </w:r>
            <w:r>
              <w:rPr>
                <w:rFonts w:cs="Arial"/>
              </w:rPr>
              <w:t>Infra Midrange &amp; Database</w:t>
            </w:r>
          </w:p>
        </w:tc>
        <w:tc>
          <w:tcPr>
            <w:tcW w:w="5082" w:type="dxa"/>
            <w:tcBorders>
              <w:top w:val="single" w:color="000000" w:sz="4" w:space="0"/>
              <w:left w:val="single" w:color="000000" w:sz="4" w:space="0"/>
              <w:bottom w:val="single" w:color="000000" w:sz="4" w:space="0"/>
              <w:right w:val="single" w:color="000000" w:sz="4" w:space="0"/>
            </w:tcBorders>
            <w:shd w:val="clear" w:color="auto" w:fill="FFFFFF"/>
          </w:tcPr>
          <w:p w14:paraId="1E840AC4" wp14:textId="77777777">
            <w:pPr>
              <w:spacing w:before="240"/>
              <w:ind w:left="0" w:right="0"/>
              <w:rPr>
                <w:rFonts w:cs="Arial"/>
              </w:rPr>
            </w:pPr>
            <w:r>
              <w:rPr>
                <w:rFonts w:cs="Arial"/>
              </w:rPr>
              <w:t>Midrange: 1800817802 - Option 3</w:t>
            </w:r>
          </w:p>
          <w:p w14:paraId="60A25029" wp14:textId="77777777">
            <w:pPr>
              <w:spacing w:before="240"/>
              <w:ind w:left="0" w:right="0"/>
              <w:rPr>
                <w:rFonts w:cs="Arial"/>
              </w:rPr>
            </w:pPr>
            <w:r>
              <w:fldChar w:fldCharType="begin"/>
            </w:r>
            <w:r>
              <w:instrText xml:space="preserve"> HYPERLINK "mailto:GD_TCSMidrange@malaysiaairlines.com" </w:instrText>
            </w:r>
            <w:r>
              <w:fldChar w:fldCharType="separate"/>
            </w:r>
            <w:r>
              <w:rPr>
                <w:rStyle w:val="40"/>
                <w:rFonts w:cs="Arial"/>
              </w:rPr>
              <w:t>GD_TCSMidrange@malaysiaairlines.com</w:t>
            </w:r>
            <w:r>
              <w:rPr>
                <w:rStyle w:val="40"/>
                <w:rFonts w:cs="Arial"/>
              </w:rPr>
              <w:fldChar w:fldCharType="end"/>
            </w:r>
          </w:p>
          <w:p w14:paraId="2DF940A8" wp14:textId="77777777">
            <w:pPr>
              <w:spacing w:before="240"/>
              <w:ind w:left="0" w:right="0"/>
              <w:rPr>
                <w:rFonts w:cs="Arial"/>
              </w:rPr>
            </w:pPr>
            <w:r>
              <w:rPr>
                <w:rFonts w:cs="Arial"/>
              </w:rPr>
              <w:t>Database: 1800817802 - Option 4</w:t>
            </w:r>
          </w:p>
          <w:p w14:paraId="07373AEA" wp14:textId="77777777">
            <w:pPr>
              <w:keepNext/>
              <w:spacing w:before="240"/>
              <w:ind w:left="0" w:right="0"/>
              <w:rPr>
                <w:rFonts w:cs="Arial"/>
              </w:rPr>
            </w:pPr>
            <w:r>
              <w:fldChar w:fldCharType="begin"/>
            </w:r>
            <w:r>
              <w:instrText xml:space="preserve"> HYPERLINK "mailto:GD_TCSDatabase@malaysiaairlines.com" </w:instrText>
            </w:r>
            <w:r>
              <w:fldChar w:fldCharType="separate"/>
            </w:r>
            <w:r>
              <w:rPr>
                <w:rStyle w:val="40"/>
                <w:rFonts w:cs="Arial"/>
              </w:rPr>
              <w:t>GD_TCSDatabase@malaysiaairlines.com</w:t>
            </w:r>
            <w:r>
              <w:rPr>
                <w:rStyle w:val="40"/>
                <w:rFonts w:cs="Arial"/>
              </w:rPr>
              <w:fldChar w:fldCharType="end"/>
            </w:r>
          </w:p>
        </w:tc>
      </w:tr>
    </w:tbl>
    <w:p xmlns:wp14="http://schemas.microsoft.com/office/word/2010/wordml" w14:paraId="1F3555DB" wp14:textId="77777777">
      <w:pPr>
        <w:pStyle w:val="19"/>
        <w:jc w:val="center"/>
      </w:pPr>
      <w:r>
        <w:t xml:space="preserve">Table </w:t>
      </w:r>
      <w:r>
        <w:fldChar w:fldCharType="begin"/>
      </w:r>
      <w:r>
        <w:instrText xml:space="preserve"> SEQ Table \* ARABIC </w:instrText>
      </w:r>
      <w:r>
        <w:fldChar w:fldCharType="separate"/>
      </w:r>
      <w:r>
        <w:t>17</w:t>
      </w:r>
      <w:r>
        <w:fldChar w:fldCharType="end"/>
      </w:r>
    </w:p>
    <w:p xmlns:wp14="http://schemas.microsoft.com/office/word/2010/wordml" w14:paraId="63FF2D74" wp14:textId="77777777"/>
    <w:p xmlns:wp14="http://schemas.microsoft.com/office/word/2010/wordml" w14:paraId="2D3D09F7" wp14:textId="77777777">
      <w:pPr>
        <w:pStyle w:val="2"/>
        <w:pageBreakBefore/>
        <w:tabs>
          <w:tab w:val="left" w:pos="720"/>
        </w:tabs>
        <w:overflowPunct/>
        <w:autoSpaceDE/>
        <w:autoSpaceDN/>
        <w:adjustRightInd/>
        <w:spacing w:before="240"/>
        <w:ind w:left="0" w:right="0" w:firstLine="0"/>
        <w:textAlignment w:val="auto"/>
        <w:rPr>
          <w:rFonts w:cs="Arial"/>
          <w:caps/>
          <w:sz w:val="20"/>
        </w:rPr>
      </w:pPr>
      <w:bookmarkStart w:name="_Toc503346576" w:id="1921189785"/>
      <w:r>
        <w:rPr>
          <w:rFonts w:cs="Arial"/>
          <w:caps/>
          <w:sz w:val="20"/>
        </w:rPr>
        <w:t>4.9</w:t>
      </w:r>
      <w:r>
        <w:rPr>
          <w:rFonts w:cs="Arial"/>
          <w:caps/>
          <w:sz w:val="20"/>
        </w:rPr>
        <w:tab/>
      </w:r>
      <w:r>
        <w:rPr>
          <w:rFonts w:cs="Arial"/>
          <w:caps/>
          <w:sz w:val="20"/>
        </w:rPr>
        <w:t>User guide</w:t>
      </w:r>
      <w:bookmarkEnd w:id="1921189785"/>
    </w:p>
    <w:p xmlns:wp14="http://schemas.microsoft.com/office/word/2010/wordml" w14:paraId="59990817" wp14:textId="77777777">
      <w:pPr>
        <w:rPr>
          <w:lang w:val="en-GB"/>
        </w:rPr>
      </w:pPr>
      <w:r>
        <w:rPr>
          <w:lang w:val="en-GB"/>
        </w:rPr>
        <w:t xml:space="preserve">  Refer the appendix section.</w:t>
      </w:r>
    </w:p>
    <w:p xmlns:wp14="http://schemas.microsoft.com/office/word/2010/wordml" w14:paraId="294980BC" wp14:textId="77777777">
      <w:pPr>
        <w:pStyle w:val="3"/>
      </w:pPr>
      <w:bookmarkStart w:name="_Toc503346577" w:id="149448700"/>
      <w:r>
        <w:t>4.9.1</w:t>
      </w:r>
      <w:r>
        <w:tab/>
      </w:r>
      <w:r>
        <w:t>Accessing the Application problem logging</w:t>
      </w:r>
      <w:bookmarkEnd w:id="149448700"/>
    </w:p>
    <w:p xmlns:wp14="http://schemas.microsoft.com/office/word/2010/wordml" w14:paraId="5397BE1C" wp14:textId="77777777">
      <w:pPr>
        <w:pStyle w:val="13"/>
        <w:ind w:left="720" w:right="98"/>
        <w:rPr>
          <w:rFonts w:cs="Arial"/>
          <w:caps/>
          <w:sz w:val="20"/>
        </w:rPr>
      </w:pPr>
      <w:r>
        <w:rPr>
          <w:rFonts w:cs="Arial"/>
          <w:sz w:val="20"/>
        </w:rPr>
        <w:t xml:space="preserve">Users can access the application by visiting </w:t>
      </w:r>
      <w:r>
        <w:fldChar w:fldCharType="begin"/>
      </w:r>
      <w:r>
        <w:instrText xml:space="preserve"> HYPERLINK "http://mastro.mas.net/mastro" </w:instrText>
      </w:r>
      <w:r>
        <w:fldChar w:fldCharType="separate"/>
      </w:r>
      <w:r>
        <w:rPr>
          <w:rStyle w:val="40"/>
          <w:rFonts w:cs="Arial"/>
          <w:b/>
          <w:sz w:val="20"/>
        </w:rPr>
        <w:t>http://mastro.mas.net/mastro</w:t>
      </w:r>
      <w:r>
        <w:rPr>
          <w:rStyle w:val="40"/>
          <w:rFonts w:cs="Arial"/>
          <w:b/>
          <w:sz w:val="20"/>
        </w:rPr>
        <w:fldChar w:fldCharType="end"/>
      </w:r>
      <w:r>
        <w:rPr>
          <w:rFonts w:cs="Arial"/>
          <w:sz w:val="20"/>
        </w:rPr>
        <w:t xml:space="preserve">in their browsers. The compatible browsers are given in section </w:t>
      </w:r>
      <w:r>
        <w:rPr>
          <w:rFonts w:cs="Arial"/>
          <w:caps/>
          <w:sz w:val="20"/>
        </w:rPr>
        <w:t xml:space="preserve">4.6.2 [Front-end </w:t>
      </w:r>
      <w:r>
        <w:rPr>
          <w:rFonts w:cs="Arial"/>
          <w:b/>
          <w:bCs/>
          <w:caps/>
          <w:sz w:val="20"/>
        </w:rPr>
        <w:t>(Browser Support)]</w:t>
      </w:r>
      <w:r>
        <w:rPr>
          <w:rFonts w:cs="Arial"/>
          <w:bCs/>
          <w:caps/>
          <w:sz w:val="20"/>
        </w:rPr>
        <w:t>.</w:t>
      </w:r>
    </w:p>
    <w:p xmlns:wp14="http://schemas.microsoft.com/office/word/2010/wordml" w14:paraId="3DCF3892" wp14:textId="77777777">
      <w:pPr>
        <w:pStyle w:val="13"/>
        <w:ind w:left="720" w:right="98"/>
        <w:rPr>
          <w:rFonts w:cs="Arial"/>
          <w:b/>
          <w:iCs/>
          <w:sz w:val="20"/>
        </w:rPr>
      </w:pPr>
    </w:p>
    <w:p xmlns:wp14="http://schemas.microsoft.com/office/word/2010/wordml" w14:paraId="69613798" wp14:textId="77777777">
      <w:pPr>
        <w:pStyle w:val="2"/>
        <w:pageBreakBefore/>
        <w:overflowPunct/>
        <w:autoSpaceDE/>
        <w:autoSpaceDN/>
        <w:adjustRightInd/>
        <w:spacing w:before="240"/>
        <w:ind w:left="0" w:right="0" w:firstLine="0"/>
        <w:textAlignment w:val="auto"/>
        <w:rPr>
          <w:rFonts w:cs="Arial"/>
          <w:caps/>
          <w:sz w:val="20"/>
        </w:rPr>
      </w:pPr>
      <w:bookmarkStart w:name="_Toc503346578" w:id="1555342702"/>
      <w:r>
        <w:rPr>
          <w:rFonts w:cs="Arial"/>
          <w:caps/>
          <w:sz w:val="20"/>
        </w:rPr>
        <w:t>4.10</w:t>
      </w:r>
      <w:r>
        <w:rPr>
          <w:rFonts w:cs="Arial"/>
          <w:caps/>
          <w:sz w:val="20"/>
        </w:rPr>
        <w:tab/>
      </w:r>
      <w:r>
        <w:rPr>
          <w:rFonts w:cs="Arial"/>
          <w:caps/>
          <w:sz w:val="20"/>
        </w:rPr>
        <w:t>Contract management</w:t>
      </w:r>
      <w:bookmarkEnd w:id="1555342702"/>
    </w:p>
    <w:p xmlns:wp14="http://schemas.microsoft.com/office/word/2010/wordml" w14:paraId="2787F392" wp14:textId="77777777">
      <w:pPr>
        <w:rPr>
          <w:lang w:val="en-GB"/>
        </w:rPr>
      </w:pPr>
    </w:p>
    <w:tbl>
      <w:tblPr>
        <w:tblStyle w:val="42"/>
        <w:tblW w:w="8555" w:type="dxa"/>
        <w:tblInd w:w="247" w:type="dxa"/>
        <w:tblLayout w:type="fixed"/>
        <w:tblCellMar>
          <w:top w:w="0" w:type="dxa"/>
          <w:left w:w="108" w:type="dxa"/>
          <w:bottom w:w="0" w:type="dxa"/>
          <w:right w:w="108" w:type="dxa"/>
        </w:tblCellMar>
      </w:tblPr>
      <w:tblGrid>
        <w:gridCol w:w="993"/>
        <w:gridCol w:w="3666"/>
        <w:gridCol w:w="3896"/>
      </w:tblGrid>
      <w:tr xmlns:wp14="http://schemas.microsoft.com/office/word/2010/wordml" w14:paraId="4E504C3C" wp14:textId="77777777">
        <w:tblPrEx>
          <w:tblCellMar>
            <w:top w:w="0" w:type="dxa"/>
            <w:left w:w="108" w:type="dxa"/>
            <w:bottom w:w="0" w:type="dxa"/>
            <w:right w:w="108" w:type="dxa"/>
          </w:tblCellMar>
        </w:tblPrEx>
        <w:trPr>
          <w:trHeight w:val="413" w:hRule="atLeast"/>
        </w:trPr>
        <w:tc>
          <w:tcPr>
            <w:tcW w:w="993" w:type="dxa"/>
            <w:tcBorders>
              <w:top w:val="single" w:color="000000" w:sz="4" w:space="0"/>
              <w:left w:val="single" w:color="000000" w:sz="4" w:space="0"/>
              <w:bottom w:val="single" w:color="000000" w:sz="4" w:space="0"/>
            </w:tcBorders>
            <w:shd w:val="clear" w:color="auto" w:fill="9CC2E5"/>
          </w:tcPr>
          <w:p w14:paraId="5D068C59" wp14:textId="77777777">
            <w:pPr>
              <w:snapToGrid w:val="0"/>
              <w:spacing w:before="0" w:line="276" w:lineRule="auto"/>
              <w:ind w:left="0"/>
              <w:rPr>
                <w:b/>
              </w:rPr>
            </w:pPr>
          </w:p>
        </w:tc>
        <w:tc>
          <w:tcPr>
            <w:tcW w:w="3666" w:type="dxa"/>
            <w:tcBorders>
              <w:top w:val="single" w:color="000000" w:sz="4" w:space="0"/>
              <w:left w:val="single" w:color="000000" w:sz="4" w:space="0"/>
              <w:bottom w:val="single" w:color="000000" w:sz="4" w:space="0"/>
            </w:tcBorders>
            <w:shd w:val="clear" w:color="auto" w:fill="9CC2E5"/>
          </w:tcPr>
          <w:p w14:paraId="0351E950" wp14:textId="77777777">
            <w:pPr>
              <w:spacing w:before="0" w:line="276" w:lineRule="auto"/>
              <w:ind w:left="0"/>
              <w:rPr>
                <w:b/>
                <w:bCs/>
                <w:iCs/>
              </w:rPr>
            </w:pPr>
            <w:r>
              <w:rPr>
                <w:b/>
                <w:bCs/>
                <w:iCs/>
              </w:rPr>
              <w:t>Contract</w:t>
            </w:r>
          </w:p>
        </w:tc>
        <w:tc>
          <w:tcPr>
            <w:tcW w:w="3896" w:type="dxa"/>
            <w:tcBorders>
              <w:top w:val="single" w:color="000000" w:sz="4" w:space="0"/>
              <w:left w:val="single" w:color="000000" w:sz="4" w:space="0"/>
              <w:bottom w:val="single" w:color="000000" w:sz="4" w:space="0"/>
              <w:right w:val="single" w:color="000000" w:sz="4" w:space="0"/>
            </w:tcBorders>
            <w:shd w:val="clear" w:color="auto" w:fill="9CC2E5"/>
          </w:tcPr>
          <w:p w14:paraId="36A141A8" wp14:textId="77777777">
            <w:pPr>
              <w:spacing w:before="0" w:line="276" w:lineRule="auto"/>
              <w:ind w:left="0"/>
            </w:pPr>
            <w:r>
              <w:rPr>
                <w:b/>
                <w:bCs/>
                <w:iCs/>
              </w:rPr>
              <w:t>Parties</w:t>
            </w:r>
          </w:p>
        </w:tc>
      </w:tr>
      <w:tr xmlns:wp14="http://schemas.microsoft.com/office/word/2010/wordml" w14:paraId="31EAB764" wp14:textId="77777777">
        <w:tblPrEx>
          <w:tblCellMar>
            <w:top w:w="0" w:type="dxa"/>
            <w:left w:w="108" w:type="dxa"/>
            <w:bottom w:w="0" w:type="dxa"/>
            <w:right w:w="108" w:type="dxa"/>
          </w:tblCellMar>
        </w:tblPrEx>
        <w:tc>
          <w:tcPr>
            <w:tcW w:w="993" w:type="dxa"/>
            <w:tcBorders>
              <w:top w:val="single" w:color="000000" w:sz="4" w:space="0"/>
              <w:left w:val="single" w:color="000000" w:sz="4" w:space="0"/>
              <w:bottom w:val="single" w:color="000000" w:sz="4" w:space="0"/>
            </w:tcBorders>
            <w:shd w:val="clear" w:color="auto" w:fill="auto"/>
          </w:tcPr>
          <w:p w14:paraId="11361BD6" wp14:textId="77777777">
            <w:pPr>
              <w:spacing w:before="0" w:line="276" w:lineRule="auto"/>
              <w:ind w:left="0"/>
              <w:rPr>
                <w:iCs/>
              </w:rPr>
            </w:pPr>
            <w:r>
              <w:rPr>
                <w:iCs/>
              </w:rPr>
              <w:t>1.</w:t>
            </w:r>
          </w:p>
        </w:tc>
        <w:tc>
          <w:tcPr>
            <w:tcW w:w="3666" w:type="dxa"/>
            <w:tcBorders>
              <w:top w:val="single" w:color="000000" w:sz="4" w:space="0"/>
              <w:left w:val="single" w:color="000000" w:sz="4" w:space="0"/>
              <w:bottom w:val="single" w:color="000000" w:sz="4" w:space="0"/>
            </w:tcBorders>
            <w:shd w:val="clear" w:color="auto" w:fill="auto"/>
          </w:tcPr>
          <w:p w14:paraId="6ACE87B4" wp14:textId="77777777">
            <w:pPr>
              <w:spacing w:before="0" w:line="276" w:lineRule="auto"/>
              <w:ind w:left="0"/>
              <w:rPr>
                <w:rFonts w:hint="default"/>
                <w:iCs/>
                <w:lang w:val="en-IN"/>
              </w:rPr>
            </w:pPr>
            <w:r>
              <w:rPr>
                <w:rFonts w:hint="default"/>
                <w:iCs/>
                <w:lang w:val="en-IN"/>
              </w:rPr>
              <w:t>Service contract for AMS support services</w:t>
            </w:r>
          </w:p>
        </w:tc>
        <w:tc>
          <w:tcPr>
            <w:tcW w:w="3896" w:type="dxa"/>
            <w:tcBorders>
              <w:top w:val="single" w:color="000000" w:sz="4" w:space="0"/>
              <w:left w:val="single" w:color="000000" w:sz="4" w:space="0"/>
              <w:bottom w:val="single" w:color="000000" w:sz="4" w:space="0"/>
              <w:right w:val="single" w:color="000000" w:sz="4" w:space="0"/>
            </w:tcBorders>
            <w:shd w:val="clear" w:color="auto" w:fill="auto"/>
          </w:tcPr>
          <w:p w14:paraId="12EE5BCB" wp14:textId="77777777">
            <w:pPr>
              <w:spacing w:before="0" w:line="276" w:lineRule="auto"/>
              <w:ind w:left="0"/>
              <w:rPr>
                <w:rFonts w:hint="default"/>
                <w:lang w:val="en-IN"/>
              </w:rPr>
            </w:pPr>
            <w:r>
              <w:rPr>
                <w:rFonts w:hint="default"/>
                <w:iCs/>
                <w:lang w:val="en-IN"/>
              </w:rPr>
              <w:t>Signed between MAB and ATOS</w:t>
            </w:r>
          </w:p>
        </w:tc>
      </w:tr>
    </w:tbl>
    <w:p xmlns:wp14="http://schemas.microsoft.com/office/word/2010/wordml" w14:paraId="341A276E" wp14:textId="77777777">
      <w:pPr>
        <w:pStyle w:val="13"/>
        <w:rPr>
          <w:rFonts w:cs="Arial"/>
          <w:i/>
          <w:iCs/>
          <w:color w:val="0000FF"/>
          <w:sz w:val="20"/>
        </w:rPr>
      </w:pPr>
    </w:p>
    <w:p xmlns:wp14="http://schemas.microsoft.com/office/word/2010/wordml" w14:paraId="53BACD0F" wp14:textId="77777777">
      <w:pPr>
        <w:pStyle w:val="13"/>
        <w:spacing w:before="100" w:beforeAutospacing="1" w:after="100" w:afterAutospacing="1"/>
        <w:rPr>
          <w:rFonts w:cs="Arial"/>
          <w:sz w:val="20"/>
        </w:rPr>
      </w:pPr>
    </w:p>
    <w:p xmlns:wp14="http://schemas.microsoft.com/office/word/2010/wordml" w14:paraId="4AE6BDC3" wp14:textId="77777777">
      <w:pPr>
        <w:pStyle w:val="13"/>
        <w:spacing w:before="100" w:beforeAutospacing="1" w:after="100" w:afterAutospacing="1"/>
        <w:ind w:left="720"/>
        <w:rPr>
          <w:rFonts w:cs="Arial"/>
          <w:i/>
          <w:color w:val="0000FF"/>
          <w:sz w:val="20"/>
        </w:rPr>
      </w:pPr>
    </w:p>
    <w:p xmlns:wp14="http://schemas.microsoft.com/office/word/2010/wordml" w14:paraId="6CDA7058" wp14:textId="77777777">
      <w:pPr>
        <w:pStyle w:val="13"/>
        <w:spacing w:before="100" w:beforeAutospacing="1" w:after="100" w:afterAutospacing="1"/>
        <w:rPr>
          <w:rFonts w:cs="Arial"/>
          <w:i/>
          <w:color w:val="0000FF"/>
          <w:sz w:val="20"/>
        </w:rPr>
      </w:pPr>
    </w:p>
    <w:p xmlns:wp14="http://schemas.microsoft.com/office/word/2010/wordml" w14:paraId="1D7BD492" wp14:textId="77777777">
      <w:pPr>
        <w:pStyle w:val="13"/>
        <w:spacing w:before="100" w:beforeAutospacing="1" w:after="100" w:afterAutospacing="1"/>
        <w:rPr>
          <w:rFonts w:cs="Arial"/>
          <w:i/>
          <w:color w:val="0000FF"/>
          <w:sz w:val="20"/>
        </w:rPr>
      </w:pPr>
    </w:p>
    <w:p xmlns:wp14="http://schemas.microsoft.com/office/word/2010/wordml" w14:paraId="1D1F4880" wp14:textId="77777777">
      <w:pPr>
        <w:pStyle w:val="13"/>
        <w:rPr>
          <w:rFonts w:cs="Arial"/>
          <w:i/>
          <w:color w:val="0000FF"/>
          <w:sz w:val="20"/>
        </w:rPr>
      </w:pPr>
    </w:p>
    <w:p xmlns:wp14="http://schemas.microsoft.com/office/word/2010/wordml" w14:paraId="1CC7F82B" wp14:textId="77777777">
      <w:pPr>
        <w:pStyle w:val="2"/>
        <w:pageBreakBefore/>
        <w:tabs>
          <w:tab w:val="left" w:pos="720"/>
        </w:tabs>
        <w:overflowPunct/>
        <w:autoSpaceDE/>
        <w:autoSpaceDN/>
        <w:adjustRightInd/>
        <w:spacing w:before="240"/>
        <w:ind w:left="720" w:right="0" w:hanging="720"/>
        <w:textAlignment w:val="auto"/>
        <w:rPr>
          <w:rFonts w:cs="Arial"/>
          <w:caps/>
          <w:sz w:val="20"/>
        </w:rPr>
      </w:pPr>
      <w:bookmarkStart w:name="_Toc503346579" w:id="316317539"/>
      <w:r>
        <w:rPr>
          <w:rFonts w:cs="Arial"/>
          <w:caps/>
          <w:sz w:val="20"/>
        </w:rPr>
        <w:t>4.11</w:t>
      </w:r>
      <w:r>
        <w:rPr>
          <w:rFonts w:cs="Arial"/>
          <w:caps/>
          <w:sz w:val="20"/>
        </w:rPr>
        <w:tab/>
      </w:r>
      <w:r>
        <w:rPr>
          <w:rFonts w:cs="Arial"/>
          <w:caps/>
          <w:sz w:val="20"/>
        </w:rPr>
        <w:t>Handover items</w:t>
      </w:r>
      <w:bookmarkEnd w:id="316317539"/>
    </w:p>
    <w:p xmlns:wp14="http://schemas.microsoft.com/office/word/2010/wordml" w14:paraId="187F5061" wp14:textId="77777777">
      <w:pPr>
        <w:pStyle w:val="13"/>
        <w:spacing w:before="100" w:beforeAutospacing="1" w:after="100" w:afterAutospacing="1"/>
        <w:rPr>
          <w:rFonts w:cs="Arial"/>
          <w:iCs/>
          <w:sz w:val="20"/>
        </w:rPr>
      </w:pPr>
      <w:r>
        <w:rPr>
          <w:rFonts w:cs="Arial"/>
          <w:iCs/>
          <w:sz w:val="20"/>
        </w:rPr>
        <w:t>The following documents / items will be handed over to Operations together with this System Operation Document during the Handover session.</w:t>
      </w:r>
    </w:p>
    <w:p xmlns:wp14="http://schemas.microsoft.com/office/word/2010/wordml" w14:paraId="0BD4EC2B" wp14:textId="77777777">
      <w:pPr>
        <w:pStyle w:val="13"/>
        <w:spacing w:before="0"/>
        <w:ind w:right="578"/>
        <w:rPr>
          <w:rFonts w:cs="Arial"/>
          <w:sz w:val="20"/>
        </w:rPr>
      </w:pPr>
      <w:r>
        <w:rPr>
          <w:rFonts w:cs="Arial"/>
          <w:sz w:val="20"/>
        </w:rPr>
        <w:t>1. User Guide</w:t>
      </w:r>
    </w:p>
    <w:p xmlns:wp14="http://schemas.microsoft.com/office/word/2010/wordml" w14:paraId="6DCAD1A4" wp14:textId="77777777">
      <w:pPr>
        <w:pStyle w:val="13"/>
        <w:spacing w:before="0"/>
        <w:ind w:right="578"/>
        <w:rPr>
          <w:rFonts w:cs="Arial"/>
          <w:sz w:val="20"/>
        </w:rPr>
      </w:pPr>
      <w:r>
        <w:rPr>
          <w:rFonts w:cs="Arial"/>
          <w:sz w:val="20"/>
        </w:rPr>
        <w:t>2. Detail Solution/Design Review Document</w:t>
      </w:r>
    </w:p>
    <w:p xmlns:wp14="http://schemas.microsoft.com/office/word/2010/wordml" w14:paraId="38B093F2" wp14:textId="77777777">
      <w:pPr>
        <w:pStyle w:val="13"/>
        <w:spacing w:before="0"/>
        <w:ind w:right="578"/>
        <w:rPr>
          <w:rFonts w:cs="Arial"/>
          <w:i/>
          <w:color w:val="0000FF"/>
          <w:sz w:val="20"/>
        </w:rPr>
      </w:pPr>
      <w:r>
        <w:rPr>
          <w:rFonts w:cs="Arial"/>
          <w:sz w:val="20"/>
        </w:rPr>
        <w:t>3. Test Plan</w:t>
      </w:r>
    </w:p>
    <w:p xmlns:wp14="http://schemas.microsoft.com/office/word/2010/wordml" w14:paraId="0612E972" wp14:textId="77777777">
      <w:pPr>
        <w:pStyle w:val="13"/>
        <w:ind w:left="720"/>
        <w:rPr>
          <w:rFonts w:cs="Arial"/>
          <w:i/>
          <w:color w:val="0000FF"/>
          <w:sz w:val="20"/>
        </w:rPr>
      </w:pPr>
    </w:p>
    <w:p xmlns:wp14="http://schemas.microsoft.com/office/word/2010/wordml" w14:paraId="4DFFF28C" wp14:textId="77777777">
      <w:pPr>
        <w:pStyle w:val="13"/>
        <w:rPr>
          <w:rFonts w:cs="Arial"/>
          <w:i/>
          <w:sz w:val="20"/>
        </w:rPr>
      </w:pPr>
    </w:p>
    <w:p xmlns:wp14="http://schemas.microsoft.com/office/word/2010/wordml" w14:paraId="66FCFE07" wp14:textId="77777777">
      <w:pPr>
        <w:pStyle w:val="13"/>
        <w:rPr>
          <w:rFonts w:cs="Arial"/>
          <w:i/>
          <w:sz w:val="20"/>
        </w:rPr>
      </w:pPr>
    </w:p>
    <w:p xmlns:wp14="http://schemas.microsoft.com/office/word/2010/wordml" w14:paraId="0CE5CD97" wp14:textId="77777777">
      <w:pPr>
        <w:pStyle w:val="13"/>
        <w:rPr>
          <w:rFonts w:cs="Arial"/>
          <w:i/>
          <w:sz w:val="20"/>
        </w:rPr>
      </w:pPr>
    </w:p>
    <w:p xmlns:wp14="http://schemas.microsoft.com/office/word/2010/wordml" w14:paraId="33A0AE41" wp14:textId="77777777">
      <w:pPr>
        <w:pStyle w:val="13"/>
        <w:rPr>
          <w:rFonts w:cs="Arial"/>
          <w:i/>
          <w:sz w:val="20"/>
        </w:rPr>
      </w:pPr>
    </w:p>
    <w:p xmlns:wp14="http://schemas.microsoft.com/office/word/2010/wordml" w14:paraId="5FFC0052" wp14:textId="77777777">
      <w:pPr>
        <w:pStyle w:val="2"/>
        <w:pageBreakBefore/>
        <w:tabs>
          <w:tab w:val="left" w:pos="720"/>
        </w:tabs>
        <w:overflowPunct/>
        <w:autoSpaceDE/>
        <w:autoSpaceDN/>
        <w:adjustRightInd/>
        <w:spacing w:before="240"/>
        <w:ind w:left="0" w:right="0" w:firstLine="0"/>
        <w:textAlignment w:val="auto"/>
        <w:rPr>
          <w:rFonts w:cs="Arial"/>
          <w:caps/>
          <w:color w:val="000000"/>
          <w:sz w:val="20"/>
        </w:rPr>
      </w:pPr>
      <w:bookmarkStart w:name="_Toc503346580" w:id="2027574085"/>
      <w:r>
        <w:rPr>
          <w:rFonts w:cs="Arial"/>
          <w:caps/>
          <w:color w:val="000000"/>
          <w:sz w:val="20"/>
        </w:rPr>
        <w:t>4.12</w:t>
      </w:r>
      <w:r>
        <w:rPr>
          <w:rFonts w:cs="Arial"/>
          <w:caps/>
          <w:color w:val="000000"/>
          <w:sz w:val="20"/>
        </w:rPr>
        <w:tab/>
      </w:r>
      <w:r>
        <w:rPr>
          <w:rFonts w:cs="Arial"/>
          <w:caps/>
          <w:color w:val="000000"/>
          <w:sz w:val="20"/>
        </w:rPr>
        <w:t>Information security</w:t>
      </w:r>
      <w:bookmarkEnd w:id="2027574085"/>
    </w:p>
    <w:p xmlns:wp14="http://schemas.microsoft.com/office/word/2010/wordml" w14:paraId="05B62ED6" wp14:textId="77777777">
      <w:pPr>
        <w:pStyle w:val="3"/>
        <w:rPr>
          <w:lang w:val="en-GB"/>
        </w:rPr>
      </w:pPr>
      <w:bookmarkStart w:name="_Toc503346581" w:id="1015410294"/>
      <w:r>
        <w:rPr>
          <w:lang w:val="en-GB"/>
        </w:rPr>
        <w:t>4.12.1</w:t>
      </w:r>
      <w:r>
        <w:rPr>
          <w:lang w:val="en-GB"/>
        </w:rPr>
        <w:tab/>
      </w:r>
      <w:r>
        <w:rPr>
          <w:lang w:val="en-GB"/>
        </w:rPr>
        <w:t>AUDIT AND COMPLIANCE REQUIREMENTS</w:t>
      </w:r>
      <w:bookmarkEnd w:id="1015410294"/>
    </w:p>
    <w:p xmlns:wp14="http://schemas.microsoft.com/office/word/2010/wordml" w14:paraId="061FEB43" wp14:textId="77777777">
      <w:pPr>
        <w:pStyle w:val="13"/>
        <w:rPr>
          <w:rFonts w:cs="Arial"/>
          <w:i/>
          <w:color w:val="0000FF"/>
          <w:sz w:val="20"/>
        </w:rPr>
      </w:pPr>
    </w:p>
    <w:tbl>
      <w:tblPr>
        <w:tblStyle w:val="42"/>
        <w:tblW w:w="8833"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608"/>
        <w:gridCol w:w="2006"/>
        <w:gridCol w:w="2219"/>
      </w:tblGrid>
      <w:tr xmlns:wp14="http://schemas.microsoft.com/office/word/2010/wordml" w14:paraId="4332163F"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8" w:type="dxa"/>
            <w:shd w:val="clear" w:color="auto" w:fill="D9D9D9"/>
          </w:tcPr>
          <w:p w14:paraId="529AEE40" wp14:textId="77777777">
            <w:pPr>
              <w:pStyle w:val="13"/>
              <w:spacing w:before="60" w:after="60"/>
              <w:ind w:left="0"/>
              <w:rPr>
                <w:rFonts w:cs="Arial"/>
                <w:b/>
                <w:bCs/>
                <w:sz w:val="20"/>
              </w:rPr>
            </w:pPr>
            <w:r>
              <w:rPr>
                <w:rFonts w:cs="Arial"/>
                <w:b/>
                <w:bCs/>
                <w:sz w:val="20"/>
              </w:rPr>
              <w:t>Activity</w:t>
            </w:r>
          </w:p>
        </w:tc>
        <w:tc>
          <w:tcPr>
            <w:tcW w:w="2006" w:type="dxa"/>
            <w:shd w:val="clear" w:color="auto" w:fill="D9D9D9"/>
          </w:tcPr>
          <w:p w14:paraId="341DF59B" wp14:textId="77777777">
            <w:pPr>
              <w:pStyle w:val="13"/>
              <w:spacing w:before="60" w:after="60"/>
              <w:ind w:left="0"/>
              <w:rPr>
                <w:rFonts w:cs="Arial"/>
                <w:b/>
                <w:bCs/>
                <w:sz w:val="20"/>
              </w:rPr>
            </w:pPr>
            <w:r>
              <w:rPr>
                <w:rFonts w:cs="Arial"/>
                <w:b/>
                <w:bCs/>
                <w:sz w:val="20"/>
              </w:rPr>
              <w:t xml:space="preserve">Frequency </w:t>
            </w:r>
          </w:p>
        </w:tc>
        <w:tc>
          <w:tcPr>
            <w:tcW w:w="2219" w:type="dxa"/>
            <w:shd w:val="clear" w:color="auto" w:fill="D9D9D9"/>
          </w:tcPr>
          <w:p w14:paraId="30D741D1" wp14:textId="77777777">
            <w:pPr>
              <w:pStyle w:val="13"/>
              <w:tabs>
                <w:tab w:val="left" w:pos="2003"/>
              </w:tabs>
              <w:spacing w:before="60" w:after="60"/>
              <w:ind w:left="0" w:right="-161"/>
              <w:rPr>
                <w:rFonts w:cs="Arial"/>
                <w:b/>
                <w:bCs/>
                <w:sz w:val="20"/>
              </w:rPr>
            </w:pPr>
            <w:r>
              <w:rPr>
                <w:rFonts w:cs="Arial"/>
                <w:b/>
                <w:bCs/>
                <w:sz w:val="20"/>
              </w:rPr>
              <w:t>Responsible Party</w:t>
            </w:r>
          </w:p>
        </w:tc>
      </w:tr>
      <w:tr xmlns:wp14="http://schemas.microsoft.com/office/word/2010/wordml" w14:paraId="7FDD7E58"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8" w:type="dxa"/>
          </w:tcPr>
          <w:p w14:paraId="086EFA71" wp14:textId="77777777">
            <w:pPr>
              <w:pStyle w:val="13"/>
              <w:spacing w:before="60" w:after="60"/>
              <w:ind w:left="0"/>
              <w:rPr>
                <w:rFonts w:cs="Arial"/>
                <w:sz w:val="20"/>
              </w:rPr>
            </w:pPr>
            <w:r>
              <w:rPr>
                <w:rFonts w:cs="Arial"/>
                <w:sz w:val="20"/>
              </w:rPr>
              <w:t>Perform ID review every quarter and submit result to IRS</w:t>
            </w:r>
          </w:p>
          <w:p w14:paraId="11232255" wp14:textId="77777777">
            <w:pPr>
              <w:pStyle w:val="13"/>
              <w:spacing w:before="60" w:after="60"/>
              <w:ind w:left="0"/>
              <w:rPr>
                <w:rFonts w:cs="Arial"/>
                <w:sz w:val="20"/>
              </w:rPr>
            </w:pPr>
            <w:r>
              <w:rPr>
                <w:rFonts w:cs="Arial"/>
                <w:sz w:val="20"/>
              </w:rPr>
              <w:t>[Req: ISO 27001, PCI-DSS]</w:t>
            </w:r>
          </w:p>
        </w:tc>
        <w:tc>
          <w:tcPr>
            <w:tcW w:w="2006" w:type="dxa"/>
          </w:tcPr>
          <w:p w14:paraId="2F7AF8B3" wp14:textId="77777777">
            <w:pPr>
              <w:pStyle w:val="13"/>
              <w:spacing w:before="60" w:after="60"/>
              <w:ind w:left="0"/>
              <w:rPr>
                <w:rFonts w:cs="Arial"/>
                <w:sz w:val="20"/>
              </w:rPr>
            </w:pPr>
            <w:r>
              <w:rPr>
                <w:rFonts w:cs="Arial"/>
                <w:sz w:val="20"/>
              </w:rPr>
              <w:t>Quarterly</w:t>
            </w:r>
          </w:p>
        </w:tc>
        <w:tc>
          <w:tcPr>
            <w:tcW w:w="2219" w:type="dxa"/>
          </w:tcPr>
          <w:p w14:paraId="2221C81B" wp14:textId="77777777">
            <w:pPr>
              <w:pStyle w:val="13"/>
              <w:spacing w:before="60" w:after="60"/>
              <w:ind w:left="0"/>
              <w:rPr>
                <w:rFonts w:cs="Arial"/>
                <w:sz w:val="20"/>
              </w:rPr>
            </w:pPr>
            <w:r>
              <w:rPr>
                <w:rFonts w:cs="Arial"/>
                <w:sz w:val="20"/>
              </w:rPr>
              <w:t>ID Admin</w:t>
            </w:r>
          </w:p>
        </w:tc>
      </w:tr>
      <w:tr xmlns:wp14="http://schemas.microsoft.com/office/word/2010/wordml" w14:paraId="50FB1957"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8" w:type="dxa"/>
          </w:tcPr>
          <w:p w14:paraId="062A0226" wp14:textId="77777777">
            <w:pPr>
              <w:pStyle w:val="13"/>
              <w:spacing w:before="60" w:after="60"/>
              <w:ind w:left="0"/>
              <w:rPr>
                <w:rFonts w:cs="Arial"/>
                <w:sz w:val="20"/>
              </w:rPr>
            </w:pPr>
            <w:r>
              <w:rPr>
                <w:rFonts w:cs="Arial"/>
                <w:sz w:val="20"/>
              </w:rPr>
              <w:t>Update user access matrix  and submit to IRS</w:t>
            </w:r>
          </w:p>
          <w:p w14:paraId="795C6262" wp14:textId="77777777">
            <w:pPr>
              <w:pStyle w:val="13"/>
              <w:spacing w:before="60" w:after="60"/>
              <w:ind w:left="0"/>
              <w:rPr>
                <w:rFonts w:cs="Arial"/>
                <w:sz w:val="20"/>
              </w:rPr>
            </w:pPr>
            <w:r>
              <w:rPr>
                <w:rFonts w:cs="Arial"/>
                <w:sz w:val="20"/>
              </w:rPr>
              <w:t>[Req: ISO 27001, PCI-DSS]</w:t>
            </w:r>
          </w:p>
        </w:tc>
        <w:tc>
          <w:tcPr>
            <w:tcW w:w="2006" w:type="dxa"/>
          </w:tcPr>
          <w:p w14:paraId="6867D454" wp14:textId="77777777">
            <w:pPr>
              <w:pStyle w:val="13"/>
              <w:spacing w:before="60" w:after="60"/>
              <w:ind w:left="0"/>
              <w:rPr>
                <w:rFonts w:cs="Arial"/>
                <w:sz w:val="20"/>
              </w:rPr>
            </w:pPr>
            <w:r>
              <w:rPr>
                <w:rFonts w:cs="Arial"/>
                <w:sz w:val="20"/>
              </w:rPr>
              <w:t>Yearly</w:t>
            </w:r>
          </w:p>
        </w:tc>
        <w:tc>
          <w:tcPr>
            <w:tcW w:w="2219" w:type="dxa"/>
          </w:tcPr>
          <w:p w14:paraId="45EE24AE" wp14:textId="77777777">
            <w:pPr>
              <w:pStyle w:val="13"/>
              <w:spacing w:before="60" w:after="60"/>
              <w:ind w:left="0"/>
              <w:rPr>
                <w:rFonts w:cs="Arial"/>
                <w:sz w:val="20"/>
              </w:rPr>
            </w:pPr>
            <w:r>
              <w:rPr>
                <w:rFonts w:cs="Arial"/>
                <w:sz w:val="20"/>
              </w:rPr>
              <w:t>System Owner</w:t>
            </w:r>
          </w:p>
        </w:tc>
      </w:tr>
      <w:tr xmlns:wp14="http://schemas.microsoft.com/office/word/2010/wordml" w14:paraId="417D57D9"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8" w:type="dxa"/>
          </w:tcPr>
          <w:p w14:paraId="24F589F7" wp14:textId="77777777">
            <w:pPr>
              <w:pStyle w:val="13"/>
              <w:spacing w:before="60" w:after="60"/>
              <w:ind w:left="0"/>
              <w:rPr>
                <w:rFonts w:cs="Arial"/>
                <w:sz w:val="20"/>
              </w:rPr>
            </w:pPr>
            <w:r>
              <w:rPr>
                <w:rFonts w:cs="Arial"/>
                <w:sz w:val="20"/>
              </w:rPr>
              <w:t>Install Critical Security Patches for the application and submit report to IRS</w:t>
            </w:r>
          </w:p>
          <w:p w14:paraId="13A29795" wp14:textId="77777777">
            <w:pPr>
              <w:pStyle w:val="13"/>
              <w:spacing w:before="60" w:after="60"/>
              <w:ind w:left="0"/>
              <w:rPr>
                <w:rFonts w:cs="Arial"/>
                <w:sz w:val="20"/>
              </w:rPr>
            </w:pPr>
            <w:r>
              <w:rPr>
                <w:rFonts w:cs="Arial"/>
                <w:sz w:val="20"/>
              </w:rPr>
              <w:t>[Req: ISO 27001, PCI-DSS]</w:t>
            </w:r>
          </w:p>
        </w:tc>
        <w:tc>
          <w:tcPr>
            <w:tcW w:w="2006" w:type="dxa"/>
          </w:tcPr>
          <w:p w14:paraId="59BCE0BF" wp14:textId="77777777">
            <w:pPr>
              <w:pStyle w:val="13"/>
              <w:spacing w:before="60" w:after="60"/>
              <w:ind w:left="0"/>
              <w:rPr>
                <w:rFonts w:cs="Arial"/>
                <w:sz w:val="20"/>
              </w:rPr>
            </w:pPr>
            <w:r>
              <w:rPr>
                <w:rFonts w:cs="Arial"/>
                <w:sz w:val="20"/>
              </w:rPr>
              <w:t>Quarterly</w:t>
            </w:r>
          </w:p>
        </w:tc>
        <w:tc>
          <w:tcPr>
            <w:tcW w:w="2219" w:type="dxa"/>
          </w:tcPr>
          <w:p w14:paraId="76A2E808" wp14:textId="77777777">
            <w:pPr>
              <w:pStyle w:val="13"/>
              <w:spacing w:before="60" w:after="60"/>
              <w:ind w:left="0"/>
              <w:rPr>
                <w:rFonts w:cs="Arial"/>
                <w:sz w:val="20"/>
              </w:rPr>
            </w:pPr>
            <w:r>
              <w:rPr>
                <w:rFonts w:cs="Arial"/>
                <w:sz w:val="20"/>
              </w:rPr>
              <w:t xml:space="preserve">System Owner </w:t>
            </w:r>
          </w:p>
        </w:tc>
      </w:tr>
      <w:tr xmlns:wp14="http://schemas.microsoft.com/office/word/2010/wordml" w14:paraId="6A016F26"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8" w:type="dxa"/>
          </w:tcPr>
          <w:p w14:paraId="78A47506" wp14:textId="77777777">
            <w:pPr>
              <w:pStyle w:val="13"/>
              <w:spacing w:before="60" w:after="60"/>
              <w:ind w:left="0"/>
              <w:rPr>
                <w:rFonts w:cs="Arial"/>
                <w:sz w:val="20"/>
              </w:rPr>
            </w:pPr>
            <w:r>
              <w:rPr>
                <w:rFonts w:cs="Arial"/>
                <w:sz w:val="20"/>
              </w:rPr>
              <w:t>Performed Backup restoration</w:t>
            </w:r>
          </w:p>
          <w:p w14:paraId="33CE3CA1" wp14:textId="77777777">
            <w:pPr>
              <w:pStyle w:val="13"/>
              <w:spacing w:before="60" w:after="60"/>
              <w:ind w:left="0"/>
              <w:rPr>
                <w:rFonts w:cs="Arial"/>
                <w:sz w:val="20"/>
              </w:rPr>
            </w:pPr>
            <w:r>
              <w:rPr>
                <w:rFonts w:cs="Arial"/>
                <w:sz w:val="20"/>
              </w:rPr>
              <w:t>[Req: ISO 27001, PCI-DSS]</w:t>
            </w:r>
          </w:p>
        </w:tc>
        <w:tc>
          <w:tcPr>
            <w:tcW w:w="2006" w:type="dxa"/>
          </w:tcPr>
          <w:p w14:paraId="6E3F10E7" wp14:textId="77777777">
            <w:pPr>
              <w:pStyle w:val="13"/>
              <w:spacing w:before="60" w:after="60"/>
              <w:ind w:left="0"/>
              <w:rPr>
                <w:rFonts w:cs="Arial"/>
                <w:sz w:val="20"/>
              </w:rPr>
            </w:pPr>
            <w:r>
              <w:rPr>
                <w:rFonts w:cs="Arial"/>
                <w:sz w:val="20"/>
              </w:rPr>
              <w:t>Yearly</w:t>
            </w:r>
          </w:p>
        </w:tc>
        <w:tc>
          <w:tcPr>
            <w:tcW w:w="2219" w:type="dxa"/>
          </w:tcPr>
          <w:p w14:paraId="067B54AA" wp14:textId="77777777">
            <w:pPr>
              <w:pStyle w:val="13"/>
              <w:spacing w:before="60" w:after="60"/>
              <w:ind w:left="0"/>
              <w:rPr>
                <w:rFonts w:cs="Arial"/>
                <w:sz w:val="20"/>
              </w:rPr>
            </w:pPr>
            <w:r>
              <w:rPr>
                <w:rFonts w:cs="Arial"/>
                <w:sz w:val="20"/>
              </w:rPr>
              <w:t>System Owner</w:t>
            </w:r>
          </w:p>
        </w:tc>
      </w:tr>
      <w:tr xmlns:wp14="http://schemas.microsoft.com/office/word/2010/wordml" w14:paraId="7C7CAF55"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30" w:hRule="atLeast"/>
        </w:trPr>
        <w:tc>
          <w:tcPr>
            <w:tcW w:w="4608" w:type="dxa"/>
          </w:tcPr>
          <w:p w14:paraId="41620F51" wp14:textId="77777777">
            <w:pPr>
              <w:pStyle w:val="13"/>
              <w:spacing w:before="60" w:after="60"/>
              <w:ind w:left="0"/>
              <w:rPr>
                <w:rFonts w:cs="Arial"/>
                <w:sz w:val="20"/>
              </w:rPr>
            </w:pPr>
            <w:r>
              <w:rPr>
                <w:rFonts w:cs="Arial"/>
                <w:sz w:val="20"/>
              </w:rPr>
              <w:t>Review &amp; update security documentation and submit to IRS:</w:t>
            </w:r>
          </w:p>
          <w:p w14:paraId="63474492" wp14:textId="77777777">
            <w:pPr>
              <w:pStyle w:val="14"/>
              <w:numPr>
                <w:ilvl w:val="0"/>
                <w:numId w:val="28"/>
              </w:numPr>
              <w:spacing w:before="0"/>
              <w:jc w:val="left"/>
              <w:rPr>
                <w:rFonts w:cs="Arial"/>
                <w:sz w:val="20"/>
              </w:rPr>
            </w:pPr>
            <w:r>
              <w:rPr>
                <w:rFonts w:cs="Arial"/>
                <w:sz w:val="20"/>
              </w:rPr>
              <w:t>Super/privilege IDs and access</w:t>
            </w:r>
          </w:p>
          <w:p w14:paraId="1803854B" wp14:textId="77777777">
            <w:pPr>
              <w:pStyle w:val="14"/>
              <w:numPr>
                <w:ilvl w:val="0"/>
                <w:numId w:val="28"/>
              </w:numPr>
              <w:spacing w:before="0"/>
              <w:jc w:val="left"/>
              <w:rPr>
                <w:rFonts w:cs="Arial"/>
                <w:sz w:val="20"/>
              </w:rPr>
            </w:pPr>
            <w:r>
              <w:rPr>
                <w:rFonts w:cs="Arial"/>
                <w:sz w:val="20"/>
              </w:rPr>
              <w:t xml:space="preserve">Security Controls Setting </w:t>
            </w:r>
          </w:p>
          <w:p w14:paraId="7AC40BC7" wp14:textId="77777777">
            <w:pPr>
              <w:pStyle w:val="14"/>
              <w:numPr>
                <w:ilvl w:val="0"/>
                <w:numId w:val="28"/>
              </w:numPr>
              <w:spacing w:before="0"/>
              <w:jc w:val="left"/>
              <w:rPr>
                <w:rFonts w:cs="Arial"/>
                <w:sz w:val="20"/>
              </w:rPr>
            </w:pPr>
            <w:r>
              <w:rPr>
                <w:rFonts w:cs="Arial"/>
                <w:sz w:val="20"/>
              </w:rPr>
              <w:t xml:space="preserve">Audit Logs setting </w:t>
            </w:r>
          </w:p>
          <w:p w14:paraId="012CDA47" wp14:textId="77777777">
            <w:pPr>
              <w:pStyle w:val="14"/>
              <w:numPr>
                <w:ilvl w:val="0"/>
                <w:numId w:val="28"/>
              </w:numPr>
              <w:spacing w:before="0"/>
              <w:jc w:val="left"/>
              <w:rPr>
                <w:rFonts w:cs="Arial"/>
                <w:sz w:val="20"/>
              </w:rPr>
            </w:pPr>
            <w:r>
              <w:rPr>
                <w:rFonts w:cs="Arial"/>
                <w:sz w:val="20"/>
              </w:rPr>
              <w:t>System bypass</w:t>
            </w:r>
          </w:p>
          <w:p w14:paraId="46D4D63A" wp14:textId="77777777">
            <w:pPr>
              <w:pStyle w:val="14"/>
              <w:numPr>
                <w:ilvl w:val="0"/>
                <w:numId w:val="28"/>
              </w:numPr>
              <w:spacing w:before="0"/>
              <w:jc w:val="left"/>
              <w:rPr>
                <w:rFonts w:cs="Arial"/>
                <w:sz w:val="20"/>
              </w:rPr>
            </w:pPr>
            <w:r>
              <w:rPr>
                <w:rFonts w:cs="Arial"/>
                <w:sz w:val="20"/>
              </w:rPr>
              <w:t>List of connections and integration</w:t>
            </w:r>
          </w:p>
          <w:p w14:paraId="67D81244" wp14:textId="77777777">
            <w:pPr>
              <w:pStyle w:val="14"/>
              <w:numPr>
                <w:ilvl w:val="0"/>
                <w:numId w:val="28"/>
              </w:numPr>
              <w:spacing w:before="0"/>
              <w:jc w:val="left"/>
              <w:rPr>
                <w:rFonts w:cs="Arial"/>
                <w:sz w:val="20"/>
              </w:rPr>
            </w:pPr>
            <w:r>
              <w:rPr>
                <w:rFonts w:cs="Arial"/>
                <w:sz w:val="20"/>
              </w:rPr>
              <w:t>List of used ports</w:t>
            </w:r>
          </w:p>
          <w:p w14:paraId="7416265A" wp14:textId="77777777">
            <w:pPr>
              <w:pStyle w:val="14"/>
              <w:numPr>
                <w:ilvl w:val="0"/>
                <w:numId w:val="28"/>
              </w:numPr>
              <w:spacing w:before="0"/>
              <w:jc w:val="left"/>
              <w:rPr>
                <w:rFonts w:cs="Arial"/>
                <w:sz w:val="20"/>
              </w:rPr>
            </w:pPr>
            <w:r>
              <w:rPr>
                <w:rFonts w:cs="Arial"/>
                <w:sz w:val="20"/>
              </w:rPr>
              <w:t>Data encryption setting</w:t>
            </w:r>
          </w:p>
          <w:p w14:paraId="4305161D" wp14:textId="77777777">
            <w:pPr>
              <w:pStyle w:val="14"/>
              <w:numPr>
                <w:ilvl w:val="0"/>
                <w:numId w:val="28"/>
              </w:numPr>
              <w:spacing w:before="0"/>
              <w:jc w:val="left"/>
              <w:rPr>
                <w:rFonts w:cs="Arial"/>
                <w:sz w:val="20"/>
              </w:rPr>
            </w:pPr>
            <w:r>
              <w:rPr>
                <w:rFonts w:cs="Arial"/>
                <w:sz w:val="20"/>
              </w:rPr>
              <w:t>Application/system schematic diagram</w:t>
            </w:r>
          </w:p>
          <w:p w14:paraId="188425CC" wp14:textId="77777777">
            <w:pPr>
              <w:pStyle w:val="13"/>
              <w:spacing w:before="0" w:after="60"/>
              <w:ind w:left="0"/>
              <w:rPr>
                <w:rFonts w:cs="Arial"/>
                <w:sz w:val="20"/>
              </w:rPr>
            </w:pPr>
          </w:p>
          <w:p w14:paraId="2140E53A" wp14:textId="77777777">
            <w:pPr>
              <w:pStyle w:val="13"/>
              <w:spacing w:before="60" w:after="60"/>
              <w:ind w:left="0"/>
              <w:rPr>
                <w:rFonts w:cs="Arial"/>
                <w:sz w:val="20"/>
              </w:rPr>
            </w:pPr>
            <w:r>
              <w:rPr>
                <w:rFonts w:cs="Arial"/>
                <w:sz w:val="20"/>
              </w:rPr>
              <w:t xml:space="preserve"> [Req: ISO 27001]</w:t>
            </w:r>
          </w:p>
        </w:tc>
        <w:tc>
          <w:tcPr>
            <w:tcW w:w="2006" w:type="dxa"/>
          </w:tcPr>
          <w:p w14:paraId="138C063B" wp14:textId="77777777">
            <w:pPr>
              <w:pStyle w:val="13"/>
              <w:spacing w:before="60" w:after="60"/>
              <w:ind w:left="0"/>
              <w:rPr>
                <w:rFonts w:cs="Arial"/>
                <w:sz w:val="20"/>
              </w:rPr>
            </w:pPr>
            <w:r>
              <w:rPr>
                <w:rFonts w:cs="Arial"/>
                <w:sz w:val="20"/>
              </w:rPr>
              <w:t>N/A</w:t>
            </w:r>
          </w:p>
        </w:tc>
        <w:tc>
          <w:tcPr>
            <w:tcW w:w="2219" w:type="dxa"/>
          </w:tcPr>
          <w:p w14:paraId="16125916" wp14:textId="77777777">
            <w:pPr>
              <w:pStyle w:val="13"/>
              <w:keepNext/>
              <w:spacing w:before="60" w:after="60"/>
              <w:ind w:left="0"/>
              <w:rPr>
                <w:rFonts w:cs="Arial"/>
                <w:sz w:val="20"/>
              </w:rPr>
            </w:pPr>
            <w:r>
              <w:rPr>
                <w:rFonts w:cs="Arial"/>
                <w:sz w:val="20"/>
              </w:rPr>
              <w:t>N/A</w:t>
            </w:r>
          </w:p>
        </w:tc>
      </w:tr>
    </w:tbl>
    <w:p xmlns:wp14="http://schemas.microsoft.com/office/word/2010/wordml" w14:paraId="74DE6B98" wp14:textId="77777777">
      <w:pPr>
        <w:pStyle w:val="19"/>
        <w:jc w:val="center"/>
        <w:rPr>
          <w:rFonts w:cs="Arial"/>
          <w:color w:val="0000FF"/>
          <w:lang w:val="en-GB"/>
        </w:rPr>
      </w:pPr>
      <w:r>
        <w:t xml:space="preserve">Table </w:t>
      </w:r>
      <w:r>
        <w:fldChar w:fldCharType="begin"/>
      </w:r>
      <w:r>
        <w:instrText xml:space="preserve"> SEQ Table \* ARABIC </w:instrText>
      </w:r>
      <w:r>
        <w:fldChar w:fldCharType="separate"/>
      </w:r>
      <w:r>
        <w:t>18</w:t>
      </w:r>
      <w:r>
        <w:fldChar w:fldCharType="end"/>
      </w:r>
    </w:p>
    <w:p xmlns:wp14="http://schemas.microsoft.com/office/word/2010/wordml" w14:paraId="30563357" wp14:textId="77777777">
      <w:pPr>
        <w:rPr>
          <w:rFonts w:cs="Arial"/>
          <w:color w:val="0000FF"/>
          <w:lang w:val="en-GB"/>
        </w:rPr>
      </w:pPr>
    </w:p>
    <w:p xmlns:wp14="http://schemas.microsoft.com/office/word/2010/wordml" w14:paraId="43F804A0" wp14:textId="77777777">
      <w:pPr>
        <w:rPr>
          <w:rFonts w:cs="Arial"/>
          <w:color w:val="0000FF"/>
          <w:lang w:val="en-GB"/>
        </w:rPr>
      </w:pPr>
    </w:p>
    <w:p xmlns:wp14="http://schemas.microsoft.com/office/word/2010/wordml" w14:paraId="4200D767" wp14:textId="77777777">
      <w:pPr>
        <w:rPr>
          <w:rFonts w:cs="Arial"/>
          <w:color w:val="0000FF"/>
          <w:lang w:val="en-GB"/>
        </w:rPr>
      </w:pPr>
    </w:p>
    <w:p xmlns:wp14="http://schemas.microsoft.com/office/word/2010/wordml" w14:paraId="496217B0" wp14:textId="77777777">
      <w:pPr>
        <w:rPr>
          <w:rFonts w:cs="Arial"/>
          <w:color w:val="0000FF"/>
          <w:lang w:val="en-GB"/>
        </w:rPr>
      </w:pPr>
    </w:p>
    <w:p xmlns:wp14="http://schemas.microsoft.com/office/word/2010/wordml" w14:paraId="66C82AA8" wp14:textId="77777777">
      <w:pPr>
        <w:rPr>
          <w:rFonts w:cs="Arial"/>
          <w:color w:val="0000FF"/>
          <w:lang w:val="en-GB"/>
        </w:rPr>
      </w:pPr>
    </w:p>
    <w:p xmlns:wp14="http://schemas.microsoft.com/office/word/2010/wordml" w14:paraId="4631F88E" wp14:textId="77777777">
      <w:pPr>
        <w:rPr>
          <w:rFonts w:cs="Arial"/>
          <w:color w:val="0000FF"/>
          <w:lang w:val="en-GB"/>
        </w:rPr>
      </w:pPr>
    </w:p>
    <w:p xmlns:wp14="http://schemas.microsoft.com/office/word/2010/wordml" w14:paraId="4AF909B0" wp14:textId="77777777">
      <w:pPr>
        <w:rPr>
          <w:rFonts w:cs="Arial"/>
          <w:color w:val="0000FF"/>
          <w:lang w:val="en-GB"/>
        </w:rPr>
      </w:pPr>
    </w:p>
    <w:p xmlns:wp14="http://schemas.microsoft.com/office/word/2010/wordml" w14:paraId="4885100A" wp14:textId="77777777">
      <w:pPr>
        <w:rPr>
          <w:rFonts w:cs="Arial"/>
          <w:color w:val="0000FF"/>
          <w:lang w:val="en-GB"/>
        </w:rPr>
      </w:pPr>
    </w:p>
    <w:p xmlns:wp14="http://schemas.microsoft.com/office/word/2010/wordml" w14:paraId="3D7CEA7F" wp14:textId="77777777">
      <w:pPr>
        <w:rPr>
          <w:rFonts w:cs="Arial"/>
          <w:color w:val="0000FF"/>
          <w:lang w:val="en-GB"/>
        </w:rPr>
      </w:pPr>
    </w:p>
    <w:p xmlns:wp14="http://schemas.microsoft.com/office/word/2010/wordml" w14:paraId="6DF670E6" wp14:textId="77777777">
      <w:pPr>
        <w:rPr>
          <w:rFonts w:cs="Arial"/>
          <w:color w:val="0000FF"/>
          <w:lang w:val="en-GB"/>
        </w:rPr>
      </w:pPr>
    </w:p>
    <w:p xmlns:wp14="http://schemas.microsoft.com/office/word/2010/wordml" w14:paraId="66597038" wp14:textId="77777777">
      <w:pPr>
        <w:rPr>
          <w:rFonts w:cs="Arial"/>
          <w:color w:val="0000FF"/>
          <w:lang w:val="en-GB"/>
        </w:rPr>
      </w:pPr>
    </w:p>
    <w:p xmlns:wp14="http://schemas.microsoft.com/office/word/2010/wordml" w14:paraId="017458F3" wp14:textId="77777777">
      <w:pPr>
        <w:rPr>
          <w:rFonts w:cs="Arial"/>
          <w:color w:val="0000FF"/>
          <w:lang w:val="en-GB"/>
        </w:rPr>
      </w:pPr>
    </w:p>
    <w:p xmlns:wp14="http://schemas.microsoft.com/office/word/2010/wordml" w14:paraId="60086500" wp14:textId="77777777">
      <w:pPr>
        <w:rPr>
          <w:rFonts w:cs="Arial"/>
          <w:color w:val="0000FF"/>
          <w:lang w:val="en-GB"/>
        </w:rPr>
      </w:pPr>
    </w:p>
    <w:p xmlns:wp14="http://schemas.microsoft.com/office/word/2010/wordml" w14:paraId="79A00FF0" wp14:textId="77777777">
      <w:pPr>
        <w:pStyle w:val="3"/>
        <w:rPr>
          <w:lang w:val="en-GB"/>
        </w:rPr>
      </w:pPr>
      <w:bookmarkStart w:name="_Toc503346582" w:id="653130105"/>
      <w:r>
        <w:rPr>
          <w:lang w:val="en-GB"/>
        </w:rPr>
        <w:t>4.12.2</w:t>
      </w:r>
      <w:r>
        <w:rPr>
          <w:lang w:val="en-GB"/>
        </w:rPr>
        <w:tab/>
      </w:r>
      <w:r>
        <w:rPr>
          <w:lang w:val="en-GB"/>
        </w:rPr>
        <w:t>PASSWORD POLICY COMPLIANCE</w:t>
      </w:r>
      <w:bookmarkEnd w:id="653130105"/>
    </w:p>
    <w:p xmlns:wp14="http://schemas.microsoft.com/office/word/2010/wordml" w14:paraId="6A9BAC8F" wp14:textId="77777777">
      <w:pPr>
        <w:pStyle w:val="13"/>
        <w:tabs>
          <w:tab w:val="left" w:pos="1423"/>
        </w:tabs>
        <w:spacing w:before="100" w:beforeAutospacing="1"/>
        <w:ind w:left="0"/>
        <w:rPr>
          <w:rFonts w:cs="Arial"/>
          <w:i/>
          <w:iCs/>
          <w:color w:val="0000FF"/>
          <w:sz w:val="20"/>
        </w:rPr>
      </w:pPr>
      <w:r>
        <w:rPr>
          <w:rFonts w:cs="Arial"/>
          <w:i/>
          <w:iCs/>
          <w:color w:val="0000FF"/>
          <w:sz w:val="20"/>
        </w:rPr>
        <w:tab/>
      </w:r>
    </w:p>
    <w:tbl>
      <w:tblPr>
        <w:tblStyle w:val="42"/>
        <w:tblW w:w="9089" w:type="dxa"/>
        <w:tblInd w:w="57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88"/>
        <w:gridCol w:w="4562"/>
        <w:gridCol w:w="1220"/>
        <w:gridCol w:w="1112"/>
        <w:gridCol w:w="1807"/>
      </w:tblGrid>
      <w:tr xmlns:wp14="http://schemas.microsoft.com/office/word/2010/wordml" w14:paraId="6AB13350"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7" w:hRule="atLeast"/>
        </w:trPr>
        <w:tc>
          <w:tcPr>
            <w:tcW w:w="388" w:type="dxa"/>
            <w:shd w:val="clear" w:color="auto" w:fill="D9D9D9"/>
          </w:tcPr>
          <w:p w14:paraId="2C28ACFC" wp14:textId="77777777">
            <w:pPr>
              <w:pStyle w:val="13"/>
              <w:tabs>
                <w:tab w:val="left" w:pos="8550"/>
              </w:tabs>
              <w:spacing w:before="100" w:beforeAutospacing="1"/>
              <w:ind w:left="0"/>
              <w:rPr>
                <w:rFonts w:cs="Arial"/>
                <w:b/>
                <w:iCs/>
                <w:sz w:val="20"/>
              </w:rPr>
            </w:pPr>
          </w:p>
        </w:tc>
        <w:tc>
          <w:tcPr>
            <w:tcW w:w="4562" w:type="dxa"/>
            <w:shd w:val="clear" w:color="auto" w:fill="D9D9D9"/>
            <w:vAlign w:val="center"/>
          </w:tcPr>
          <w:p w14:paraId="2BAC03E8" wp14:textId="77777777">
            <w:pPr>
              <w:pStyle w:val="13"/>
              <w:tabs>
                <w:tab w:val="left" w:pos="8550"/>
              </w:tabs>
              <w:spacing w:before="100" w:beforeAutospacing="1"/>
              <w:ind w:left="0"/>
              <w:jc w:val="center"/>
              <w:rPr>
                <w:rFonts w:cs="Arial"/>
                <w:b/>
                <w:iCs/>
                <w:sz w:val="20"/>
              </w:rPr>
            </w:pPr>
            <w:r>
              <w:rPr>
                <w:rFonts w:cs="Arial"/>
                <w:b/>
                <w:iCs/>
                <w:sz w:val="20"/>
              </w:rPr>
              <w:t>Password Policy Requirements</w:t>
            </w:r>
          </w:p>
        </w:tc>
        <w:tc>
          <w:tcPr>
            <w:tcW w:w="1220" w:type="dxa"/>
            <w:shd w:val="clear" w:color="auto" w:fill="D9D9D9"/>
            <w:vAlign w:val="center"/>
          </w:tcPr>
          <w:p w14:paraId="5B7FDD25" wp14:textId="77777777">
            <w:pPr>
              <w:pStyle w:val="13"/>
              <w:tabs>
                <w:tab w:val="left" w:pos="8550"/>
              </w:tabs>
              <w:spacing w:before="100" w:beforeAutospacing="1"/>
              <w:ind w:left="0"/>
              <w:jc w:val="center"/>
              <w:rPr>
                <w:rFonts w:cs="Arial"/>
                <w:b/>
                <w:iCs/>
                <w:sz w:val="20"/>
              </w:rPr>
            </w:pPr>
            <w:r>
              <w:rPr>
                <w:rFonts w:cs="Arial"/>
                <w:b/>
                <w:iCs/>
                <w:sz w:val="20"/>
              </w:rPr>
              <w:t>Yes</w:t>
            </w:r>
          </w:p>
        </w:tc>
        <w:tc>
          <w:tcPr>
            <w:tcW w:w="1112" w:type="dxa"/>
            <w:shd w:val="clear" w:color="auto" w:fill="D9D9D9"/>
            <w:vAlign w:val="center"/>
          </w:tcPr>
          <w:p w14:paraId="65804BD3" wp14:textId="77777777">
            <w:pPr>
              <w:pStyle w:val="13"/>
              <w:tabs>
                <w:tab w:val="left" w:pos="8550"/>
              </w:tabs>
              <w:spacing w:before="100" w:beforeAutospacing="1"/>
              <w:ind w:left="0"/>
              <w:jc w:val="center"/>
              <w:rPr>
                <w:rFonts w:cs="Arial"/>
                <w:b/>
                <w:iCs/>
                <w:sz w:val="20"/>
              </w:rPr>
            </w:pPr>
            <w:r>
              <w:rPr>
                <w:rFonts w:cs="Arial"/>
                <w:b/>
                <w:iCs/>
                <w:sz w:val="20"/>
              </w:rPr>
              <w:t>No</w:t>
            </w:r>
          </w:p>
        </w:tc>
        <w:tc>
          <w:tcPr>
            <w:tcW w:w="1807" w:type="dxa"/>
            <w:shd w:val="clear" w:color="auto" w:fill="D9D9D9"/>
            <w:vAlign w:val="center"/>
          </w:tcPr>
          <w:p w14:paraId="66E6B5DB" wp14:textId="77777777">
            <w:pPr>
              <w:pStyle w:val="13"/>
              <w:tabs>
                <w:tab w:val="left" w:pos="8550"/>
              </w:tabs>
              <w:spacing w:before="100" w:beforeAutospacing="1"/>
              <w:ind w:left="0"/>
              <w:jc w:val="center"/>
              <w:rPr>
                <w:rFonts w:cs="Arial"/>
                <w:b/>
                <w:iCs/>
                <w:sz w:val="20"/>
              </w:rPr>
            </w:pPr>
            <w:r>
              <w:rPr>
                <w:rFonts w:cs="Arial"/>
                <w:b/>
                <w:iCs/>
                <w:sz w:val="20"/>
              </w:rPr>
              <w:t>Remarks</w:t>
            </w:r>
          </w:p>
        </w:tc>
      </w:tr>
      <w:tr xmlns:wp14="http://schemas.microsoft.com/office/word/2010/wordml" w14:paraId="78F9BF74"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9" w:hRule="atLeast"/>
        </w:trPr>
        <w:tc>
          <w:tcPr>
            <w:tcW w:w="388" w:type="dxa"/>
          </w:tcPr>
          <w:p w14:paraId="67525D00" wp14:textId="77777777">
            <w:pPr>
              <w:pStyle w:val="13"/>
              <w:numPr>
                <w:ilvl w:val="0"/>
                <w:numId w:val="29"/>
              </w:numPr>
              <w:tabs>
                <w:tab w:val="left" w:pos="720"/>
              </w:tabs>
              <w:overflowPunct/>
              <w:autoSpaceDE/>
              <w:autoSpaceDN/>
              <w:adjustRightInd/>
              <w:spacing w:before="60"/>
              <w:ind w:right="422" w:hanging="450"/>
              <w:textAlignment w:val="auto"/>
              <w:rPr>
                <w:rFonts w:cs="Arial"/>
                <w:sz w:val="20"/>
              </w:rPr>
            </w:pPr>
          </w:p>
        </w:tc>
        <w:tc>
          <w:tcPr>
            <w:tcW w:w="4562" w:type="dxa"/>
          </w:tcPr>
          <w:p w14:paraId="5EE3EC09" wp14:textId="77777777">
            <w:pPr>
              <w:pStyle w:val="13"/>
              <w:spacing w:before="60" w:after="60"/>
              <w:ind w:left="0"/>
              <w:rPr>
                <w:rFonts w:cs="Arial"/>
                <w:sz w:val="20"/>
              </w:rPr>
            </w:pPr>
            <w:r>
              <w:rPr>
                <w:rFonts w:cs="Arial"/>
                <w:sz w:val="20"/>
              </w:rPr>
              <w:t>Password length at least 8 characters (minimum)</w:t>
            </w:r>
          </w:p>
        </w:tc>
        <w:tc>
          <w:tcPr>
            <w:tcW w:w="1220" w:type="dxa"/>
          </w:tcPr>
          <w:p w14:paraId="55239733" wp14:textId="77777777">
            <w:pPr>
              <w:pStyle w:val="13"/>
              <w:spacing w:before="60" w:after="60"/>
              <w:ind w:left="0"/>
              <w:rPr>
                <w:rFonts w:cs="Arial"/>
                <w:sz w:val="20"/>
              </w:rPr>
            </w:pPr>
            <w:r>
              <w:rPr>
                <w:rFonts w:cs="Arial"/>
                <w:sz w:val="20"/>
              </w:rPr>
              <w:t>Yes</w:t>
            </w:r>
          </w:p>
        </w:tc>
        <w:tc>
          <w:tcPr>
            <w:tcW w:w="1112" w:type="dxa"/>
          </w:tcPr>
          <w:p w14:paraId="02A3EDED" wp14:textId="77777777">
            <w:pPr>
              <w:pStyle w:val="13"/>
              <w:spacing w:before="60" w:after="60"/>
              <w:ind w:left="0"/>
              <w:rPr>
                <w:rFonts w:cs="Arial"/>
                <w:sz w:val="20"/>
              </w:rPr>
            </w:pPr>
          </w:p>
        </w:tc>
        <w:tc>
          <w:tcPr>
            <w:tcW w:w="1807" w:type="dxa"/>
          </w:tcPr>
          <w:p w14:paraId="33BC0028" wp14:textId="77777777">
            <w:pPr>
              <w:pStyle w:val="13"/>
              <w:spacing w:before="60" w:after="60"/>
              <w:ind w:left="0" w:right="34"/>
            </w:pPr>
            <w:r>
              <w:rPr>
                <w:rFonts w:cs="Arial"/>
                <w:sz w:val="20"/>
              </w:rPr>
              <w:t>Uses LDAP authentication for login</w:t>
            </w:r>
          </w:p>
        </w:tc>
      </w:tr>
      <w:tr xmlns:wp14="http://schemas.microsoft.com/office/word/2010/wordml" w14:paraId="127017A9"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3" w:hRule="atLeast"/>
        </w:trPr>
        <w:tc>
          <w:tcPr>
            <w:tcW w:w="388" w:type="dxa"/>
          </w:tcPr>
          <w:p w14:paraId="63B496E2" wp14:textId="77777777">
            <w:pPr>
              <w:pStyle w:val="13"/>
              <w:numPr>
                <w:ilvl w:val="0"/>
                <w:numId w:val="29"/>
              </w:numPr>
              <w:tabs>
                <w:tab w:val="left" w:pos="720"/>
              </w:tabs>
              <w:overflowPunct/>
              <w:autoSpaceDE/>
              <w:autoSpaceDN/>
              <w:adjustRightInd/>
              <w:spacing w:before="60" w:after="60"/>
              <w:ind w:right="422" w:hanging="450"/>
              <w:textAlignment w:val="auto"/>
              <w:rPr>
                <w:rFonts w:cs="Arial"/>
                <w:sz w:val="20"/>
              </w:rPr>
            </w:pPr>
          </w:p>
        </w:tc>
        <w:tc>
          <w:tcPr>
            <w:tcW w:w="4562" w:type="dxa"/>
          </w:tcPr>
          <w:p w14:paraId="17A17762" wp14:textId="77777777">
            <w:pPr>
              <w:pStyle w:val="13"/>
              <w:spacing w:before="60" w:after="60"/>
              <w:ind w:left="0"/>
              <w:rPr>
                <w:rFonts w:cs="Arial"/>
                <w:sz w:val="20"/>
              </w:rPr>
            </w:pPr>
            <w:r>
              <w:rPr>
                <w:rFonts w:cs="Arial"/>
                <w:sz w:val="20"/>
              </w:rPr>
              <w:t>Alphanumeric</w:t>
            </w:r>
          </w:p>
        </w:tc>
        <w:tc>
          <w:tcPr>
            <w:tcW w:w="1220" w:type="dxa"/>
          </w:tcPr>
          <w:p w14:paraId="55764F03" wp14:textId="77777777">
            <w:pPr>
              <w:pStyle w:val="13"/>
              <w:spacing w:before="60" w:after="60"/>
              <w:ind w:left="0"/>
              <w:rPr>
                <w:rFonts w:cs="Arial"/>
                <w:sz w:val="20"/>
              </w:rPr>
            </w:pPr>
            <w:r>
              <w:rPr>
                <w:rFonts w:cs="Arial"/>
                <w:sz w:val="20"/>
              </w:rPr>
              <w:t>Yes</w:t>
            </w:r>
          </w:p>
        </w:tc>
        <w:tc>
          <w:tcPr>
            <w:tcW w:w="1112" w:type="dxa"/>
          </w:tcPr>
          <w:p w14:paraId="3A871899" wp14:textId="77777777">
            <w:pPr>
              <w:pStyle w:val="13"/>
              <w:spacing w:before="60" w:after="60"/>
              <w:ind w:left="0"/>
              <w:rPr>
                <w:rFonts w:cs="Arial"/>
                <w:sz w:val="20"/>
              </w:rPr>
            </w:pPr>
          </w:p>
        </w:tc>
        <w:tc>
          <w:tcPr>
            <w:tcW w:w="1807" w:type="dxa"/>
          </w:tcPr>
          <w:p w14:paraId="2F6D4EFB" wp14:textId="77777777">
            <w:pPr>
              <w:pStyle w:val="13"/>
              <w:spacing w:before="60" w:after="60"/>
              <w:ind w:left="0"/>
              <w:rPr>
                <w:rFonts w:cs="Arial"/>
                <w:sz w:val="20"/>
              </w:rPr>
            </w:pPr>
          </w:p>
        </w:tc>
      </w:tr>
      <w:tr xmlns:wp14="http://schemas.microsoft.com/office/word/2010/wordml" w14:paraId="05D4FB29"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9" w:hRule="atLeast"/>
        </w:trPr>
        <w:tc>
          <w:tcPr>
            <w:tcW w:w="388" w:type="dxa"/>
          </w:tcPr>
          <w:p w14:paraId="035A956E" wp14:textId="77777777">
            <w:pPr>
              <w:pStyle w:val="13"/>
              <w:numPr>
                <w:ilvl w:val="0"/>
                <w:numId w:val="29"/>
              </w:numPr>
              <w:tabs>
                <w:tab w:val="left" w:pos="720"/>
              </w:tabs>
              <w:overflowPunct/>
              <w:autoSpaceDE/>
              <w:autoSpaceDN/>
              <w:adjustRightInd/>
              <w:spacing w:before="60" w:after="60"/>
              <w:ind w:right="422" w:hanging="450"/>
              <w:textAlignment w:val="auto"/>
              <w:rPr>
                <w:rFonts w:cs="Arial"/>
                <w:sz w:val="20"/>
              </w:rPr>
            </w:pPr>
          </w:p>
        </w:tc>
        <w:tc>
          <w:tcPr>
            <w:tcW w:w="4562" w:type="dxa"/>
          </w:tcPr>
          <w:p w14:paraId="610B8724" wp14:textId="77777777">
            <w:pPr>
              <w:pStyle w:val="13"/>
              <w:spacing w:before="60" w:after="60"/>
              <w:ind w:left="0"/>
              <w:rPr>
                <w:rFonts w:cs="Arial"/>
                <w:sz w:val="20"/>
              </w:rPr>
            </w:pPr>
            <w:r>
              <w:rPr>
                <w:rFonts w:cs="Arial"/>
                <w:sz w:val="20"/>
              </w:rPr>
              <w:t>Change temporary password at first logon</w:t>
            </w:r>
          </w:p>
        </w:tc>
        <w:tc>
          <w:tcPr>
            <w:tcW w:w="1220" w:type="dxa"/>
          </w:tcPr>
          <w:p w14:paraId="65F0DFC2" wp14:textId="77777777">
            <w:pPr>
              <w:pStyle w:val="13"/>
              <w:spacing w:before="60" w:after="60"/>
              <w:ind w:left="0"/>
              <w:rPr>
                <w:rFonts w:cs="Arial"/>
                <w:sz w:val="20"/>
              </w:rPr>
            </w:pPr>
            <w:r>
              <w:rPr>
                <w:rFonts w:cs="Arial"/>
                <w:sz w:val="20"/>
              </w:rPr>
              <w:t>Yes</w:t>
            </w:r>
          </w:p>
        </w:tc>
        <w:tc>
          <w:tcPr>
            <w:tcW w:w="1112" w:type="dxa"/>
          </w:tcPr>
          <w:p w14:paraId="7BC35E71" wp14:textId="77777777">
            <w:pPr>
              <w:pStyle w:val="13"/>
              <w:spacing w:before="60" w:after="60"/>
              <w:ind w:left="0"/>
              <w:rPr>
                <w:rFonts w:cs="Arial"/>
                <w:sz w:val="20"/>
              </w:rPr>
            </w:pPr>
          </w:p>
        </w:tc>
        <w:tc>
          <w:tcPr>
            <w:tcW w:w="1807" w:type="dxa"/>
          </w:tcPr>
          <w:p w14:paraId="264C1A0E" wp14:textId="77777777">
            <w:pPr>
              <w:pStyle w:val="13"/>
              <w:spacing w:before="60" w:after="60"/>
              <w:ind w:left="0"/>
              <w:rPr>
                <w:rFonts w:cs="Arial"/>
                <w:sz w:val="20"/>
              </w:rPr>
            </w:pPr>
          </w:p>
        </w:tc>
      </w:tr>
      <w:tr xmlns:wp14="http://schemas.microsoft.com/office/word/2010/wordml" w14:paraId="58C1AF70"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9" w:hRule="atLeast"/>
        </w:trPr>
        <w:tc>
          <w:tcPr>
            <w:tcW w:w="388" w:type="dxa"/>
          </w:tcPr>
          <w:p w14:paraId="3DC20B7F" wp14:textId="77777777">
            <w:pPr>
              <w:pStyle w:val="13"/>
              <w:numPr>
                <w:ilvl w:val="0"/>
                <w:numId w:val="29"/>
              </w:numPr>
              <w:tabs>
                <w:tab w:val="left" w:pos="720"/>
              </w:tabs>
              <w:overflowPunct/>
              <w:autoSpaceDE/>
              <w:autoSpaceDN/>
              <w:adjustRightInd/>
              <w:spacing w:before="60" w:after="60"/>
              <w:ind w:right="422" w:hanging="450"/>
              <w:textAlignment w:val="auto"/>
              <w:rPr>
                <w:rFonts w:cs="Arial"/>
                <w:sz w:val="20"/>
              </w:rPr>
            </w:pPr>
          </w:p>
        </w:tc>
        <w:tc>
          <w:tcPr>
            <w:tcW w:w="4562" w:type="dxa"/>
          </w:tcPr>
          <w:p w14:paraId="1EB1198D" wp14:textId="77777777">
            <w:pPr>
              <w:pStyle w:val="13"/>
              <w:spacing w:before="60" w:after="60"/>
              <w:ind w:left="0"/>
              <w:rPr>
                <w:rFonts w:cs="Arial"/>
                <w:sz w:val="20"/>
              </w:rPr>
            </w:pPr>
            <w:r>
              <w:rPr>
                <w:rFonts w:cs="Arial"/>
                <w:sz w:val="20"/>
              </w:rPr>
              <w:t>Password expiry = 90 days (maximum)</w:t>
            </w:r>
          </w:p>
        </w:tc>
        <w:tc>
          <w:tcPr>
            <w:tcW w:w="1220" w:type="dxa"/>
          </w:tcPr>
          <w:p w14:paraId="604D630B" wp14:textId="77777777">
            <w:pPr>
              <w:pStyle w:val="13"/>
              <w:spacing w:before="60" w:after="60"/>
              <w:ind w:left="0"/>
              <w:rPr>
                <w:rFonts w:cs="Arial"/>
                <w:sz w:val="20"/>
              </w:rPr>
            </w:pPr>
            <w:r>
              <w:rPr>
                <w:rFonts w:cs="Arial"/>
                <w:sz w:val="20"/>
              </w:rPr>
              <w:t>Yes</w:t>
            </w:r>
          </w:p>
        </w:tc>
        <w:tc>
          <w:tcPr>
            <w:tcW w:w="1112" w:type="dxa"/>
          </w:tcPr>
          <w:p w14:paraId="222C0D7E" wp14:textId="77777777">
            <w:pPr>
              <w:pStyle w:val="13"/>
              <w:spacing w:before="60" w:after="60"/>
              <w:ind w:left="0"/>
              <w:rPr>
                <w:rFonts w:cs="Arial"/>
                <w:sz w:val="20"/>
              </w:rPr>
            </w:pPr>
          </w:p>
        </w:tc>
        <w:tc>
          <w:tcPr>
            <w:tcW w:w="1807" w:type="dxa"/>
          </w:tcPr>
          <w:p w14:paraId="2DE00C70" wp14:textId="77777777">
            <w:pPr>
              <w:pStyle w:val="13"/>
              <w:spacing w:before="60" w:after="60"/>
              <w:ind w:left="0"/>
              <w:rPr>
                <w:rFonts w:cs="Arial"/>
                <w:sz w:val="20"/>
              </w:rPr>
            </w:pPr>
          </w:p>
        </w:tc>
      </w:tr>
      <w:tr xmlns:wp14="http://schemas.microsoft.com/office/word/2010/wordml" w14:paraId="0226BD54"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9" w:hRule="atLeast"/>
        </w:trPr>
        <w:tc>
          <w:tcPr>
            <w:tcW w:w="388" w:type="dxa"/>
          </w:tcPr>
          <w:p w14:paraId="0828AFE0" wp14:textId="77777777">
            <w:pPr>
              <w:pStyle w:val="13"/>
              <w:numPr>
                <w:ilvl w:val="0"/>
                <w:numId w:val="29"/>
              </w:numPr>
              <w:tabs>
                <w:tab w:val="left" w:pos="720"/>
              </w:tabs>
              <w:overflowPunct/>
              <w:autoSpaceDE/>
              <w:autoSpaceDN/>
              <w:adjustRightInd/>
              <w:spacing w:before="60" w:after="60"/>
              <w:ind w:right="422" w:hanging="450"/>
              <w:textAlignment w:val="auto"/>
              <w:rPr>
                <w:rFonts w:cs="Arial"/>
                <w:sz w:val="20"/>
              </w:rPr>
            </w:pPr>
          </w:p>
        </w:tc>
        <w:tc>
          <w:tcPr>
            <w:tcW w:w="4562" w:type="dxa"/>
          </w:tcPr>
          <w:p w14:paraId="3485CAAD" wp14:textId="77777777">
            <w:pPr>
              <w:pStyle w:val="13"/>
              <w:spacing w:before="60" w:after="60"/>
              <w:ind w:left="0"/>
              <w:rPr>
                <w:rFonts w:cs="Arial"/>
                <w:sz w:val="20"/>
              </w:rPr>
            </w:pPr>
            <w:r>
              <w:rPr>
                <w:rFonts w:cs="Arial"/>
                <w:sz w:val="20"/>
              </w:rPr>
              <w:t>Password reuse generation = 5 (minimum)</w:t>
            </w:r>
          </w:p>
        </w:tc>
        <w:tc>
          <w:tcPr>
            <w:tcW w:w="1220" w:type="dxa"/>
          </w:tcPr>
          <w:p w14:paraId="3C1B5E46" wp14:textId="77777777">
            <w:pPr>
              <w:pStyle w:val="13"/>
              <w:spacing w:before="60" w:after="60"/>
              <w:ind w:left="0"/>
              <w:rPr>
                <w:rFonts w:cs="Arial"/>
                <w:sz w:val="20"/>
              </w:rPr>
            </w:pPr>
            <w:r>
              <w:rPr>
                <w:rFonts w:cs="Arial"/>
                <w:sz w:val="20"/>
              </w:rPr>
              <w:t>Yes</w:t>
            </w:r>
          </w:p>
        </w:tc>
        <w:tc>
          <w:tcPr>
            <w:tcW w:w="1112" w:type="dxa"/>
          </w:tcPr>
          <w:p w14:paraId="7BBBDB27" wp14:textId="77777777">
            <w:pPr>
              <w:pStyle w:val="13"/>
              <w:spacing w:before="60" w:after="60"/>
              <w:ind w:left="0"/>
              <w:rPr>
                <w:rFonts w:cs="Arial"/>
                <w:sz w:val="20"/>
              </w:rPr>
            </w:pPr>
          </w:p>
        </w:tc>
        <w:tc>
          <w:tcPr>
            <w:tcW w:w="1807" w:type="dxa"/>
          </w:tcPr>
          <w:p w14:paraId="68285AC0" wp14:textId="77777777">
            <w:pPr>
              <w:pStyle w:val="13"/>
              <w:spacing w:before="60" w:after="60"/>
              <w:ind w:left="0"/>
              <w:rPr>
                <w:rFonts w:cs="Arial"/>
                <w:sz w:val="20"/>
              </w:rPr>
            </w:pPr>
          </w:p>
        </w:tc>
      </w:tr>
      <w:tr xmlns:wp14="http://schemas.microsoft.com/office/word/2010/wordml" w14:paraId="3DC43876"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9" w:hRule="atLeast"/>
        </w:trPr>
        <w:tc>
          <w:tcPr>
            <w:tcW w:w="388" w:type="dxa"/>
          </w:tcPr>
          <w:p w14:paraId="63ED297C" wp14:textId="77777777">
            <w:pPr>
              <w:pStyle w:val="13"/>
              <w:numPr>
                <w:ilvl w:val="0"/>
                <w:numId w:val="29"/>
              </w:numPr>
              <w:tabs>
                <w:tab w:val="left" w:pos="720"/>
              </w:tabs>
              <w:overflowPunct/>
              <w:autoSpaceDE/>
              <w:autoSpaceDN/>
              <w:adjustRightInd/>
              <w:spacing w:before="60" w:after="60"/>
              <w:ind w:right="422" w:hanging="450"/>
              <w:textAlignment w:val="auto"/>
              <w:rPr>
                <w:rFonts w:cs="Arial"/>
                <w:sz w:val="20"/>
              </w:rPr>
            </w:pPr>
          </w:p>
        </w:tc>
        <w:tc>
          <w:tcPr>
            <w:tcW w:w="4562" w:type="dxa"/>
          </w:tcPr>
          <w:p w14:paraId="79BB4706" wp14:textId="77777777">
            <w:pPr>
              <w:pStyle w:val="13"/>
              <w:spacing w:before="60" w:after="60"/>
              <w:ind w:left="0"/>
              <w:rPr>
                <w:rFonts w:cs="Arial"/>
                <w:sz w:val="20"/>
              </w:rPr>
            </w:pPr>
            <w:r>
              <w:rPr>
                <w:rFonts w:cs="Arial"/>
                <w:sz w:val="20"/>
              </w:rPr>
              <w:t>Account lock out after 5 failed login attempts</w:t>
            </w:r>
          </w:p>
        </w:tc>
        <w:tc>
          <w:tcPr>
            <w:tcW w:w="1220" w:type="dxa"/>
          </w:tcPr>
          <w:p w14:paraId="4482E6A6" wp14:textId="77777777">
            <w:pPr>
              <w:pStyle w:val="13"/>
              <w:spacing w:before="60" w:after="60"/>
              <w:ind w:left="0"/>
              <w:rPr>
                <w:rFonts w:cs="Arial"/>
                <w:sz w:val="20"/>
              </w:rPr>
            </w:pPr>
            <w:r>
              <w:rPr>
                <w:rFonts w:cs="Arial"/>
                <w:sz w:val="20"/>
              </w:rPr>
              <w:t>Yes</w:t>
            </w:r>
          </w:p>
        </w:tc>
        <w:tc>
          <w:tcPr>
            <w:tcW w:w="1112" w:type="dxa"/>
          </w:tcPr>
          <w:p w14:paraId="700A880C" wp14:textId="77777777">
            <w:pPr>
              <w:pStyle w:val="13"/>
              <w:spacing w:before="60" w:after="60"/>
              <w:ind w:left="0"/>
              <w:rPr>
                <w:rFonts w:cs="Arial"/>
                <w:sz w:val="20"/>
              </w:rPr>
            </w:pPr>
          </w:p>
        </w:tc>
        <w:tc>
          <w:tcPr>
            <w:tcW w:w="1807" w:type="dxa"/>
          </w:tcPr>
          <w:p w14:paraId="7D962636" wp14:textId="77777777">
            <w:pPr>
              <w:pStyle w:val="13"/>
              <w:spacing w:before="60" w:after="60"/>
              <w:ind w:left="0"/>
              <w:rPr>
                <w:rFonts w:cs="Arial"/>
                <w:sz w:val="20"/>
              </w:rPr>
            </w:pPr>
          </w:p>
        </w:tc>
      </w:tr>
      <w:tr xmlns:wp14="http://schemas.microsoft.com/office/word/2010/wordml" w14:paraId="221523AB"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388" w:type="dxa"/>
          </w:tcPr>
          <w:p w14:paraId="2A552BBE" wp14:textId="77777777">
            <w:pPr>
              <w:pStyle w:val="13"/>
              <w:numPr>
                <w:ilvl w:val="0"/>
                <w:numId w:val="29"/>
              </w:numPr>
              <w:tabs>
                <w:tab w:val="left" w:pos="720"/>
              </w:tabs>
              <w:overflowPunct/>
              <w:autoSpaceDE/>
              <w:autoSpaceDN/>
              <w:adjustRightInd/>
              <w:spacing w:before="60" w:after="60"/>
              <w:ind w:right="422" w:hanging="450"/>
              <w:textAlignment w:val="auto"/>
              <w:rPr>
                <w:rFonts w:cs="Arial"/>
                <w:sz w:val="20"/>
              </w:rPr>
            </w:pPr>
          </w:p>
        </w:tc>
        <w:tc>
          <w:tcPr>
            <w:tcW w:w="4562" w:type="dxa"/>
          </w:tcPr>
          <w:p w14:paraId="3CEEF3F2" wp14:textId="77777777">
            <w:pPr>
              <w:pStyle w:val="13"/>
              <w:spacing w:before="60" w:after="60"/>
              <w:ind w:left="0"/>
              <w:rPr>
                <w:rFonts w:cs="Arial"/>
                <w:sz w:val="20"/>
              </w:rPr>
            </w:pPr>
            <w:r>
              <w:rPr>
                <w:rFonts w:cs="Arial"/>
                <w:sz w:val="20"/>
              </w:rPr>
              <w:t>Application shall disconnect or suspend inactive sessions= 15 Minutes</w:t>
            </w:r>
          </w:p>
        </w:tc>
        <w:tc>
          <w:tcPr>
            <w:tcW w:w="1220" w:type="dxa"/>
          </w:tcPr>
          <w:p w14:paraId="0746FD2F" wp14:textId="77777777">
            <w:pPr>
              <w:pStyle w:val="13"/>
              <w:spacing w:before="60" w:after="60"/>
              <w:ind w:left="0"/>
              <w:rPr>
                <w:rFonts w:cs="Arial"/>
                <w:sz w:val="20"/>
              </w:rPr>
            </w:pPr>
            <w:r>
              <w:rPr>
                <w:rFonts w:cs="Arial"/>
                <w:sz w:val="20"/>
              </w:rPr>
              <w:t>Yes</w:t>
            </w:r>
          </w:p>
        </w:tc>
        <w:tc>
          <w:tcPr>
            <w:tcW w:w="1112" w:type="dxa"/>
          </w:tcPr>
          <w:p w14:paraId="41558D7E" wp14:textId="77777777">
            <w:pPr>
              <w:pStyle w:val="13"/>
              <w:spacing w:before="60" w:after="60"/>
              <w:ind w:left="0"/>
              <w:rPr>
                <w:rFonts w:cs="Arial"/>
                <w:sz w:val="20"/>
              </w:rPr>
            </w:pPr>
          </w:p>
        </w:tc>
        <w:tc>
          <w:tcPr>
            <w:tcW w:w="1807" w:type="dxa"/>
          </w:tcPr>
          <w:p w14:paraId="791C0BC8" wp14:textId="77777777">
            <w:pPr>
              <w:pStyle w:val="13"/>
              <w:spacing w:before="60" w:after="60"/>
              <w:ind w:left="0"/>
              <w:rPr>
                <w:rFonts w:cs="Arial"/>
                <w:sz w:val="20"/>
              </w:rPr>
            </w:pPr>
          </w:p>
        </w:tc>
      </w:tr>
      <w:tr xmlns:wp14="http://schemas.microsoft.com/office/word/2010/wordml" w14:paraId="7BE6A9D0"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388" w:type="dxa"/>
          </w:tcPr>
          <w:p w14:paraId="6109F0E2" wp14:textId="77777777">
            <w:pPr>
              <w:pStyle w:val="13"/>
              <w:numPr>
                <w:ilvl w:val="0"/>
                <w:numId w:val="29"/>
              </w:numPr>
              <w:tabs>
                <w:tab w:val="left" w:pos="720"/>
              </w:tabs>
              <w:overflowPunct/>
              <w:autoSpaceDE/>
              <w:autoSpaceDN/>
              <w:adjustRightInd/>
              <w:spacing w:before="60" w:after="60"/>
              <w:ind w:right="422" w:hanging="450"/>
              <w:textAlignment w:val="auto"/>
              <w:rPr>
                <w:rFonts w:cs="Arial"/>
                <w:sz w:val="20"/>
              </w:rPr>
            </w:pPr>
          </w:p>
        </w:tc>
        <w:tc>
          <w:tcPr>
            <w:tcW w:w="4562" w:type="dxa"/>
          </w:tcPr>
          <w:p w14:paraId="1C451CF9" wp14:textId="77777777">
            <w:pPr>
              <w:pStyle w:val="13"/>
              <w:spacing w:before="60" w:after="60"/>
              <w:ind w:left="0"/>
              <w:rPr>
                <w:rFonts w:cs="Arial"/>
                <w:sz w:val="20"/>
              </w:rPr>
            </w:pPr>
            <w:r>
              <w:rPr>
                <w:rFonts w:cs="Arial"/>
                <w:sz w:val="20"/>
              </w:rPr>
              <w:t>Wrong password shall be recorded in an audit log</w:t>
            </w:r>
          </w:p>
        </w:tc>
        <w:tc>
          <w:tcPr>
            <w:tcW w:w="1220" w:type="dxa"/>
          </w:tcPr>
          <w:p w14:paraId="1CBDFED2" wp14:textId="77777777">
            <w:pPr>
              <w:pStyle w:val="13"/>
              <w:spacing w:before="60" w:after="60"/>
              <w:ind w:left="0"/>
              <w:rPr>
                <w:rFonts w:cs="Arial"/>
                <w:sz w:val="20"/>
              </w:rPr>
            </w:pPr>
            <w:r>
              <w:rPr>
                <w:rFonts w:cs="Arial"/>
                <w:sz w:val="20"/>
              </w:rPr>
              <w:t>Yes</w:t>
            </w:r>
          </w:p>
        </w:tc>
        <w:tc>
          <w:tcPr>
            <w:tcW w:w="1112" w:type="dxa"/>
          </w:tcPr>
          <w:p w14:paraId="39C05CC7" wp14:textId="77777777">
            <w:pPr>
              <w:pStyle w:val="13"/>
              <w:spacing w:before="60" w:after="60"/>
              <w:ind w:left="0"/>
              <w:rPr>
                <w:rFonts w:cs="Arial"/>
                <w:sz w:val="20"/>
              </w:rPr>
            </w:pPr>
          </w:p>
        </w:tc>
        <w:tc>
          <w:tcPr>
            <w:tcW w:w="1807" w:type="dxa"/>
          </w:tcPr>
          <w:p w14:paraId="1EF533CB" wp14:textId="77777777">
            <w:pPr>
              <w:pStyle w:val="13"/>
              <w:keepNext/>
              <w:spacing w:before="60" w:after="60"/>
              <w:ind w:left="0"/>
              <w:rPr>
                <w:rFonts w:cs="Arial"/>
                <w:sz w:val="20"/>
              </w:rPr>
            </w:pPr>
          </w:p>
        </w:tc>
      </w:tr>
    </w:tbl>
    <w:p xmlns:wp14="http://schemas.microsoft.com/office/word/2010/wordml" w14:paraId="1FEA29B7" wp14:textId="77777777">
      <w:pPr>
        <w:pStyle w:val="19"/>
        <w:jc w:val="center"/>
        <w:rPr>
          <w:rFonts w:cs="Arial"/>
          <w:b/>
          <w:color w:val="000000"/>
          <w:lang w:val="en-GB"/>
        </w:rPr>
      </w:pPr>
      <w:r>
        <w:t xml:space="preserve">Table </w:t>
      </w:r>
      <w:r>
        <w:fldChar w:fldCharType="begin"/>
      </w:r>
      <w:r>
        <w:instrText xml:space="preserve"> SEQ Table \* ARABIC </w:instrText>
      </w:r>
      <w:r>
        <w:fldChar w:fldCharType="separate"/>
      </w:r>
      <w:r>
        <w:t>19</w:t>
      </w:r>
      <w:r>
        <w:fldChar w:fldCharType="end"/>
      </w:r>
    </w:p>
    <w:p xmlns:wp14="http://schemas.microsoft.com/office/word/2010/wordml" w14:paraId="4BFD0935" wp14:textId="77777777">
      <w:pPr>
        <w:pStyle w:val="3"/>
        <w:rPr>
          <w:lang w:val="en-GB"/>
        </w:rPr>
      </w:pPr>
      <w:bookmarkStart w:name="_Toc503346583" w:id="2045286863"/>
      <w:r>
        <w:rPr>
          <w:lang w:val="en-GB"/>
        </w:rPr>
        <w:t>4.12.3</w:t>
      </w:r>
      <w:r>
        <w:rPr>
          <w:lang w:val="en-GB"/>
        </w:rPr>
        <w:tab/>
      </w:r>
      <w:r>
        <w:rPr>
          <w:lang w:val="en-GB"/>
        </w:rPr>
        <w:t>USER ACCESS MATRIX</w:t>
      </w:r>
      <w:bookmarkEnd w:id="2045286863"/>
    </w:p>
    <w:p xmlns:wp14="http://schemas.microsoft.com/office/word/2010/wordml" w14:paraId="22E2EB0F" wp14:textId="77777777">
      <w:pPr>
        <w:pStyle w:val="3"/>
        <w:rPr>
          <w:lang w:val="en-GB"/>
        </w:rPr>
      </w:pPr>
    </w:p>
    <w:tbl>
      <w:tblPr>
        <w:tblStyle w:val="42"/>
        <w:tblW w:w="8680" w:type="dxa"/>
        <w:tblInd w:w="720" w:type="dxa"/>
        <w:tblLayout w:type="fixed"/>
        <w:tblCellMar>
          <w:top w:w="0" w:type="dxa"/>
          <w:left w:w="108" w:type="dxa"/>
          <w:bottom w:w="0" w:type="dxa"/>
          <w:right w:w="108" w:type="dxa"/>
        </w:tblCellMar>
      </w:tblPr>
      <w:tblGrid>
        <w:gridCol w:w="1660"/>
        <w:gridCol w:w="1660"/>
        <w:gridCol w:w="1697"/>
        <w:gridCol w:w="1168"/>
        <w:gridCol w:w="982"/>
        <w:gridCol w:w="1513"/>
      </w:tblGrid>
      <w:tr xmlns:wp14="http://schemas.microsoft.com/office/word/2010/wordml" w14:paraId="0FA5313F" wp14:textId="77777777">
        <w:tblPrEx>
          <w:tblCellMar>
            <w:top w:w="0" w:type="dxa"/>
            <w:left w:w="108" w:type="dxa"/>
            <w:bottom w:w="0" w:type="dxa"/>
            <w:right w:w="108" w:type="dxa"/>
          </w:tblCellMar>
        </w:tblPrEx>
        <w:trPr>
          <w:trHeight w:val="300" w:hRule="atLeast"/>
        </w:trPr>
        <w:tc>
          <w:tcPr>
            <w:tcW w:w="1660" w:type="dxa"/>
            <w:vMerge w:val="restart"/>
            <w:tcBorders>
              <w:top w:val="single" w:color="auto" w:sz="4" w:space="0"/>
              <w:left w:val="single" w:color="auto" w:sz="4" w:space="0"/>
              <w:bottom w:val="single" w:color="000000" w:themeColor="text1" w:sz="4" w:space="0"/>
              <w:right w:val="single" w:color="auto" w:sz="4" w:space="0"/>
            </w:tcBorders>
            <w:shd w:val="clear" w:color="auto" w:fill="D8D8D8"/>
            <w:vAlign w:val="center"/>
          </w:tcPr>
          <w:p w14:paraId="6504BD6D" wp14:textId="77777777">
            <w:pPr>
              <w:overflowPunct/>
              <w:autoSpaceDE/>
              <w:autoSpaceDN/>
              <w:adjustRightInd/>
              <w:spacing w:before="0"/>
              <w:ind w:left="0" w:right="0"/>
              <w:textAlignment w:val="auto"/>
              <w:rPr>
                <w:rFonts w:cs="Arial"/>
                <w:b/>
                <w:bCs/>
                <w:color w:val="000000"/>
              </w:rPr>
            </w:pPr>
            <w:r>
              <w:rPr>
                <w:rFonts w:cs="Arial"/>
                <w:b/>
                <w:bCs/>
                <w:color w:val="000000"/>
              </w:rPr>
              <w:t>USER ID/</w:t>
            </w:r>
            <w:r>
              <w:rPr>
                <w:rFonts w:cs="Arial"/>
                <w:b/>
                <w:bCs/>
                <w:color w:val="000000"/>
              </w:rPr>
              <w:br w:type="textWrapping"/>
            </w:r>
            <w:r>
              <w:rPr>
                <w:rFonts w:cs="Arial"/>
                <w:b/>
                <w:bCs/>
                <w:color w:val="000000"/>
              </w:rPr>
              <w:t>Common ID</w:t>
            </w:r>
          </w:p>
        </w:tc>
        <w:tc>
          <w:tcPr>
            <w:tcW w:w="1660" w:type="dxa"/>
            <w:vMerge w:val="restart"/>
            <w:tcBorders>
              <w:top w:val="single" w:color="auto" w:sz="4" w:space="0"/>
              <w:left w:val="single" w:color="auto" w:sz="4" w:space="0"/>
              <w:bottom w:val="single" w:color="000000" w:themeColor="text1" w:sz="4" w:space="0"/>
              <w:right w:val="single" w:color="auto" w:sz="4" w:space="0"/>
            </w:tcBorders>
            <w:shd w:val="clear" w:color="auto" w:fill="D8D8D8"/>
            <w:noWrap/>
            <w:vAlign w:val="center"/>
          </w:tcPr>
          <w:p w14:paraId="6A6D5A19" wp14:textId="77777777">
            <w:pPr>
              <w:overflowPunct/>
              <w:autoSpaceDE/>
              <w:autoSpaceDN/>
              <w:adjustRightInd/>
              <w:spacing w:before="0"/>
              <w:ind w:left="0" w:right="0"/>
              <w:textAlignment w:val="auto"/>
              <w:rPr>
                <w:rFonts w:cs="Arial"/>
                <w:b/>
                <w:bCs/>
                <w:color w:val="000000"/>
              </w:rPr>
            </w:pPr>
            <w:r>
              <w:rPr>
                <w:rFonts w:cs="Arial"/>
                <w:b/>
                <w:bCs/>
                <w:color w:val="000000"/>
              </w:rPr>
              <w:t>USER TYPE</w:t>
            </w:r>
          </w:p>
        </w:tc>
        <w:tc>
          <w:tcPr>
            <w:tcW w:w="5360" w:type="dxa"/>
            <w:gridSpan w:val="4"/>
            <w:tcBorders>
              <w:top w:val="single" w:color="auto" w:sz="4" w:space="0"/>
              <w:left w:val="nil"/>
              <w:bottom w:val="single" w:color="auto" w:sz="4" w:space="0"/>
              <w:right w:val="single" w:color="000000" w:themeColor="text1" w:sz="4" w:space="0"/>
            </w:tcBorders>
            <w:shd w:val="clear" w:color="auto" w:fill="D8D8D8"/>
            <w:noWrap/>
            <w:vAlign w:val="bottom"/>
          </w:tcPr>
          <w:p w14:paraId="4265A56D" wp14:textId="77777777">
            <w:pPr>
              <w:overflowPunct/>
              <w:autoSpaceDE/>
              <w:autoSpaceDN/>
              <w:adjustRightInd/>
              <w:spacing w:before="0"/>
              <w:ind w:left="0" w:right="0"/>
              <w:jc w:val="center"/>
              <w:textAlignment w:val="auto"/>
              <w:rPr>
                <w:rFonts w:cs="Arial"/>
                <w:b/>
                <w:bCs/>
                <w:color w:val="000000"/>
              </w:rPr>
            </w:pPr>
            <w:r>
              <w:rPr>
                <w:rFonts w:cs="Arial"/>
                <w:b/>
                <w:bCs/>
                <w:color w:val="000000"/>
              </w:rPr>
              <w:t>ACCESS LEVEL</w:t>
            </w:r>
          </w:p>
        </w:tc>
      </w:tr>
      <w:tr xmlns:wp14="http://schemas.microsoft.com/office/word/2010/wordml" w14:paraId="062A01FD" wp14:textId="77777777">
        <w:tblPrEx>
          <w:tblCellMar>
            <w:top w:w="0" w:type="dxa"/>
            <w:left w:w="108" w:type="dxa"/>
            <w:bottom w:w="0" w:type="dxa"/>
            <w:right w:w="108" w:type="dxa"/>
          </w:tblCellMar>
        </w:tblPrEx>
        <w:trPr>
          <w:trHeight w:val="300" w:hRule="atLeast"/>
        </w:trPr>
        <w:tc>
          <w:tcPr>
            <w:tcW w:w="1660" w:type="dxa"/>
            <w:vMerge w:val="continue"/>
            <w:vAlign w:val="center"/>
          </w:tcPr>
          <w:p w14:paraId="5F1A1ADB" wp14:textId="77777777">
            <w:pPr>
              <w:overflowPunct/>
              <w:autoSpaceDE/>
              <w:autoSpaceDN/>
              <w:adjustRightInd/>
              <w:spacing w:before="0"/>
              <w:ind w:left="0" w:right="0"/>
              <w:textAlignment w:val="auto"/>
              <w:rPr>
                <w:rFonts w:cs="Arial"/>
                <w:b/>
                <w:bCs/>
                <w:color w:val="000000"/>
              </w:rPr>
            </w:pPr>
          </w:p>
        </w:tc>
        <w:tc>
          <w:tcPr>
            <w:tcW w:w="1660" w:type="dxa"/>
            <w:vMerge w:val="continue"/>
            <w:vAlign w:val="center"/>
          </w:tcPr>
          <w:p w14:paraId="6D013848" wp14:textId="77777777">
            <w:pPr>
              <w:overflowPunct/>
              <w:autoSpaceDE/>
              <w:autoSpaceDN/>
              <w:adjustRightInd/>
              <w:spacing w:before="0"/>
              <w:ind w:left="0" w:right="0"/>
              <w:textAlignment w:val="auto"/>
              <w:rPr>
                <w:rFonts w:cs="Arial"/>
                <w:b/>
                <w:bCs/>
                <w:color w:val="000000"/>
              </w:rPr>
            </w:pPr>
          </w:p>
        </w:tc>
        <w:tc>
          <w:tcPr>
            <w:tcW w:w="1697" w:type="dxa"/>
            <w:tcBorders>
              <w:top w:val="nil"/>
              <w:left w:val="nil"/>
              <w:bottom w:val="single" w:color="auto" w:sz="4" w:space="0"/>
              <w:right w:val="single" w:color="auto" w:sz="4" w:space="0"/>
            </w:tcBorders>
            <w:shd w:val="clear" w:color="auto" w:fill="FFFFFF" w:themeFill="background1"/>
            <w:noWrap/>
            <w:vAlign w:val="bottom"/>
          </w:tcPr>
          <w:p w14:paraId="06C06212" wp14:textId="77777777">
            <w:pPr>
              <w:overflowPunct/>
              <w:autoSpaceDE/>
              <w:autoSpaceDN/>
              <w:adjustRightInd/>
              <w:spacing w:before="0"/>
              <w:ind w:left="0" w:right="0"/>
              <w:jc w:val="center"/>
              <w:textAlignment w:val="auto"/>
              <w:rPr>
                <w:rFonts w:cs="Arial"/>
                <w:b/>
                <w:bCs/>
                <w:color w:val="000000"/>
              </w:rPr>
            </w:pPr>
            <w:r>
              <w:rPr>
                <w:rFonts w:cs="Arial"/>
                <w:b/>
                <w:bCs/>
                <w:color w:val="000000"/>
              </w:rPr>
              <w:t>Update</w:t>
            </w:r>
          </w:p>
        </w:tc>
        <w:tc>
          <w:tcPr>
            <w:tcW w:w="1168" w:type="dxa"/>
            <w:tcBorders>
              <w:top w:val="nil"/>
              <w:left w:val="nil"/>
              <w:bottom w:val="single" w:color="auto" w:sz="4" w:space="0"/>
              <w:right w:val="single" w:color="auto" w:sz="4" w:space="0"/>
            </w:tcBorders>
            <w:shd w:val="clear" w:color="auto" w:fill="FFFFFF" w:themeFill="background1"/>
            <w:noWrap/>
            <w:vAlign w:val="bottom"/>
          </w:tcPr>
          <w:p w14:paraId="1E65410B" wp14:textId="77777777">
            <w:pPr>
              <w:overflowPunct/>
              <w:autoSpaceDE/>
              <w:autoSpaceDN/>
              <w:adjustRightInd/>
              <w:spacing w:before="0"/>
              <w:ind w:left="0" w:right="0"/>
              <w:jc w:val="center"/>
              <w:textAlignment w:val="auto"/>
              <w:rPr>
                <w:rFonts w:cs="Arial"/>
                <w:b/>
                <w:bCs/>
                <w:color w:val="000000"/>
              </w:rPr>
            </w:pPr>
            <w:r>
              <w:rPr>
                <w:rFonts w:cs="Arial"/>
                <w:b/>
                <w:bCs/>
                <w:color w:val="000000"/>
              </w:rPr>
              <w:t>View</w:t>
            </w:r>
          </w:p>
        </w:tc>
        <w:tc>
          <w:tcPr>
            <w:tcW w:w="982" w:type="dxa"/>
            <w:tcBorders>
              <w:top w:val="nil"/>
              <w:left w:val="nil"/>
              <w:bottom w:val="single" w:color="auto" w:sz="4" w:space="0"/>
              <w:right w:val="single" w:color="auto" w:sz="4" w:space="0"/>
            </w:tcBorders>
            <w:shd w:val="clear" w:color="auto" w:fill="FFFFFF" w:themeFill="background1"/>
            <w:noWrap/>
            <w:vAlign w:val="bottom"/>
          </w:tcPr>
          <w:p w14:paraId="0ADED9A9" wp14:textId="77777777">
            <w:pPr>
              <w:overflowPunct/>
              <w:autoSpaceDE/>
              <w:autoSpaceDN/>
              <w:adjustRightInd/>
              <w:spacing w:before="0"/>
              <w:ind w:left="0" w:right="0"/>
              <w:jc w:val="center"/>
              <w:textAlignment w:val="auto"/>
              <w:rPr>
                <w:rFonts w:cs="Arial"/>
                <w:b/>
                <w:bCs/>
                <w:color w:val="000000"/>
              </w:rPr>
            </w:pPr>
            <w:r>
              <w:rPr>
                <w:rFonts w:cs="Arial"/>
                <w:b/>
                <w:bCs/>
                <w:color w:val="000000"/>
              </w:rPr>
              <w:t>Edit</w:t>
            </w:r>
          </w:p>
        </w:tc>
        <w:tc>
          <w:tcPr>
            <w:tcW w:w="1513" w:type="dxa"/>
            <w:tcBorders>
              <w:top w:val="nil"/>
              <w:left w:val="nil"/>
              <w:bottom w:val="single" w:color="auto" w:sz="4" w:space="0"/>
              <w:right w:val="single" w:color="auto" w:sz="4" w:space="0"/>
            </w:tcBorders>
            <w:shd w:val="clear" w:color="auto" w:fill="FFFFFF" w:themeFill="background1"/>
            <w:noWrap/>
            <w:vAlign w:val="bottom"/>
          </w:tcPr>
          <w:p w14:paraId="2F279753" wp14:textId="77777777">
            <w:pPr>
              <w:overflowPunct/>
              <w:autoSpaceDE/>
              <w:autoSpaceDN/>
              <w:adjustRightInd/>
              <w:spacing w:before="0"/>
              <w:ind w:left="0" w:right="0"/>
              <w:jc w:val="center"/>
              <w:textAlignment w:val="auto"/>
              <w:rPr>
                <w:rFonts w:cs="Arial"/>
                <w:b/>
                <w:bCs/>
                <w:color w:val="000000"/>
              </w:rPr>
            </w:pPr>
            <w:r>
              <w:rPr>
                <w:rFonts w:cs="Arial"/>
                <w:b/>
                <w:bCs/>
                <w:color w:val="000000"/>
              </w:rPr>
              <w:t>Delete</w:t>
            </w:r>
          </w:p>
        </w:tc>
      </w:tr>
      <w:tr xmlns:wp14="http://schemas.microsoft.com/office/word/2010/wordml" w14:paraId="18BECA36" wp14:textId="77777777">
        <w:tblPrEx>
          <w:tblCellMar>
            <w:top w:w="0" w:type="dxa"/>
            <w:left w:w="108" w:type="dxa"/>
            <w:bottom w:w="0" w:type="dxa"/>
            <w:right w:w="108" w:type="dxa"/>
          </w:tblCellMar>
        </w:tblPrEx>
        <w:trPr>
          <w:trHeight w:val="300" w:hRule="atLeast"/>
        </w:trPr>
        <w:tc>
          <w:tcPr>
            <w:tcW w:w="1660" w:type="dxa"/>
            <w:tcBorders>
              <w:top w:val="nil"/>
              <w:left w:val="single" w:color="auto" w:sz="4" w:space="0"/>
              <w:bottom w:val="single" w:color="auto" w:sz="4" w:space="0"/>
              <w:right w:val="single" w:color="auto" w:sz="4" w:space="0"/>
            </w:tcBorders>
            <w:shd w:val="clear" w:color="auto" w:fill="auto"/>
            <w:noWrap/>
            <w:vAlign w:val="bottom"/>
          </w:tcPr>
          <w:p w14:paraId="17E34BD0" wp14:textId="77777777">
            <w:pPr>
              <w:overflowPunct/>
              <w:autoSpaceDE/>
              <w:autoSpaceDN/>
              <w:adjustRightInd/>
              <w:spacing w:before="0"/>
              <w:ind w:left="0" w:right="0"/>
              <w:textAlignment w:val="auto"/>
              <w:rPr>
                <w:rFonts w:cs="Arial"/>
                <w:color w:val="000000"/>
              </w:rPr>
            </w:pPr>
            <w:r>
              <w:rPr>
                <w:rFonts w:cs="Arial"/>
                <w:color w:val="000000"/>
              </w:rPr>
              <w:t>admin</w:t>
            </w:r>
          </w:p>
        </w:tc>
        <w:tc>
          <w:tcPr>
            <w:tcW w:w="1660" w:type="dxa"/>
            <w:tcBorders>
              <w:top w:val="nil"/>
              <w:left w:val="nil"/>
              <w:bottom w:val="single" w:color="auto" w:sz="4" w:space="0"/>
              <w:right w:val="single" w:color="auto" w:sz="4" w:space="0"/>
            </w:tcBorders>
            <w:shd w:val="clear" w:color="auto" w:fill="auto"/>
            <w:noWrap/>
            <w:vAlign w:val="bottom"/>
          </w:tcPr>
          <w:p w14:paraId="040611BF" wp14:textId="77777777">
            <w:pPr>
              <w:overflowPunct/>
              <w:autoSpaceDE/>
              <w:autoSpaceDN/>
              <w:adjustRightInd/>
              <w:spacing w:before="0"/>
              <w:ind w:left="0" w:right="0"/>
              <w:textAlignment w:val="auto"/>
              <w:rPr>
                <w:rFonts w:cs="Arial"/>
                <w:color w:val="000000"/>
              </w:rPr>
            </w:pPr>
            <w:r>
              <w:rPr>
                <w:rFonts w:cs="Arial"/>
                <w:color w:val="000000"/>
              </w:rPr>
              <w:t>Administrator</w:t>
            </w:r>
          </w:p>
        </w:tc>
        <w:tc>
          <w:tcPr>
            <w:tcW w:w="1697" w:type="dxa"/>
            <w:tcBorders>
              <w:top w:val="nil"/>
              <w:left w:val="nil"/>
              <w:bottom w:val="single" w:color="auto" w:sz="4" w:space="0"/>
              <w:right w:val="single" w:color="auto" w:sz="4" w:space="0"/>
            </w:tcBorders>
            <w:shd w:val="clear" w:color="auto" w:fill="auto"/>
            <w:noWrap/>
            <w:vAlign w:val="bottom"/>
          </w:tcPr>
          <w:p w14:paraId="3BD792B6" wp14:textId="77777777">
            <w:pPr>
              <w:overflowPunct/>
              <w:autoSpaceDE/>
              <w:autoSpaceDN/>
              <w:adjustRightInd/>
              <w:spacing w:before="0"/>
              <w:ind w:left="0" w:right="0"/>
              <w:jc w:val="center"/>
              <w:textAlignment w:val="auto"/>
              <w:rPr>
                <w:rFonts w:cs="Arial"/>
                <w:color w:val="000000" w:themeColor="text1"/>
                <w14:textFill>
                  <w14:solidFill>
                    <w14:schemeClr w14:val="tx1"/>
                  </w14:solidFill>
                </w14:textFill>
              </w:rPr>
            </w:pPr>
            <w:r>
              <w:rPr>
                <w:rFonts w:cs="Arial"/>
                <w:color w:val="000000" w:themeColor="text1"/>
                <w14:textFill>
                  <w14:solidFill>
                    <w14:schemeClr w14:val="tx1"/>
                  </w14:solidFill>
                </w14:textFill>
              </w:rPr>
              <w:t>N.A</w:t>
            </w:r>
          </w:p>
        </w:tc>
        <w:tc>
          <w:tcPr>
            <w:tcW w:w="1168" w:type="dxa"/>
            <w:tcBorders>
              <w:top w:val="nil"/>
              <w:left w:val="nil"/>
              <w:bottom w:val="single" w:color="auto" w:sz="4" w:space="0"/>
              <w:right w:val="single" w:color="auto" w:sz="4" w:space="0"/>
            </w:tcBorders>
            <w:shd w:val="clear" w:color="auto" w:fill="auto"/>
            <w:noWrap/>
            <w:vAlign w:val="bottom"/>
          </w:tcPr>
          <w:p w14:paraId="3487092B" wp14:textId="77777777">
            <w:pPr>
              <w:overflowPunct/>
              <w:autoSpaceDE/>
              <w:autoSpaceDN/>
              <w:adjustRightInd/>
              <w:spacing w:before="0"/>
              <w:ind w:left="0" w:right="0"/>
              <w:jc w:val="center"/>
              <w:textAlignment w:val="auto"/>
              <w:rPr>
                <w:rFonts w:cs="Arial"/>
                <w:color w:val="000000" w:themeColor="text1"/>
                <w14:textFill>
                  <w14:solidFill>
                    <w14:schemeClr w14:val="tx1"/>
                  </w14:solidFill>
                </w14:textFill>
              </w:rPr>
            </w:pPr>
            <w:r>
              <w:rPr>
                <w:rFonts w:cs="Arial"/>
                <w:color w:val="000000" w:themeColor="text1"/>
                <w14:textFill>
                  <w14:solidFill>
                    <w14:schemeClr w14:val="tx1"/>
                  </w14:solidFill>
                </w14:textFill>
              </w:rPr>
              <w:t>N.A</w:t>
            </w:r>
          </w:p>
        </w:tc>
        <w:tc>
          <w:tcPr>
            <w:tcW w:w="982" w:type="dxa"/>
            <w:tcBorders>
              <w:top w:val="nil"/>
              <w:left w:val="nil"/>
              <w:bottom w:val="single" w:color="auto" w:sz="4" w:space="0"/>
              <w:right w:val="single" w:color="auto" w:sz="4" w:space="0"/>
            </w:tcBorders>
            <w:shd w:val="clear" w:color="auto" w:fill="auto"/>
            <w:noWrap/>
            <w:vAlign w:val="bottom"/>
          </w:tcPr>
          <w:p w14:paraId="4E4F2529" wp14:textId="77777777">
            <w:pPr>
              <w:overflowPunct/>
              <w:autoSpaceDE/>
              <w:autoSpaceDN/>
              <w:adjustRightInd/>
              <w:spacing w:before="0"/>
              <w:ind w:left="0" w:right="0"/>
              <w:jc w:val="center"/>
              <w:textAlignment w:val="auto"/>
              <w:rPr>
                <w:rFonts w:cs="Arial"/>
                <w:color w:val="000000" w:themeColor="text1"/>
                <w14:textFill>
                  <w14:solidFill>
                    <w14:schemeClr w14:val="tx1"/>
                  </w14:solidFill>
                </w14:textFill>
              </w:rPr>
            </w:pPr>
            <w:r>
              <w:rPr>
                <w:rFonts w:cs="Arial"/>
                <w:color w:val="000000" w:themeColor="text1"/>
                <w14:textFill>
                  <w14:solidFill>
                    <w14:schemeClr w14:val="tx1"/>
                  </w14:solidFill>
                </w14:textFill>
              </w:rPr>
              <w:t>N.A</w:t>
            </w:r>
          </w:p>
        </w:tc>
        <w:tc>
          <w:tcPr>
            <w:tcW w:w="1513" w:type="dxa"/>
            <w:tcBorders>
              <w:top w:val="nil"/>
              <w:left w:val="nil"/>
              <w:bottom w:val="single" w:color="auto" w:sz="4" w:space="0"/>
              <w:right w:val="single" w:color="auto" w:sz="4" w:space="0"/>
            </w:tcBorders>
            <w:shd w:val="clear" w:color="auto" w:fill="auto"/>
            <w:noWrap/>
            <w:vAlign w:val="bottom"/>
          </w:tcPr>
          <w:p w14:paraId="4C4990F5" wp14:textId="77777777">
            <w:pPr>
              <w:overflowPunct/>
              <w:autoSpaceDE/>
              <w:autoSpaceDN/>
              <w:adjustRightInd/>
              <w:spacing w:before="0"/>
              <w:ind w:left="0" w:right="0"/>
              <w:jc w:val="center"/>
              <w:textAlignment w:val="auto"/>
              <w:rPr>
                <w:rFonts w:cs="Arial"/>
                <w:color w:val="000000" w:themeColor="text1"/>
                <w14:textFill>
                  <w14:solidFill>
                    <w14:schemeClr w14:val="tx1"/>
                  </w14:solidFill>
                </w14:textFill>
              </w:rPr>
            </w:pPr>
            <w:r>
              <w:rPr>
                <w:rFonts w:cs="Arial"/>
                <w:color w:val="000000" w:themeColor="text1"/>
                <w14:textFill>
                  <w14:solidFill>
                    <w14:schemeClr w14:val="tx1"/>
                  </w14:solidFill>
                </w14:textFill>
              </w:rPr>
              <w:t>N.A</w:t>
            </w:r>
          </w:p>
        </w:tc>
      </w:tr>
      <w:tr xmlns:wp14="http://schemas.microsoft.com/office/word/2010/wordml" w14:paraId="6834DE0A" wp14:textId="77777777">
        <w:tblPrEx>
          <w:tblCellMar>
            <w:top w:w="0" w:type="dxa"/>
            <w:left w:w="108" w:type="dxa"/>
            <w:bottom w:w="0" w:type="dxa"/>
            <w:right w:w="108" w:type="dxa"/>
          </w:tblCellMar>
        </w:tblPrEx>
        <w:trPr>
          <w:trHeight w:val="300" w:hRule="atLeast"/>
        </w:trPr>
        <w:tc>
          <w:tcPr>
            <w:tcW w:w="1660" w:type="dxa"/>
            <w:tcBorders>
              <w:top w:val="nil"/>
              <w:left w:val="single" w:color="auto" w:sz="4" w:space="0"/>
              <w:bottom w:val="single" w:color="auto" w:sz="4" w:space="0"/>
              <w:right w:val="single" w:color="auto" w:sz="4" w:space="0"/>
            </w:tcBorders>
            <w:shd w:val="clear" w:color="auto" w:fill="auto"/>
            <w:noWrap/>
            <w:vAlign w:val="bottom"/>
          </w:tcPr>
          <w:p w14:paraId="6E7BEAA2" wp14:textId="77777777">
            <w:pPr>
              <w:overflowPunct/>
              <w:autoSpaceDE/>
              <w:autoSpaceDN/>
              <w:adjustRightInd/>
              <w:spacing w:before="0"/>
              <w:ind w:left="0" w:right="0"/>
              <w:textAlignment w:val="auto"/>
              <w:rPr>
                <w:rFonts w:cs="Arial"/>
                <w:color w:val="000000"/>
              </w:rPr>
            </w:pPr>
            <w:r>
              <w:rPr>
                <w:rFonts w:cs="Arial"/>
                <w:color w:val="000000"/>
              </w:rPr>
              <w:t> </w:t>
            </w:r>
          </w:p>
        </w:tc>
        <w:tc>
          <w:tcPr>
            <w:tcW w:w="1660" w:type="dxa"/>
            <w:tcBorders>
              <w:top w:val="nil"/>
              <w:left w:val="nil"/>
              <w:bottom w:val="single" w:color="auto" w:sz="4" w:space="0"/>
              <w:right w:val="single" w:color="auto" w:sz="4" w:space="0"/>
            </w:tcBorders>
            <w:shd w:val="clear" w:color="auto" w:fill="auto"/>
            <w:noWrap/>
            <w:vAlign w:val="bottom"/>
          </w:tcPr>
          <w:p w14:paraId="3FCD5A2D" wp14:textId="77777777">
            <w:pPr>
              <w:overflowPunct/>
              <w:autoSpaceDE/>
              <w:autoSpaceDN/>
              <w:adjustRightInd/>
              <w:spacing w:before="0"/>
              <w:ind w:left="0" w:right="0"/>
              <w:textAlignment w:val="auto"/>
              <w:rPr>
                <w:rFonts w:cs="Arial"/>
                <w:color w:val="000000"/>
              </w:rPr>
            </w:pPr>
            <w:r>
              <w:rPr>
                <w:rFonts w:cs="Arial"/>
                <w:color w:val="000000"/>
              </w:rPr>
              <w:t>Normal</w:t>
            </w:r>
          </w:p>
        </w:tc>
        <w:tc>
          <w:tcPr>
            <w:tcW w:w="1697" w:type="dxa"/>
            <w:tcBorders>
              <w:top w:val="nil"/>
              <w:left w:val="nil"/>
              <w:bottom w:val="single" w:color="auto" w:sz="4" w:space="0"/>
              <w:right w:val="single" w:color="auto" w:sz="4" w:space="0"/>
            </w:tcBorders>
            <w:shd w:val="clear" w:color="auto" w:fill="auto"/>
            <w:noWrap/>
            <w:vAlign w:val="bottom"/>
          </w:tcPr>
          <w:p w14:paraId="63E4A9CD" wp14:textId="77777777">
            <w:pPr>
              <w:overflowPunct/>
              <w:autoSpaceDE/>
              <w:autoSpaceDN/>
              <w:adjustRightInd/>
              <w:spacing w:before="0"/>
              <w:ind w:left="0" w:right="0"/>
              <w:jc w:val="center"/>
              <w:textAlignment w:val="auto"/>
              <w:rPr>
                <w:rFonts w:cs="Arial"/>
                <w:color w:val="000000"/>
              </w:rPr>
            </w:pPr>
            <w:r>
              <w:rPr>
                <w:rFonts w:cs="Arial"/>
                <w:color w:val="000000"/>
              </w:rPr>
              <w:t> </w:t>
            </w:r>
          </w:p>
        </w:tc>
        <w:tc>
          <w:tcPr>
            <w:tcW w:w="1168" w:type="dxa"/>
            <w:tcBorders>
              <w:top w:val="nil"/>
              <w:left w:val="nil"/>
              <w:bottom w:val="single" w:color="auto" w:sz="4" w:space="0"/>
              <w:right w:val="single" w:color="auto" w:sz="4" w:space="0"/>
            </w:tcBorders>
            <w:shd w:val="clear" w:color="auto" w:fill="auto"/>
            <w:noWrap/>
            <w:vAlign w:val="bottom"/>
          </w:tcPr>
          <w:p w14:paraId="33096EF0" wp14:textId="77777777">
            <w:pPr>
              <w:overflowPunct/>
              <w:autoSpaceDE/>
              <w:autoSpaceDN/>
              <w:adjustRightInd/>
              <w:spacing w:before="0"/>
              <w:ind w:left="0" w:right="0"/>
              <w:jc w:val="center"/>
              <w:textAlignment w:val="auto"/>
              <w:rPr>
                <w:rFonts w:cs="Arial"/>
                <w:color w:val="000000"/>
              </w:rPr>
            </w:pPr>
            <w:r>
              <w:rPr>
                <w:rFonts w:cs="Arial"/>
                <w:color w:val="000000"/>
              </w:rPr>
              <w:t>X</w:t>
            </w:r>
          </w:p>
        </w:tc>
        <w:tc>
          <w:tcPr>
            <w:tcW w:w="982" w:type="dxa"/>
            <w:tcBorders>
              <w:top w:val="nil"/>
              <w:left w:val="nil"/>
              <w:bottom w:val="single" w:color="auto" w:sz="4" w:space="0"/>
              <w:right w:val="single" w:color="auto" w:sz="4" w:space="0"/>
            </w:tcBorders>
            <w:shd w:val="clear" w:color="auto" w:fill="auto"/>
            <w:noWrap/>
            <w:vAlign w:val="bottom"/>
          </w:tcPr>
          <w:p w14:paraId="4F6584BE" wp14:textId="77777777">
            <w:pPr>
              <w:overflowPunct/>
              <w:autoSpaceDE/>
              <w:autoSpaceDN/>
              <w:adjustRightInd/>
              <w:spacing w:before="0"/>
              <w:ind w:left="0" w:right="0"/>
              <w:jc w:val="center"/>
              <w:textAlignment w:val="auto"/>
              <w:rPr>
                <w:rFonts w:cs="Arial"/>
                <w:color w:val="000000"/>
              </w:rPr>
            </w:pPr>
            <w:r>
              <w:rPr>
                <w:rFonts w:cs="Arial"/>
                <w:color w:val="000000"/>
              </w:rPr>
              <w:t> </w:t>
            </w:r>
          </w:p>
        </w:tc>
        <w:tc>
          <w:tcPr>
            <w:tcW w:w="1513" w:type="dxa"/>
            <w:tcBorders>
              <w:top w:val="nil"/>
              <w:left w:val="nil"/>
              <w:bottom w:val="single" w:color="auto" w:sz="4" w:space="0"/>
              <w:right w:val="single" w:color="auto" w:sz="4" w:space="0"/>
            </w:tcBorders>
            <w:shd w:val="clear" w:color="auto" w:fill="auto"/>
            <w:noWrap/>
            <w:vAlign w:val="bottom"/>
          </w:tcPr>
          <w:p w14:paraId="09AF38FC" wp14:textId="77777777">
            <w:pPr>
              <w:keepNext/>
              <w:overflowPunct/>
              <w:autoSpaceDE/>
              <w:autoSpaceDN/>
              <w:adjustRightInd/>
              <w:spacing w:before="0"/>
              <w:ind w:left="0" w:right="0"/>
              <w:jc w:val="center"/>
              <w:textAlignment w:val="auto"/>
              <w:rPr>
                <w:rFonts w:cs="Arial"/>
                <w:color w:val="000000"/>
              </w:rPr>
            </w:pPr>
            <w:r>
              <w:rPr>
                <w:rFonts w:cs="Arial"/>
                <w:color w:val="000000"/>
              </w:rPr>
              <w:t> </w:t>
            </w:r>
          </w:p>
        </w:tc>
      </w:tr>
    </w:tbl>
    <w:p xmlns:wp14="http://schemas.microsoft.com/office/word/2010/wordml" w14:paraId="4613A06E" wp14:textId="77777777">
      <w:pPr>
        <w:pStyle w:val="19"/>
        <w:jc w:val="center"/>
      </w:pPr>
      <w:r>
        <w:t xml:space="preserve">Table </w:t>
      </w:r>
      <w:r>
        <w:fldChar w:fldCharType="begin"/>
      </w:r>
      <w:r>
        <w:instrText xml:space="preserve"> SEQ Table \* ARABIC </w:instrText>
      </w:r>
      <w:r>
        <w:fldChar w:fldCharType="separate"/>
      </w:r>
      <w:r>
        <w:t>20</w:t>
      </w:r>
      <w:r>
        <w:fldChar w:fldCharType="end"/>
      </w:r>
    </w:p>
    <w:p xmlns:wp14="http://schemas.microsoft.com/office/word/2010/wordml" w14:paraId="3EA10D89" wp14:textId="77777777">
      <w:pPr>
        <w:pStyle w:val="2"/>
        <w:pageBreakBefore/>
        <w:overflowPunct/>
        <w:autoSpaceDE/>
        <w:autoSpaceDN/>
        <w:adjustRightInd/>
        <w:spacing w:before="240"/>
        <w:ind w:left="0" w:right="0" w:firstLine="0"/>
        <w:textAlignment w:val="auto"/>
        <w:rPr>
          <w:rFonts w:cs="Arial"/>
          <w:caps/>
          <w:sz w:val="20"/>
        </w:rPr>
      </w:pPr>
      <w:bookmarkStart w:name="_Toc71962093" w:id="1197098604"/>
      <w:bookmarkStart w:name="_Toc355105741" w:id="180103070"/>
      <w:bookmarkStart w:name="_Toc355103971" w:id="1954693803"/>
      <w:bookmarkStart w:name="_Toc445287729" w:id="1408711793"/>
      <w:bookmarkStart w:name="_Toc503346584" w:id="1470654916"/>
      <w:bookmarkStart w:name="_Toc446469003" w:id="1283598650"/>
      <w:bookmarkStart w:name="_Toc446469004" w:id="956439056"/>
      <w:bookmarkStart w:name="_Toc431024846" w:id="135"/>
      <w:bookmarkStart w:name="_Toc431026648" w:id="136"/>
      <w:bookmarkStart w:name="_Toc446319119" w:id="137"/>
      <w:bookmarkStart w:name="_Toc434717546" w:id="138"/>
      <w:bookmarkStart w:name="_Toc447702700" w:id="139"/>
      <w:bookmarkStart w:name="_Toc432417662" w:id="140"/>
      <w:bookmarkStart w:name="_Toc443242315" w:id="141"/>
      <w:bookmarkStart w:name="_Toc448124120" w:id="142"/>
      <w:r>
        <w:rPr>
          <w:rFonts w:cs="Arial"/>
          <w:caps/>
          <w:sz w:val="20"/>
        </w:rPr>
        <w:t>4.13</w:t>
      </w:r>
      <w:r>
        <w:rPr>
          <w:rFonts w:cs="Arial"/>
          <w:caps/>
          <w:sz w:val="20"/>
        </w:rPr>
        <w:tab/>
      </w:r>
      <w:r>
        <w:rPr>
          <w:rFonts w:cs="Arial"/>
          <w:caps/>
          <w:sz w:val="20"/>
        </w:rPr>
        <w:t>Documentation and references</w:t>
      </w:r>
      <w:bookmarkEnd w:id="1197098604"/>
      <w:bookmarkEnd w:id="180103070"/>
      <w:bookmarkEnd w:id="1954693803"/>
      <w:bookmarkEnd w:id="1408711793"/>
      <w:bookmarkEnd w:id="1470654916"/>
    </w:p>
    <w:p xmlns:wp14="http://schemas.microsoft.com/office/word/2010/wordml" w14:paraId="104D497C" wp14:textId="77777777">
      <w:pPr>
        <w:pStyle w:val="13"/>
        <w:rPr>
          <w:rFonts w:cs="Arial"/>
          <w:sz w:val="20"/>
        </w:rPr>
      </w:pPr>
    </w:p>
    <w:tbl>
      <w:tblPr>
        <w:tblStyle w:val="42"/>
        <w:tblW w:w="8188" w:type="dxa"/>
        <w:tblInd w:w="701" w:type="dxa"/>
        <w:tblLayout w:type="fixed"/>
        <w:tblCellMar>
          <w:top w:w="0" w:type="dxa"/>
          <w:left w:w="108" w:type="dxa"/>
          <w:bottom w:w="0" w:type="dxa"/>
          <w:right w:w="108" w:type="dxa"/>
        </w:tblCellMar>
      </w:tblPr>
      <w:tblGrid>
        <w:gridCol w:w="957"/>
        <w:gridCol w:w="2822"/>
        <w:gridCol w:w="4409"/>
      </w:tblGrid>
      <w:tr xmlns:wp14="http://schemas.microsoft.com/office/word/2010/wordml" w14:paraId="7087BA01" wp14:textId="77777777">
        <w:tblPrEx>
          <w:tblCellMar>
            <w:top w:w="0" w:type="dxa"/>
            <w:left w:w="108" w:type="dxa"/>
            <w:bottom w:w="0" w:type="dxa"/>
            <w:right w:w="108" w:type="dxa"/>
          </w:tblCellMar>
        </w:tblPrEx>
        <w:tc>
          <w:tcPr>
            <w:tcW w:w="957" w:type="dxa"/>
            <w:tcBorders>
              <w:top w:val="single" w:color="000000" w:sz="4" w:space="0"/>
              <w:left w:val="single" w:color="000000" w:sz="4" w:space="0"/>
              <w:bottom w:val="single" w:color="000000" w:sz="4" w:space="0"/>
            </w:tcBorders>
            <w:shd w:val="clear" w:color="auto" w:fill="E7E6E6"/>
          </w:tcPr>
          <w:p w14:paraId="2C344184" wp14:textId="77777777">
            <w:pPr>
              <w:pStyle w:val="13"/>
              <w:snapToGrid w:val="0"/>
              <w:spacing w:before="60" w:after="60"/>
              <w:ind w:left="0"/>
              <w:rPr>
                <w:rFonts w:cs="Arial"/>
                <w:b/>
                <w:bCs/>
                <w:sz w:val="20"/>
              </w:rPr>
            </w:pPr>
          </w:p>
        </w:tc>
        <w:tc>
          <w:tcPr>
            <w:tcW w:w="2822" w:type="dxa"/>
            <w:tcBorders>
              <w:top w:val="single" w:color="000000" w:sz="4" w:space="0"/>
              <w:left w:val="single" w:color="000000" w:sz="4" w:space="0"/>
              <w:bottom w:val="single" w:color="000000" w:sz="4" w:space="0"/>
            </w:tcBorders>
            <w:shd w:val="clear" w:color="auto" w:fill="E7E6E6"/>
          </w:tcPr>
          <w:p w14:paraId="0F29334F" wp14:textId="77777777">
            <w:pPr>
              <w:pStyle w:val="13"/>
              <w:spacing w:before="60" w:after="60"/>
              <w:ind w:left="0"/>
              <w:rPr>
                <w:rFonts w:cs="Arial"/>
                <w:b/>
                <w:bCs/>
                <w:sz w:val="20"/>
              </w:rPr>
            </w:pPr>
            <w:r>
              <w:rPr>
                <w:rFonts w:cs="Arial"/>
                <w:b/>
                <w:bCs/>
                <w:sz w:val="20"/>
              </w:rPr>
              <w:t>Document</w:t>
            </w:r>
          </w:p>
        </w:tc>
        <w:tc>
          <w:tcPr>
            <w:tcW w:w="4409" w:type="dxa"/>
            <w:tcBorders>
              <w:top w:val="single" w:color="000000" w:sz="4" w:space="0"/>
              <w:left w:val="single" w:color="000000" w:sz="4" w:space="0"/>
              <w:bottom w:val="single" w:color="000000" w:sz="4" w:space="0"/>
              <w:right w:val="single" w:color="000000" w:sz="4" w:space="0"/>
            </w:tcBorders>
            <w:shd w:val="clear" w:color="auto" w:fill="E7E6E6"/>
          </w:tcPr>
          <w:p w14:paraId="42BAFB67" wp14:textId="77777777">
            <w:pPr>
              <w:pStyle w:val="13"/>
              <w:spacing w:before="60" w:after="60"/>
              <w:ind w:left="0"/>
              <w:jc w:val="center"/>
            </w:pPr>
            <w:r>
              <w:rPr>
                <w:rFonts w:cs="Arial"/>
                <w:b/>
                <w:bCs/>
                <w:sz w:val="20"/>
              </w:rPr>
              <w:t>Location of source</w:t>
            </w:r>
          </w:p>
        </w:tc>
      </w:tr>
      <w:tr xmlns:wp14="http://schemas.microsoft.com/office/word/2010/wordml" w14:paraId="3EFE25B8" wp14:textId="77777777">
        <w:tblPrEx>
          <w:tblCellMar>
            <w:top w:w="0" w:type="dxa"/>
            <w:left w:w="108" w:type="dxa"/>
            <w:bottom w:w="0" w:type="dxa"/>
            <w:right w:w="108" w:type="dxa"/>
          </w:tblCellMar>
        </w:tblPrEx>
        <w:tc>
          <w:tcPr>
            <w:tcW w:w="957" w:type="dxa"/>
            <w:tcBorders>
              <w:top w:val="single" w:color="000000" w:sz="4" w:space="0"/>
              <w:left w:val="single" w:color="000000" w:sz="4" w:space="0"/>
              <w:bottom w:val="single" w:color="000000" w:sz="4" w:space="0"/>
            </w:tcBorders>
            <w:shd w:val="clear" w:color="auto" w:fill="FFFFFF"/>
          </w:tcPr>
          <w:p w14:paraId="5F6543B8" wp14:textId="77777777">
            <w:pPr>
              <w:pStyle w:val="13"/>
              <w:spacing w:before="60" w:after="60"/>
              <w:ind w:left="0"/>
              <w:rPr>
                <w:sz w:val="20"/>
              </w:rPr>
            </w:pPr>
            <w:r>
              <w:rPr>
                <w:rFonts w:cs="Arial"/>
                <w:sz w:val="20"/>
              </w:rPr>
              <w:t>1</w:t>
            </w:r>
          </w:p>
        </w:tc>
        <w:tc>
          <w:tcPr>
            <w:tcW w:w="2822" w:type="dxa"/>
            <w:tcBorders>
              <w:top w:val="single" w:color="000000" w:sz="4" w:space="0"/>
              <w:left w:val="single" w:color="000000" w:sz="4" w:space="0"/>
              <w:bottom w:val="single" w:color="000000" w:sz="4" w:space="0"/>
            </w:tcBorders>
            <w:shd w:val="clear" w:color="auto" w:fill="FFFFFF"/>
          </w:tcPr>
          <w:p w14:paraId="3A373266" wp14:textId="77777777">
            <w:pPr>
              <w:pStyle w:val="62"/>
              <w:spacing w:before="60" w:after="60"/>
              <w:rPr>
                <w:sz w:val="20"/>
                <w:szCs w:val="20"/>
              </w:rPr>
            </w:pPr>
            <w:r>
              <w:rPr>
                <w:sz w:val="20"/>
                <w:szCs w:val="20"/>
              </w:rPr>
              <w:t>System Operation Document Template</w:t>
            </w:r>
          </w:p>
        </w:tc>
        <w:tc>
          <w:tcPr>
            <w:tcW w:w="4409" w:type="dxa"/>
            <w:tcBorders>
              <w:top w:val="single" w:color="000000" w:sz="4" w:space="0"/>
              <w:left w:val="single" w:color="000000" w:sz="4" w:space="0"/>
              <w:bottom w:val="single" w:color="000000" w:sz="4" w:space="0"/>
              <w:right w:val="single" w:color="000000" w:sz="4" w:space="0"/>
            </w:tcBorders>
            <w:shd w:val="clear" w:color="auto" w:fill="FFFFFF"/>
          </w:tcPr>
          <w:p w14:paraId="0170211C" wp14:textId="77777777">
            <w:pPr>
              <w:pStyle w:val="70"/>
            </w:pPr>
            <w:r>
              <w:rPr>
                <w:sz w:val="20"/>
                <w:szCs w:val="20"/>
              </w:rPr>
              <w:t xml:space="preserve">https://mabitdept.sharepoint.com/sites/MyPulse/InformationTechnology/ServiceDeliveryManagement/ </w:t>
            </w:r>
          </w:p>
          <w:p w14:paraId="13AA0B87" wp14:textId="77777777">
            <w:pPr>
              <w:pStyle w:val="13"/>
              <w:keepNext/>
              <w:spacing w:before="60" w:after="60"/>
              <w:ind w:left="0"/>
              <w:rPr>
                <w:sz w:val="20"/>
              </w:rPr>
            </w:pPr>
          </w:p>
        </w:tc>
      </w:tr>
    </w:tbl>
    <w:p xmlns:wp14="http://schemas.microsoft.com/office/word/2010/wordml" w14:paraId="50763049" wp14:textId="77777777">
      <w:pPr>
        <w:pStyle w:val="19"/>
        <w:jc w:val="center"/>
        <w:rPr>
          <w:rFonts w:cs="Arial"/>
        </w:rPr>
      </w:pPr>
      <w:r>
        <w:t xml:space="preserve">Table </w:t>
      </w:r>
      <w:r>
        <w:fldChar w:fldCharType="begin"/>
      </w:r>
      <w:r>
        <w:instrText xml:space="preserve"> SEQ Table \* ARABIC </w:instrText>
      </w:r>
      <w:r>
        <w:fldChar w:fldCharType="separate"/>
      </w:r>
      <w:r>
        <w:t>21</w:t>
      </w:r>
      <w:r>
        <w:fldChar w:fldCharType="end"/>
      </w:r>
    </w:p>
    <w:p xmlns:wp14="http://schemas.microsoft.com/office/word/2010/wordml" w14:paraId="0E474E68" wp14:textId="77777777">
      <w:pPr>
        <w:pStyle w:val="13"/>
        <w:rPr>
          <w:rFonts w:cs="Arial"/>
          <w:i/>
          <w:sz w:val="20"/>
        </w:rPr>
      </w:pPr>
    </w:p>
    <w:p xmlns:wp14="http://schemas.microsoft.com/office/word/2010/wordml" w14:paraId="50DF6546" wp14:textId="77777777">
      <w:pPr>
        <w:pStyle w:val="13"/>
        <w:rPr>
          <w:rFonts w:cs="Arial"/>
          <w:i/>
          <w:sz w:val="20"/>
        </w:rPr>
      </w:pPr>
    </w:p>
    <w:p xmlns:wp14="http://schemas.microsoft.com/office/word/2010/wordml" w14:paraId="740FBA26" wp14:textId="77777777">
      <w:pPr>
        <w:pStyle w:val="13"/>
        <w:rPr>
          <w:rFonts w:cs="Arial"/>
          <w:i/>
          <w:sz w:val="20"/>
        </w:rPr>
      </w:pPr>
    </w:p>
    <w:p xmlns:wp14="http://schemas.microsoft.com/office/word/2010/wordml" w14:paraId="025E7F4C" wp14:textId="77777777">
      <w:pPr>
        <w:pStyle w:val="13"/>
        <w:rPr>
          <w:rFonts w:cs="Arial"/>
          <w:i/>
          <w:sz w:val="20"/>
        </w:rPr>
      </w:pPr>
    </w:p>
    <w:p xmlns:wp14="http://schemas.microsoft.com/office/word/2010/wordml" w14:paraId="526139AB" wp14:textId="77777777">
      <w:pPr>
        <w:pStyle w:val="13"/>
        <w:rPr>
          <w:rFonts w:cs="Arial"/>
          <w:i/>
          <w:sz w:val="20"/>
        </w:rPr>
      </w:pPr>
    </w:p>
    <w:p xmlns:wp14="http://schemas.microsoft.com/office/word/2010/wordml" w14:paraId="60A5ECF6" wp14:textId="77777777">
      <w:pPr>
        <w:pStyle w:val="13"/>
        <w:rPr>
          <w:rFonts w:cs="Arial"/>
          <w:i/>
          <w:sz w:val="20"/>
        </w:rPr>
      </w:pPr>
    </w:p>
    <w:p xmlns:wp14="http://schemas.microsoft.com/office/word/2010/wordml" w14:paraId="07B15200" wp14:textId="77777777">
      <w:pPr>
        <w:rPr>
          <w:rFonts w:cs="Arial"/>
        </w:rPr>
      </w:pPr>
    </w:p>
    <w:p xmlns:wp14="http://schemas.microsoft.com/office/word/2010/wordml" w14:paraId="490E2721" wp14:textId="77777777">
      <w:pPr>
        <w:rPr>
          <w:rFonts w:cs="Arial"/>
        </w:rPr>
      </w:pPr>
    </w:p>
    <w:p xmlns:wp14="http://schemas.microsoft.com/office/word/2010/wordml" w14:paraId="5AE6D6BE" wp14:textId="77777777">
      <w:pPr>
        <w:rPr>
          <w:rFonts w:cs="Arial"/>
        </w:rPr>
      </w:pPr>
    </w:p>
    <w:p xmlns:wp14="http://schemas.microsoft.com/office/word/2010/wordml" w14:paraId="064791A8" wp14:textId="77777777">
      <w:pPr>
        <w:rPr>
          <w:rFonts w:cs="Arial"/>
        </w:rPr>
      </w:pPr>
    </w:p>
    <w:p xmlns:wp14="http://schemas.microsoft.com/office/word/2010/wordml" w14:paraId="4BF6756B" wp14:textId="77777777"/>
    <w:p xmlns:wp14="http://schemas.microsoft.com/office/word/2010/wordml" w14:paraId="587D3BE7" wp14:textId="77777777">
      <w:pPr>
        <w:tabs>
          <w:tab w:val="left" w:pos="1245"/>
        </w:tabs>
        <w:sectPr>
          <w:pgSz w:w="11909" w:h="16834" w:orient="portrait"/>
          <w:pgMar w:top="1440" w:right="710" w:bottom="1440" w:left="1440" w:header="216" w:footer="216" w:gutter="0"/>
          <w:pgNumType w:start="1" w:chapStyle="9"/>
          <w:cols w:space="720" w:num="1"/>
          <w:docGrid w:linePitch="272" w:charSpace="0"/>
        </w:sectPr>
      </w:pPr>
      <w:r>
        <w:tab/>
      </w:r>
    </w:p>
    <w:p xmlns:wp14="http://schemas.microsoft.com/office/word/2010/wordml" w14:paraId="78FE118B" wp14:textId="77777777">
      <w:pPr>
        <w:pStyle w:val="2"/>
        <w:pageBreakBefore/>
        <w:tabs>
          <w:tab w:val="left" w:pos="720"/>
        </w:tabs>
        <w:overflowPunct/>
        <w:autoSpaceDE/>
        <w:autoSpaceDN/>
        <w:adjustRightInd/>
        <w:spacing w:before="240"/>
        <w:ind w:left="720" w:right="0" w:hanging="720"/>
        <w:textAlignment w:val="auto"/>
        <w:rPr>
          <w:rFonts w:cs="Arial"/>
          <w:caps/>
          <w:sz w:val="20"/>
        </w:rPr>
      </w:pPr>
      <w:bookmarkStart w:name="_Toc503346585" w:id="143"/>
      <w:r>
        <w:rPr>
          <w:rFonts w:cs="Arial"/>
          <w:caps/>
          <w:sz w:val="20"/>
        </w:rPr>
        <w:t>AppendiX</w:t>
      </w:r>
      <w:bookmarkEnd w:id="143"/>
    </w:p>
    <w:p xmlns:wp14="http://schemas.microsoft.com/office/word/2010/wordml" w14:paraId="1C70F795" wp14:textId="77777777">
      <w:pPr>
        <w:rPr>
          <w:lang w:val="en-GB"/>
        </w:rPr>
      </w:pPr>
      <w:bookmarkStart w:name="_MON_1526901210" w:id="144"/>
      <w:bookmarkEnd w:id="144"/>
      <w:r>
        <w:rPr>
          <w:lang w:val="en-GB"/>
        </w:rPr>
        <w:object w14:anchorId="56BFF877">
          <v:shape id="_x0000_i1025" style="height:50.25pt;width:77.25pt;" coordsize="21600,21600" filled="f" o:spt="75" o:ole="t" type="#_x0000_t75">
            <v:path/>
            <v:fill on="f" focussize="0,0"/>
            <v:stroke/>
            <v:imagedata o:title="" r:id="rId58"/>
            <o:lock v:ext="edit" aspectratio="t"/>
            <w10:wrap type="none"/>
            <w10:anchorlock/>
          </v:shape>
          <o:OLEObject Type="Embed" ProgID="Word.Document.12" ShapeID="_x0000_i1025" DrawAspect="Icon" ObjectID="_1468075725" r:id="rId57">
            <o:LockedField>false</o:LockedField>
          </o:OLEObject>
        </w:object>
      </w:r>
    </w:p>
    <w:p xmlns:wp14="http://schemas.microsoft.com/office/word/2010/wordml" w14:paraId="683DC078" wp14:textId="77777777">
      <w:pPr>
        <w:pStyle w:val="13"/>
        <w:rPr>
          <w:rFonts w:cs="Arial"/>
          <w:i/>
          <w:sz w:val="20"/>
        </w:rPr>
      </w:pPr>
    </w:p>
    <w:p xmlns:wp14="http://schemas.microsoft.com/office/word/2010/wordml" w14:paraId="69678E1F" wp14:textId="77777777">
      <w:pPr>
        <w:pStyle w:val="13"/>
        <w:rPr>
          <w:rFonts w:cs="Arial"/>
          <w:i/>
          <w:sz w:val="20"/>
        </w:rPr>
      </w:pPr>
    </w:p>
    <w:p xmlns:wp14="http://schemas.microsoft.com/office/word/2010/wordml" w14:paraId="08C1FDAD" wp14:textId="77777777">
      <w:pPr>
        <w:pStyle w:val="13"/>
        <w:rPr>
          <w:rFonts w:cs="Arial"/>
          <w:i/>
          <w:sz w:val="20"/>
        </w:rPr>
      </w:pPr>
    </w:p>
    <w:p xmlns:wp14="http://schemas.microsoft.com/office/word/2010/wordml" w14:paraId="1084E6F5" wp14:textId="77777777">
      <w:pPr>
        <w:pStyle w:val="13"/>
        <w:rPr>
          <w:rFonts w:cs="Arial"/>
          <w:i/>
          <w:sz w:val="20"/>
        </w:rPr>
      </w:pPr>
    </w:p>
    <w:p xmlns:wp14="http://schemas.microsoft.com/office/word/2010/wordml" w14:paraId="364B0712" wp14:textId="77777777">
      <w:pPr>
        <w:pStyle w:val="13"/>
        <w:rPr>
          <w:rFonts w:cs="Arial"/>
          <w:i/>
          <w:color w:val="0000FF"/>
          <w:sz w:val="20"/>
        </w:rPr>
      </w:pPr>
    </w:p>
    <w:p xmlns:wp14="http://schemas.microsoft.com/office/word/2010/wordml" w14:paraId="38A4CB42" wp14:textId="77777777">
      <w:pPr>
        <w:tabs>
          <w:tab w:val="left" w:pos="1245"/>
        </w:tabs>
      </w:pPr>
    </w:p>
    <w:bookmarkEnd w:id="1283598650"/>
    <w:bookmarkEnd w:id="956439056"/>
    <w:bookmarkEnd w:id="135"/>
    <w:bookmarkEnd w:id="136"/>
    <w:bookmarkEnd w:id="137"/>
    <w:bookmarkEnd w:id="138"/>
    <w:bookmarkEnd w:id="139"/>
    <w:bookmarkEnd w:id="140"/>
    <w:bookmarkEnd w:id="141"/>
    <w:bookmarkEnd w:id="142"/>
    <w:p xmlns:wp14="http://schemas.microsoft.com/office/word/2010/wordml" w14:paraId="46F391E9" wp14:textId="77777777">
      <w:pPr>
        <w:ind w:left="0"/>
        <w:rPr>
          <w:rFonts w:cs="Arial"/>
          <w:lang w:val="en-GB"/>
        </w:rPr>
      </w:pPr>
    </w:p>
    <w:p xmlns:wp14="http://schemas.microsoft.com/office/word/2010/wordml" w14:paraId="28AC1B28" wp14:textId="77777777">
      <w:pPr>
        <w:ind w:left="0"/>
        <w:rPr>
          <w:rFonts w:cs="Arial"/>
          <w:lang w:val="en-GB"/>
        </w:rPr>
      </w:pPr>
    </w:p>
    <w:p xmlns:wp14="http://schemas.microsoft.com/office/word/2010/wordml" w14:paraId="59DE7374" wp14:textId="77777777">
      <w:pPr>
        <w:ind w:left="0"/>
        <w:rPr>
          <w:rFonts w:cs="Arial"/>
          <w:lang w:val="en-GB"/>
        </w:rPr>
      </w:pPr>
    </w:p>
    <w:p xmlns:wp14="http://schemas.microsoft.com/office/word/2010/wordml" w14:paraId="7CB7E4D9" wp14:textId="77777777">
      <w:pPr>
        <w:ind w:left="0"/>
        <w:rPr>
          <w:rFonts w:cs="Arial"/>
          <w:lang w:val="en-GB"/>
        </w:rPr>
      </w:pPr>
    </w:p>
    <w:p xmlns:wp14="http://schemas.microsoft.com/office/word/2010/wordml" w14:paraId="7E62752A" wp14:textId="77777777">
      <w:pPr>
        <w:ind w:left="0"/>
        <w:rPr>
          <w:rFonts w:cs="Arial"/>
          <w:lang w:val="en-GB"/>
        </w:rPr>
      </w:pPr>
    </w:p>
    <w:p xmlns:wp14="http://schemas.microsoft.com/office/word/2010/wordml" w14:paraId="5822CD19" wp14:textId="77777777">
      <w:pPr>
        <w:ind w:left="0"/>
        <w:rPr>
          <w:rFonts w:cs="Arial"/>
          <w:lang w:val="en-GB"/>
        </w:rPr>
      </w:pPr>
    </w:p>
    <w:p xmlns:wp14="http://schemas.microsoft.com/office/word/2010/wordml" w14:paraId="6D47760A" wp14:textId="77777777">
      <w:pPr>
        <w:ind w:left="0"/>
        <w:rPr>
          <w:rFonts w:cs="Arial"/>
          <w:lang w:val="en-GB"/>
        </w:rPr>
      </w:pPr>
    </w:p>
    <w:p xmlns:wp14="http://schemas.microsoft.com/office/word/2010/wordml" w14:paraId="46541FEE" wp14:textId="77777777">
      <w:pPr>
        <w:ind w:left="0"/>
        <w:rPr>
          <w:rFonts w:cs="Arial"/>
          <w:lang w:val="en-GB"/>
        </w:rPr>
      </w:pPr>
    </w:p>
    <w:p xmlns:wp14="http://schemas.microsoft.com/office/word/2010/wordml" w14:paraId="3D0A7634" wp14:textId="77777777">
      <w:pPr>
        <w:ind w:left="0"/>
        <w:rPr>
          <w:rFonts w:cs="Arial"/>
          <w:lang w:val="en-GB"/>
        </w:rPr>
      </w:pPr>
    </w:p>
    <w:p xmlns:wp14="http://schemas.microsoft.com/office/word/2010/wordml" w14:paraId="480AAAE3" wp14:textId="77777777">
      <w:pPr>
        <w:ind w:left="0"/>
        <w:rPr>
          <w:rFonts w:cs="Arial"/>
          <w:lang w:val="en-GB"/>
        </w:rPr>
      </w:pPr>
    </w:p>
    <w:p xmlns:wp14="http://schemas.microsoft.com/office/word/2010/wordml" w14:paraId="615D263B" wp14:textId="77777777">
      <w:pPr>
        <w:ind w:left="0"/>
        <w:rPr>
          <w:rFonts w:cs="Arial"/>
          <w:lang w:val="en-GB"/>
        </w:rPr>
      </w:pPr>
    </w:p>
    <w:p xmlns:wp14="http://schemas.microsoft.com/office/word/2010/wordml" w14:paraId="5FE46C25" wp14:textId="77777777">
      <w:pPr>
        <w:ind w:left="0"/>
        <w:rPr>
          <w:rFonts w:cs="Arial"/>
          <w:lang w:val="en-GB"/>
        </w:rPr>
      </w:pPr>
    </w:p>
    <w:p xmlns:wp14="http://schemas.microsoft.com/office/word/2010/wordml" w14:paraId="662E2991" wp14:textId="77777777">
      <w:pPr>
        <w:ind w:left="0"/>
        <w:rPr>
          <w:rFonts w:cs="Arial"/>
          <w:lang w:val="en-GB"/>
        </w:rPr>
      </w:pPr>
    </w:p>
    <w:p xmlns:wp14="http://schemas.microsoft.com/office/word/2010/wordml" w14:paraId="6F6DCEE7" wp14:textId="77777777">
      <w:pPr>
        <w:ind w:left="0"/>
        <w:rPr>
          <w:rFonts w:cs="Arial"/>
          <w:lang w:val="en-GB"/>
        </w:rPr>
      </w:pPr>
    </w:p>
    <w:p xmlns:wp14="http://schemas.microsoft.com/office/word/2010/wordml" w14:paraId="738F6CFE" wp14:textId="77777777">
      <w:pPr>
        <w:ind w:left="0"/>
        <w:rPr>
          <w:rFonts w:cs="Arial"/>
          <w:lang w:val="en-GB"/>
        </w:rPr>
      </w:pPr>
    </w:p>
    <w:p xmlns:wp14="http://schemas.microsoft.com/office/word/2010/wordml" w14:paraId="0E3612C3" wp14:textId="77777777">
      <w:pPr>
        <w:ind w:left="0"/>
        <w:rPr>
          <w:rFonts w:cs="Arial"/>
          <w:lang w:val="en-GB"/>
        </w:rPr>
      </w:pPr>
    </w:p>
    <w:p xmlns:wp14="http://schemas.microsoft.com/office/word/2010/wordml" w14:paraId="1428F0A7" wp14:textId="77777777">
      <w:pPr>
        <w:ind w:left="0"/>
        <w:rPr>
          <w:rFonts w:cs="Arial"/>
          <w:lang w:val="en-GB"/>
        </w:rPr>
      </w:pPr>
    </w:p>
    <w:p xmlns:wp14="http://schemas.microsoft.com/office/word/2010/wordml" w14:paraId="2050BD55" wp14:textId="77777777">
      <w:pPr>
        <w:ind w:left="0"/>
        <w:rPr>
          <w:rFonts w:cs="Arial"/>
          <w:lang w:val="en-GB"/>
        </w:rPr>
      </w:pPr>
    </w:p>
    <w:p xmlns:wp14="http://schemas.microsoft.com/office/word/2010/wordml" w14:paraId="6A22A52B" wp14:textId="77777777">
      <w:pPr>
        <w:ind w:left="0"/>
        <w:rPr>
          <w:rFonts w:cs="Arial"/>
          <w:lang w:val="en-GB"/>
        </w:rPr>
      </w:pPr>
    </w:p>
    <w:p xmlns:wp14="http://schemas.microsoft.com/office/word/2010/wordml" w14:paraId="45C09875" wp14:textId="77777777">
      <w:pPr>
        <w:ind w:left="0"/>
        <w:rPr>
          <w:rFonts w:cs="Arial"/>
          <w:lang w:val="en-GB"/>
        </w:rPr>
      </w:pPr>
    </w:p>
    <w:p xmlns:wp14="http://schemas.microsoft.com/office/word/2010/wordml" w14:paraId="6CDC65EB" wp14:textId="77777777">
      <w:pPr>
        <w:ind w:left="0"/>
        <w:rPr>
          <w:rFonts w:cs="Arial"/>
          <w:lang w:val="en-GB"/>
        </w:rPr>
      </w:pPr>
    </w:p>
    <w:p xmlns:wp14="http://schemas.microsoft.com/office/word/2010/wordml" w14:paraId="2D50532D" wp14:textId="77777777">
      <w:pPr>
        <w:ind w:left="0"/>
        <w:rPr>
          <w:rFonts w:cs="Arial"/>
          <w:lang w:val="en-GB"/>
        </w:rPr>
      </w:pPr>
    </w:p>
    <w:p xmlns:wp14="http://schemas.microsoft.com/office/word/2010/wordml" w14:paraId="26746B7D" wp14:textId="77777777">
      <w:pPr>
        <w:ind w:left="0"/>
        <w:rPr>
          <w:rFonts w:cs="Arial"/>
          <w:lang w:val="en-GB"/>
        </w:rPr>
      </w:pPr>
    </w:p>
    <w:p xmlns:wp14="http://schemas.microsoft.com/office/word/2010/wordml" w14:paraId="418800B0" wp14:textId="77777777">
      <w:pPr>
        <w:ind w:left="0"/>
        <w:rPr>
          <w:rFonts w:cs="Arial"/>
          <w:lang w:val="en-GB"/>
        </w:rPr>
      </w:pPr>
    </w:p>
    <w:p xmlns:wp14="http://schemas.microsoft.com/office/word/2010/wordml" w14:paraId="562855B0" wp14:textId="77777777">
      <w:pPr>
        <w:ind w:left="0"/>
        <w:rPr>
          <w:rFonts w:cs="Arial"/>
          <w:lang w:val="en-GB"/>
        </w:rPr>
      </w:pPr>
    </w:p>
    <w:p xmlns:wp14="http://schemas.microsoft.com/office/word/2010/wordml" w14:paraId="7E7AB69A" wp14:textId="77777777">
      <w:pPr>
        <w:ind w:left="0"/>
        <w:rPr>
          <w:rFonts w:cs="Arial"/>
          <w:lang w:val="en-GB"/>
        </w:rPr>
      </w:pPr>
    </w:p>
    <w:p xmlns:wp14="http://schemas.microsoft.com/office/word/2010/wordml" w14:paraId="38775929" wp14:textId="77777777">
      <w:pPr>
        <w:ind w:left="0"/>
        <w:rPr>
          <w:rFonts w:cs="Arial"/>
          <w:lang w:val="en-GB"/>
        </w:rPr>
      </w:pPr>
    </w:p>
    <w:p xmlns:wp14="http://schemas.microsoft.com/office/word/2010/wordml" w14:paraId="0E0ED9E8" wp14:textId="77777777">
      <w:pPr>
        <w:ind w:left="0"/>
        <w:rPr>
          <w:rFonts w:cs="Arial"/>
          <w:lang w:val="en-GB"/>
        </w:rPr>
      </w:pPr>
    </w:p>
    <w:p xmlns:wp14="http://schemas.microsoft.com/office/word/2010/wordml" w14:paraId="5A4345F3" wp14:textId="77777777">
      <w:pPr>
        <w:ind w:left="0"/>
        <w:rPr>
          <w:rFonts w:cs="Arial"/>
          <w:lang w:val="en-GB"/>
        </w:rPr>
      </w:pPr>
    </w:p>
    <w:p xmlns:wp14="http://schemas.microsoft.com/office/word/2010/wordml" w14:paraId="472CC082" wp14:textId="77777777">
      <w:pPr>
        <w:ind w:left="0"/>
        <w:rPr>
          <w:rFonts w:cs="Arial"/>
          <w:lang w:val="en-GB"/>
        </w:rPr>
      </w:pPr>
    </w:p>
    <w:p xmlns:wp14="http://schemas.microsoft.com/office/word/2010/wordml" w14:paraId="10EA7FD3" wp14:textId="77777777">
      <w:pPr>
        <w:ind w:left="0"/>
        <w:rPr>
          <w:rFonts w:cs="Arial"/>
          <w:b/>
          <w:color w:val="000000"/>
          <w:lang w:val="en-GB"/>
        </w:rPr>
      </w:pPr>
      <w:r>
        <w:rPr>
          <w:rFonts w:cs="Arial"/>
          <w:b/>
          <w:color w:val="000000"/>
          <w:lang w:val="en-GB"/>
        </w:rPr>
        <w:t>PATCH MANAGEMENT REPORT</w:t>
      </w:r>
    </w:p>
    <w:p xmlns:wp14="http://schemas.microsoft.com/office/word/2010/wordml" w14:paraId="3675C73A" wp14:textId="77777777">
      <w:pPr>
        <w:ind w:left="0"/>
        <w:rPr>
          <w:rFonts w:cs="Arial"/>
          <w:b/>
          <w:color w:val="943634"/>
          <w:lang w:val="en-GB"/>
        </w:rPr>
      </w:pPr>
    </w:p>
    <w:p xmlns:wp14="http://schemas.microsoft.com/office/word/2010/wordml" w14:paraId="7277ECC7" wp14:textId="77777777">
      <w:pPr>
        <w:ind w:left="0"/>
        <w:rPr>
          <w:rFonts w:cs="Arial"/>
          <w:b/>
          <w:color w:val="943634"/>
          <w:lang w:val="en-GB"/>
        </w:rPr>
      </w:pPr>
    </w:p>
    <w:p xmlns:wp14="http://schemas.microsoft.com/office/word/2010/wordml" w14:paraId="2F2DE011" wp14:textId="77777777">
      <w:pPr>
        <w:ind w:left="0"/>
        <w:rPr>
          <w:rFonts w:cs="Arial"/>
          <w:color w:val="000000"/>
          <w:lang w:val="en-GB"/>
        </w:rPr>
      </w:pPr>
      <w:r>
        <w:rPr>
          <w:rFonts w:cs="Arial"/>
          <w:color w:val="000000"/>
          <w:lang w:val="en-GB"/>
        </w:rPr>
        <w:t>Application</w:t>
      </w:r>
      <w:r>
        <w:rPr>
          <w:rFonts w:cs="Arial"/>
          <w:color w:val="000000"/>
          <w:lang w:val="en-GB"/>
        </w:rPr>
        <w:tab/>
      </w:r>
      <w:r>
        <w:rPr>
          <w:rFonts w:cs="Arial"/>
          <w:color w:val="000000"/>
          <w:lang w:val="en-GB"/>
        </w:rPr>
        <w:tab/>
      </w:r>
      <w:r>
        <w:rPr>
          <w:rFonts w:cs="Arial"/>
          <w:color w:val="000000"/>
          <w:lang w:val="en-GB"/>
        </w:rPr>
        <w:t>:</w:t>
      </w:r>
      <w:r>
        <w:rPr>
          <w:rFonts w:cs="Arial"/>
          <w:color w:val="000000"/>
          <w:lang w:val="en-GB"/>
        </w:rPr>
        <w:tab/>
      </w:r>
      <w:r>
        <w:rPr>
          <w:rFonts w:cs="Arial"/>
          <w:color w:val="000000"/>
          <w:lang w:val="en-GB"/>
        </w:rPr>
        <w:t>_________NIL____________________________________________</w:t>
      </w:r>
    </w:p>
    <w:p xmlns:wp14="http://schemas.microsoft.com/office/word/2010/wordml" w14:paraId="71AE6454" wp14:textId="77777777">
      <w:pPr>
        <w:ind w:left="0"/>
        <w:rPr>
          <w:rFonts w:cs="Arial"/>
          <w:color w:val="000000"/>
          <w:lang w:val="en-GB"/>
        </w:rPr>
      </w:pPr>
    </w:p>
    <w:p xmlns:wp14="http://schemas.microsoft.com/office/word/2010/wordml" w14:paraId="08C1826C" wp14:textId="77777777">
      <w:pPr>
        <w:ind w:left="0"/>
        <w:rPr>
          <w:rFonts w:cs="Arial"/>
          <w:b/>
          <w:color w:val="000000"/>
          <w:lang w:val="en-GB"/>
        </w:rPr>
      </w:pPr>
      <w:r>
        <w:rPr>
          <w:rFonts w:cs="Arial"/>
          <w:color w:val="000000"/>
          <w:lang w:val="en-GB"/>
        </w:rPr>
        <w:t>Owner</w:t>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w:t>
      </w:r>
      <w:r>
        <w:rPr>
          <w:rFonts w:cs="Arial"/>
          <w:b/>
          <w:color w:val="000000"/>
          <w:lang w:val="en-GB"/>
        </w:rPr>
        <w:tab/>
      </w:r>
      <w:r>
        <w:rPr>
          <w:rFonts w:cs="Arial"/>
          <w:b/>
          <w:color w:val="000000"/>
          <w:lang w:val="en-GB"/>
        </w:rPr>
        <w:t>_________</w:t>
      </w:r>
      <w:r>
        <w:rPr>
          <w:rFonts w:cs="Arial"/>
          <w:color w:val="000000"/>
          <w:lang w:val="en-GB"/>
        </w:rPr>
        <w:t>NIL</w:t>
      </w:r>
      <w:r>
        <w:rPr>
          <w:rFonts w:cs="Arial"/>
          <w:b/>
          <w:color w:val="000000"/>
          <w:lang w:val="en-GB"/>
        </w:rPr>
        <w:t>____________________________________________</w:t>
      </w:r>
    </w:p>
    <w:p xmlns:wp14="http://schemas.microsoft.com/office/word/2010/wordml" w14:paraId="43136B93" wp14:textId="77777777">
      <w:pPr>
        <w:ind w:left="0"/>
        <w:rPr>
          <w:rFonts w:cs="Arial"/>
          <w:b/>
          <w:color w:val="000000"/>
          <w:lang w:val="en-GB"/>
        </w:rPr>
      </w:pPr>
    </w:p>
    <w:p xmlns:wp14="http://schemas.microsoft.com/office/word/2010/wordml" w14:paraId="2135056F" wp14:textId="77777777">
      <w:pPr>
        <w:ind w:left="0"/>
        <w:rPr>
          <w:rFonts w:cs="Arial"/>
          <w:b/>
          <w:color w:val="000000"/>
          <w:lang w:val="en-GB"/>
        </w:rPr>
      </w:pPr>
    </w:p>
    <w:tbl>
      <w:tblPr>
        <w:tblStyle w:val="42"/>
        <w:tblW w:w="967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28"/>
        <w:gridCol w:w="7047"/>
      </w:tblGrid>
      <w:tr xmlns:wp14="http://schemas.microsoft.com/office/word/2010/wordml" w14:paraId="575780EF"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 w:hRule="atLeast"/>
        </w:trPr>
        <w:tc>
          <w:tcPr>
            <w:tcW w:w="2628" w:type="dxa"/>
            <w:vAlign w:val="center"/>
          </w:tcPr>
          <w:p w14:paraId="491072FA" wp14:textId="77777777">
            <w:pPr>
              <w:ind w:left="0"/>
              <w:jc w:val="center"/>
              <w:rPr>
                <w:rFonts w:cs="Arial"/>
                <w:b/>
                <w:color w:val="000000"/>
                <w:lang w:val="en-GB"/>
              </w:rPr>
            </w:pPr>
            <w:r>
              <w:rPr>
                <w:rFonts w:cs="Arial"/>
                <w:b/>
                <w:color w:val="000000"/>
                <w:lang w:val="en-GB"/>
              </w:rPr>
              <w:t>Date</w:t>
            </w:r>
          </w:p>
        </w:tc>
        <w:tc>
          <w:tcPr>
            <w:tcW w:w="7047" w:type="dxa"/>
            <w:vAlign w:val="center"/>
          </w:tcPr>
          <w:p w14:paraId="72DE85DB" wp14:textId="77777777">
            <w:pPr>
              <w:ind w:left="0"/>
              <w:jc w:val="center"/>
              <w:rPr>
                <w:rFonts w:cs="Arial"/>
                <w:b/>
                <w:color w:val="000000"/>
                <w:lang w:val="en-GB"/>
              </w:rPr>
            </w:pPr>
            <w:r>
              <w:rPr>
                <w:rFonts w:cs="Arial"/>
                <w:b/>
                <w:color w:val="000000"/>
                <w:lang w:val="en-GB"/>
              </w:rPr>
              <w:t>Patch / Service Pack Applied</w:t>
            </w:r>
          </w:p>
        </w:tc>
      </w:tr>
      <w:tr xmlns:wp14="http://schemas.microsoft.com/office/word/2010/wordml" w14:paraId="0C463E2F"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1" w:hRule="atLeast"/>
        </w:trPr>
        <w:tc>
          <w:tcPr>
            <w:tcW w:w="2628" w:type="dxa"/>
          </w:tcPr>
          <w:p w14:paraId="0F3497D3" wp14:textId="77777777">
            <w:pPr>
              <w:ind w:left="0"/>
              <w:rPr>
                <w:rFonts w:cs="Arial"/>
                <w:color w:val="000000"/>
                <w:lang w:val="en-GB"/>
              </w:rPr>
            </w:pPr>
            <w:r>
              <w:rPr>
                <w:rFonts w:cs="Arial"/>
                <w:color w:val="000000"/>
                <w:lang w:val="en-GB"/>
              </w:rPr>
              <w:t>NIL</w:t>
            </w:r>
          </w:p>
        </w:tc>
        <w:tc>
          <w:tcPr>
            <w:tcW w:w="7047" w:type="dxa"/>
          </w:tcPr>
          <w:p w14:paraId="6EB1D38F" wp14:textId="77777777">
            <w:pPr>
              <w:ind w:left="0"/>
              <w:rPr>
                <w:rFonts w:cs="Arial"/>
                <w:color w:val="000000"/>
                <w:lang w:val="en-GB"/>
              </w:rPr>
            </w:pPr>
            <w:r>
              <w:rPr>
                <w:rFonts w:cs="Arial"/>
                <w:color w:val="000000"/>
                <w:lang w:val="en-GB"/>
              </w:rPr>
              <w:t>NIL</w:t>
            </w:r>
          </w:p>
        </w:tc>
      </w:tr>
      <w:tr xmlns:wp14="http://schemas.microsoft.com/office/word/2010/wordml" w14:paraId="00ECADE2"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6" w:hRule="atLeast"/>
        </w:trPr>
        <w:tc>
          <w:tcPr>
            <w:tcW w:w="2628" w:type="dxa"/>
          </w:tcPr>
          <w:p w14:paraId="60461305" wp14:textId="77777777">
            <w:pPr>
              <w:ind w:left="0"/>
              <w:rPr>
                <w:rFonts w:cs="Arial"/>
                <w:b/>
                <w:color w:val="000000"/>
                <w:lang w:val="en-GB"/>
              </w:rPr>
            </w:pPr>
          </w:p>
        </w:tc>
        <w:tc>
          <w:tcPr>
            <w:tcW w:w="7047" w:type="dxa"/>
          </w:tcPr>
          <w:p w14:paraId="570A21AC" wp14:textId="77777777">
            <w:pPr>
              <w:ind w:left="0"/>
              <w:rPr>
                <w:rFonts w:cs="Arial"/>
                <w:b/>
                <w:color w:val="000000"/>
                <w:lang w:val="en-GB"/>
              </w:rPr>
            </w:pPr>
          </w:p>
        </w:tc>
      </w:tr>
      <w:tr xmlns:wp14="http://schemas.microsoft.com/office/word/2010/wordml" w14:paraId="6E52D402"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6" w:hRule="atLeast"/>
        </w:trPr>
        <w:tc>
          <w:tcPr>
            <w:tcW w:w="2628" w:type="dxa"/>
          </w:tcPr>
          <w:p w14:paraId="0F516707" wp14:textId="77777777">
            <w:pPr>
              <w:ind w:left="0"/>
              <w:rPr>
                <w:rFonts w:cs="Arial"/>
                <w:b/>
                <w:color w:val="000000"/>
                <w:lang w:val="en-GB"/>
              </w:rPr>
            </w:pPr>
          </w:p>
        </w:tc>
        <w:tc>
          <w:tcPr>
            <w:tcW w:w="7047" w:type="dxa"/>
          </w:tcPr>
          <w:p w14:paraId="6313D4C8" wp14:textId="77777777">
            <w:pPr>
              <w:ind w:left="0"/>
              <w:rPr>
                <w:rFonts w:cs="Arial"/>
                <w:b/>
                <w:color w:val="000000"/>
                <w:lang w:val="en-GB"/>
              </w:rPr>
            </w:pPr>
          </w:p>
        </w:tc>
      </w:tr>
      <w:tr xmlns:wp14="http://schemas.microsoft.com/office/word/2010/wordml" w14:paraId="183D9767"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8" w:hRule="atLeast"/>
        </w:trPr>
        <w:tc>
          <w:tcPr>
            <w:tcW w:w="2628" w:type="dxa"/>
          </w:tcPr>
          <w:p w14:paraId="2C821F3A" wp14:textId="77777777">
            <w:pPr>
              <w:ind w:left="0"/>
              <w:rPr>
                <w:rFonts w:cs="Arial"/>
                <w:b/>
                <w:color w:val="000000"/>
                <w:lang w:val="en-GB"/>
              </w:rPr>
            </w:pPr>
          </w:p>
        </w:tc>
        <w:tc>
          <w:tcPr>
            <w:tcW w:w="7047" w:type="dxa"/>
          </w:tcPr>
          <w:p w14:paraId="118136F6" wp14:textId="77777777">
            <w:pPr>
              <w:ind w:left="0"/>
              <w:rPr>
                <w:rFonts w:cs="Arial"/>
                <w:b/>
                <w:color w:val="000000"/>
                <w:lang w:val="en-GB"/>
              </w:rPr>
            </w:pPr>
          </w:p>
        </w:tc>
      </w:tr>
    </w:tbl>
    <w:p xmlns:wp14="http://schemas.microsoft.com/office/word/2010/wordml" w14:paraId="3A6CA74B" wp14:textId="77777777">
      <w:pPr>
        <w:ind w:left="0"/>
        <w:rPr>
          <w:rFonts w:cs="Arial"/>
          <w:b/>
          <w:color w:val="000000"/>
          <w:lang w:val="en-GB"/>
        </w:rPr>
      </w:pPr>
    </w:p>
    <w:p xmlns:wp14="http://schemas.microsoft.com/office/word/2010/wordml" w14:paraId="46FE412C" wp14:textId="77777777">
      <w:pPr>
        <w:ind w:left="0"/>
        <w:rPr>
          <w:rFonts w:cs="Arial"/>
          <w:b/>
          <w:color w:val="000000"/>
          <w:lang w:val="en-GB"/>
        </w:rPr>
      </w:pPr>
    </w:p>
    <w:p xmlns:wp14="http://schemas.microsoft.com/office/word/2010/wordml" w14:paraId="339D0948" wp14:textId="77777777">
      <w:pPr>
        <w:ind w:left="0"/>
        <w:rPr>
          <w:rFonts w:cs="Arial"/>
          <w:b/>
          <w:color w:val="000000"/>
          <w:lang w:val="en-GB"/>
        </w:rPr>
      </w:pPr>
      <w:r>
        <w:rPr>
          <w:rFonts w:cs="Arial"/>
          <w:b/>
          <w:color w:val="000000"/>
          <w:lang w:val="en-GB"/>
        </w:rPr>
        <w:t>Prepared By:</w:t>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Approved By:</w:t>
      </w:r>
    </w:p>
    <w:p xmlns:wp14="http://schemas.microsoft.com/office/word/2010/wordml" w14:paraId="76F7E902" wp14:textId="77777777">
      <w:pPr>
        <w:ind w:left="0"/>
        <w:rPr>
          <w:rFonts w:cs="Arial"/>
          <w:b/>
          <w:color w:val="000000"/>
          <w:lang w:val="en-GB"/>
        </w:rPr>
      </w:pPr>
    </w:p>
    <w:p xmlns:wp14="http://schemas.microsoft.com/office/word/2010/wordml" w14:paraId="1A64B853" wp14:textId="77777777">
      <w:pPr>
        <w:ind w:left="0"/>
        <w:rPr>
          <w:rFonts w:cs="Arial"/>
          <w:b/>
          <w:color w:val="000000"/>
          <w:lang w:val="en-GB"/>
        </w:rPr>
      </w:pPr>
    </w:p>
    <w:p xmlns:wp14="http://schemas.microsoft.com/office/word/2010/wordml" w14:paraId="7CDC98AA" wp14:textId="77777777">
      <w:pPr>
        <w:ind w:left="0"/>
        <w:rPr>
          <w:rFonts w:cs="Arial"/>
          <w:b/>
          <w:color w:val="000000"/>
          <w:lang w:val="en-GB"/>
        </w:rPr>
      </w:pPr>
      <w:r>
        <w:rPr>
          <w:rFonts w:cs="Arial"/>
          <w:b/>
          <w:color w:val="000000"/>
          <w:lang w:val="en-GB"/>
        </w:rPr>
        <w:t xml:space="preserve">   ....................................................</w:t>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w:t>
      </w:r>
    </w:p>
    <w:p xmlns:wp14="http://schemas.microsoft.com/office/word/2010/wordml" w14:paraId="4D606C4E" wp14:textId="77777777">
      <w:pPr>
        <w:ind w:left="0"/>
        <w:rPr>
          <w:rFonts w:cs="Arial"/>
          <w:b/>
          <w:color w:val="000000"/>
          <w:lang w:val="en-GB"/>
        </w:rPr>
      </w:pPr>
      <w:r>
        <w:rPr>
          <w:rFonts w:cs="Arial"/>
          <w:b/>
          <w:color w:val="000000"/>
          <w:lang w:val="en-GB"/>
        </w:rPr>
        <w:tab/>
      </w:r>
      <w:r>
        <w:rPr>
          <w:rFonts w:cs="Arial"/>
          <w:b/>
          <w:color w:val="000000"/>
          <w:lang w:val="en-GB"/>
        </w:rPr>
        <w:tab/>
      </w:r>
      <w:r>
        <w:rPr>
          <w:rFonts w:cs="Arial"/>
          <w:b/>
          <w:color w:val="000000"/>
          <w:lang w:val="en-GB"/>
        </w:rPr>
        <w:t>System Admin</w:t>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System Owner</w:t>
      </w:r>
    </w:p>
    <w:p xmlns:wp14="http://schemas.microsoft.com/office/word/2010/wordml" w14:paraId="670EA63D" wp14:textId="77777777">
      <w:pPr>
        <w:ind w:left="0"/>
        <w:rPr>
          <w:rFonts w:cs="Arial"/>
          <w:b/>
          <w:color w:val="000000"/>
          <w:lang w:val="en-GB"/>
        </w:rPr>
      </w:pPr>
    </w:p>
    <w:p xmlns:wp14="http://schemas.microsoft.com/office/word/2010/wordml" w14:paraId="22C5B2D8" wp14:textId="77777777">
      <w:pPr>
        <w:ind w:left="0"/>
        <w:rPr>
          <w:rFonts w:cs="Arial"/>
          <w:b/>
          <w:color w:val="000000"/>
          <w:lang w:val="en-GB"/>
        </w:rPr>
      </w:pPr>
    </w:p>
    <w:p xmlns:wp14="http://schemas.microsoft.com/office/word/2010/wordml" w14:paraId="7829CC3B" wp14:textId="77777777">
      <w:pPr>
        <w:ind w:left="0"/>
        <w:rPr>
          <w:rFonts w:cs="Arial"/>
          <w:b/>
          <w:color w:val="000000"/>
          <w:lang w:val="en-GB"/>
        </w:rPr>
      </w:pPr>
    </w:p>
    <w:p xmlns:wp14="http://schemas.microsoft.com/office/word/2010/wordml" w14:paraId="1E0D2375" wp14:textId="77777777">
      <w:pPr>
        <w:ind w:left="0"/>
        <w:rPr>
          <w:rFonts w:cs="Arial"/>
          <w:b/>
          <w:color w:val="000000"/>
          <w:lang w:val="en-GB"/>
        </w:rPr>
      </w:pPr>
    </w:p>
    <w:p xmlns:wp14="http://schemas.microsoft.com/office/word/2010/wordml" w14:paraId="16BD86AF" wp14:textId="77777777">
      <w:pPr>
        <w:ind w:left="0"/>
        <w:rPr>
          <w:rFonts w:cs="Arial"/>
          <w:b/>
          <w:color w:val="000000"/>
          <w:lang w:val="en-GB"/>
        </w:rPr>
      </w:pPr>
    </w:p>
    <w:p xmlns:wp14="http://schemas.microsoft.com/office/word/2010/wordml" w14:paraId="692CE51E" wp14:textId="77777777">
      <w:pPr>
        <w:ind w:left="0"/>
        <w:rPr>
          <w:rFonts w:cs="Arial"/>
          <w:b/>
          <w:color w:val="000000"/>
          <w:lang w:val="en-GB"/>
        </w:rPr>
      </w:pPr>
    </w:p>
    <w:p xmlns:wp14="http://schemas.microsoft.com/office/word/2010/wordml" w14:paraId="45C3DCF2" wp14:textId="77777777">
      <w:pPr>
        <w:ind w:left="0"/>
        <w:rPr>
          <w:rFonts w:cs="Arial"/>
          <w:b/>
          <w:color w:val="000000"/>
          <w:lang w:val="en-GB"/>
        </w:rPr>
      </w:pPr>
    </w:p>
    <w:p xmlns:wp14="http://schemas.microsoft.com/office/word/2010/wordml" w14:paraId="762D34F9" wp14:textId="77777777">
      <w:pPr>
        <w:ind w:left="0"/>
        <w:rPr>
          <w:rFonts w:cs="Arial"/>
          <w:b/>
          <w:color w:val="000000"/>
          <w:lang w:val="en-GB"/>
        </w:rPr>
      </w:pPr>
    </w:p>
    <w:p xmlns:wp14="http://schemas.microsoft.com/office/word/2010/wordml" w14:paraId="6A270B90" wp14:textId="77777777">
      <w:pPr>
        <w:ind w:left="0"/>
        <w:rPr>
          <w:rFonts w:cs="Arial"/>
          <w:b/>
          <w:color w:val="000000"/>
          <w:lang w:val="en-GB"/>
        </w:rPr>
      </w:pPr>
    </w:p>
    <w:p xmlns:wp14="http://schemas.microsoft.com/office/word/2010/wordml" w14:paraId="1F6C9E98" wp14:textId="77777777">
      <w:pPr>
        <w:ind w:left="0"/>
        <w:rPr>
          <w:rFonts w:cs="Arial"/>
          <w:b/>
          <w:color w:val="000000"/>
          <w:lang w:val="en-GB"/>
        </w:rPr>
      </w:pPr>
    </w:p>
    <w:p xmlns:wp14="http://schemas.microsoft.com/office/word/2010/wordml" w14:paraId="115C1B2A" wp14:textId="77777777">
      <w:pPr>
        <w:ind w:left="0"/>
        <w:rPr>
          <w:rFonts w:cs="Arial"/>
          <w:b/>
          <w:color w:val="000000"/>
          <w:lang w:val="en-GB"/>
        </w:rPr>
      </w:pPr>
    </w:p>
    <w:p xmlns:wp14="http://schemas.microsoft.com/office/word/2010/wordml" w14:paraId="6D05CB64" wp14:textId="77777777">
      <w:pPr>
        <w:ind w:left="0"/>
        <w:rPr>
          <w:rFonts w:cs="Arial"/>
          <w:b/>
          <w:color w:val="000000"/>
          <w:lang w:val="en-GB"/>
        </w:rPr>
      </w:pPr>
    </w:p>
    <w:p xmlns:wp14="http://schemas.microsoft.com/office/word/2010/wordml" w14:paraId="2BD07051" wp14:textId="77777777">
      <w:pPr>
        <w:ind w:left="0"/>
        <w:rPr>
          <w:rFonts w:cs="Arial"/>
          <w:b/>
          <w:color w:val="000000"/>
          <w:lang w:val="en-GB"/>
        </w:rPr>
      </w:pPr>
    </w:p>
    <w:p xmlns:wp14="http://schemas.microsoft.com/office/word/2010/wordml" w14:paraId="3621239F" wp14:textId="77777777">
      <w:pPr>
        <w:ind w:left="0"/>
        <w:rPr>
          <w:rFonts w:cs="Arial"/>
          <w:b/>
          <w:color w:val="943634"/>
          <w:lang w:val="en-GB"/>
        </w:rPr>
      </w:pPr>
    </w:p>
    <w:p xmlns:wp14="http://schemas.microsoft.com/office/word/2010/wordml" w14:paraId="790F9C5E" wp14:textId="77777777">
      <w:pPr>
        <w:ind w:left="0"/>
        <w:rPr>
          <w:rFonts w:cs="Arial"/>
          <w:b/>
          <w:color w:val="000000"/>
          <w:lang w:val="en-GB"/>
        </w:rPr>
      </w:pPr>
      <w:r>
        <w:rPr>
          <w:rFonts w:cs="Arial"/>
          <w:b/>
          <w:color w:val="000000"/>
          <w:lang w:val="en-GB"/>
        </w:rPr>
        <w:t>BACKUP RESTORATION REPORT</w:t>
      </w:r>
    </w:p>
    <w:p xmlns:wp14="http://schemas.microsoft.com/office/word/2010/wordml" w14:paraId="1FD5FA50" wp14:textId="77777777">
      <w:pPr>
        <w:ind w:left="0"/>
        <w:rPr>
          <w:rFonts w:cs="Arial"/>
          <w:b/>
          <w:color w:val="000000"/>
          <w:lang w:val="en-GB"/>
        </w:rPr>
      </w:pPr>
    </w:p>
    <w:p xmlns:wp14="http://schemas.microsoft.com/office/word/2010/wordml" w14:paraId="217B0238" wp14:textId="77777777">
      <w:pPr>
        <w:ind w:left="0"/>
        <w:rPr>
          <w:rFonts w:cs="Arial"/>
          <w:b/>
          <w:color w:val="943634"/>
          <w:lang w:val="en-GB"/>
        </w:rPr>
      </w:pPr>
    </w:p>
    <w:p xmlns:wp14="http://schemas.microsoft.com/office/word/2010/wordml" w14:paraId="1C5B5090" wp14:textId="77777777">
      <w:pPr>
        <w:ind w:left="0"/>
        <w:rPr>
          <w:rFonts w:cs="Arial"/>
          <w:color w:val="000000"/>
          <w:lang w:val="en-GB"/>
        </w:rPr>
      </w:pPr>
      <w:r>
        <w:rPr>
          <w:rFonts w:cs="Arial"/>
          <w:color w:val="000000"/>
          <w:lang w:val="en-GB"/>
        </w:rPr>
        <w:t>Application</w:t>
      </w:r>
      <w:r>
        <w:rPr>
          <w:rFonts w:cs="Arial"/>
          <w:color w:val="000000"/>
          <w:lang w:val="en-GB"/>
        </w:rPr>
        <w:tab/>
      </w:r>
      <w:r>
        <w:rPr>
          <w:rFonts w:cs="Arial"/>
          <w:color w:val="000000"/>
          <w:lang w:val="en-GB"/>
        </w:rPr>
        <w:tab/>
      </w:r>
      <w:r>
        <w:rPr>
          <w:rFonts w:cs="Arial"/>
          <w:color w:val="000000"/>
          <w:lang w:val="en-GB"/>
        </w:rPr>
        <w:t>:</w:t>
      </w:r>
      <w:r>
        <w:rPr>
          <w:rFonts w:cs="Arial"/>
          <w:color w:val="000000"/>
          <w:lang w:val="en-GB"/>
        </w:rPr>
        <w:tab/>
      </w:r>
      <w:r>
        <w:rPr>
          <w:rFonts w:cs="Arial"/>
          <w:color w:val="000000"/>
          <w:lang w:val="en-GB"/>
        </w:rPr>
        <w:t>______NIL________________________________________________</w:t>
      </w:r>
    </w:p>
    <w:p xmlns:wp14="http://schemas.microsoft.com/office/word/2010/wordml" w14:paraId="202FEFD9" wp14:textId="77777777">
      <w:pPr>
        <w:ind w:left="0"/>
        <w:rPr>
          <w:rFonts w:cs="Arial"/>
          <w:color w:val="000000"/>
          <w:lang w:val="en-GB"/>
        </w:rPr>
      </w:pPr>
    </w:p>
    <w:p xmlns:wp14="http://schemas.microsoft.com/office/word/2010/wordml" w14:paraId="1665D9BE" wp14:textId="77777777">
      <w:pPr>
        <w:ind w:left="0"/>
        <w:rPr>
          <w:rFonts w:cs="Arial"/>
          <w:b/>
          <w:color w:val="000000"/>
          <w:lang w:val="en-GB"/>
        </w:rPr>
      </w:pPr>
      <w:r>
        <w:rPr>
          <w:rFonts w:cs="Arial"/>
          <w:color w:val="000000"/>
          <w:lang w:val="en-GB"/>
        </w:rPr>
        <w:t>Owner</w:t>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w:t>
      </w:r>
      <w:r>
        <w:rPr>
          <w:rFonts w:cs="Arial"/>
          <w:b/>
          <w:color w:val="000000"/>
          <w:lang w:val="en-GB"/>
        </w:rPr>
        <w:tab/>
      </w:r>
      <w:r>
        <w:rPr>
          <w:rFonts w:cs="Arial"/>
          <w:b/>
          <w:color w:val="000000"/>
          <w:lang w:val="en-GB"/>
        </w:rPr>
        <w:t>______</w:t>
      </w:r>
      <w:r>
        <w:rPr>
          <w:rFonts w:cs="Arial"/>
          <w:color w:val="000000"/>
          <w:lang w:val="en-GB"/>
        </w:rPr>
        <w:t>NIL</w:t>
      </w:r>
      <w:r>
        <w:rPr>
          <w:rFonts w:cs="Arial"/>
          <w:b/>
          <w:color w:val="000000"/>
          <w:lang w:val="en-GB"/>
        </w:rPr>
        <w:t>________________________________________________</w:t>
      </w:r>
    </w:p>
    <w:p xmlns:wp14="http://schemas.microsoft.com/office/word/2010/wordml" w14:paraId="05F814D9" wp14:textId="77777777">
      <w:pPr>
        <w:ind w:left="0"/>
        <w:rPr>
          <w:rFonts w:cs="Arial"/>
          <w:b/>
          <w:color w:val="000000"/>
          <w:lang w:val="en-GB"/>
        </w:rPr>
      </w:pPr>
    </w:p>
    <w:p xmlns:wp14="http://schemas.microsoft.com/office/word/2010/wordml" w14:paraId="69596ACF" wp14:textId="77777777">
      <w:pPr>
        <w:ind w:left="0"/>
        <w:rPr>
          <w:rFonts w:cs="Arial"/>
          <w:b/>
          <w:color w:val="000000"/>
          <w:lang w:val="en-GB"/>
        </w:rPr>
      </w:pPr>
    </w:p>
    <w:tbl>
      <w:tblPr>
        <w:tblStyle w:val="42"/>
        <w:tblW w:w="967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28"/>
        <w:gridCol w:w="7047"/>
      </w:tblGrid>
      <w:tr xmlns:wp14="http://schemas.microsoft.com/office/word/2010/wordml" w14:paraId="05921144"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 w:hRule="atLeast"/>
        </w:trPr>
        <w:tc>
          <w:tcPr>
            <w:tcW w:w="2628" w:type="dxa"/>
            <w:vAlign w:val="center"/>
          </w:tcPr>
          <w:p w14:paraId="5F3F821A" wp14:textId="77777777">
            <w:pPr>
              <w:ind w:left="0"/>
              <w:jc w:val="center"/>
              <w:rPr>
                <w:rFonts w:cs="Arial"/>
                <w:color w:val="000000"/>
                <w:lang w:val="en-GB"/>
              </w:rPr>
            </w:pPr>
            <w:r>
              <w:rPr>
                <w:rFonts w:cs="Arial"/>
                <w:b/>
                <w:color w:val="000000"/>
                <w:lang w:val="en-GB"/>
              </w:rPr>
              <w:t>Date</w:t>
            </w:r>
          </w:p>
        </w:tc>
        <w:tc>
          <w:tcPr>
            <w:tcW w:w="7047" w:type="dxa"/>
            <w:vAlign w:val="center"/>
          </w:tcPr>
          <w:p w14:paraId="18A157EE" wp14:textId="77777777">
            <w:pPr>
              <w:ind w:left="0"/>
              <w:jc w:val="center"/>
              <w:rPr>
                <w:rFonts w:cs="Arial"/>
                <w:b/>
                <w:color w:val="000000"/>
                <w:lang w:val="en-GB"/>
              </w:rPr>
            </w:pPr>
            <w:r>
              <w:rPr>
                <w:rFonts w:cs="Arial"/>
                <w:b/>
                <w:color w:val="000000"/>
                <w:lang w:val="en-GB"/>
              </w:rPr>
              <w:t>Status of Restoration</w:t>
            </w:r>
          </w:p>
        </w:tc>
      </w:tr>
      <w:tr xmlns:wp14="http://schemas.microsoft.com/office/word/2010/wordml" w14:paraId="1E360D28"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1" w:hRule="atLeast"/>
        </w:trPr>
        <w:tc>
          <w:tcPr>
            <w:tcW w:w="2628" w:type="dxa"/>
          </w:tcPr>
          <w:p w14:paraId="71A285E4" wp14:textId="77777777">
            <w:pPr>
              <w:ind w:left="0"/>
              <w:rPr>
                <w:rFonts w:cs="Arial"/>
                <w:color w:val="000000"/>
                <w:lang w:val="en-GB"/>
              </w:rPr>
            </w:pPr>
            <w:r>
              <w:rPr>
                <w:rFonts w:cs="Arial"/>
                <w:color w:val="000000"/>
                <w:lang w:val="en-GB"/>
              </w:rPr>
              <w:t>NIL</w:t>
            </w:r>
          </w:p>
        </w:tc>
        <w:tc>
          <w:tcPr>
            <w:tcW w:w="7047" w:type="dxa"/>
          </w:tcPr>
          <w:p w14:paraId="73D5F281" wp14:textId="77777777">
            <w:pPr>
              <w:ind w:left="0"/>
              <w:rPr>
                <w:rFonts w:cs="Arial"/>
                <w:color w:val="000000"/>
                <w:lang w:val="en-GB"/>
              </w:rPr>
            </w:pPr>
            <w:r>
              <w:rPr>
                <w:rFonts w:cs="Arial"/>
                <w:color w:val="000000"/>
                <w:lang w:val="en-GB"/>
              </w:rPr>
              <w:t>NIL</w:t>
            </w:r>
          </w:p>
        </w:tc>
      </w:tr>
      <w:tr xmlns:wp14="http://schemas.microsoft.com/office/word/2010/wordml" w14:paraId="12116FDA"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6" w:hRule="atLeast"/>
        </w:trPr>
        <w:tc>
          <w:tcPr>
            <w:tcW w:w="2628" w:type="dxa"/>
          </w:tcPr>
          <w:p w14:paraId="719ECEC9" wp14:textId="77777777">
            <w:pPr>
              <w:ind w:left="0"/>
              <w:rPr>
                <w:rFonts w:cs="Arial"/>
                <w:b/>
                <w:color w:val="000000"/>
                <w:lang w:val="en-GB"/>
              </w:rPr>
            </w:pPr>
          </w:p>
        </w:tc>
        <w:tc>
          <w:tcPr>
            <w:tcW w:w="7047" w:type="dxa"/>
          </w:tcPr>
          <w:p w14:paraId="407B23F1" wp14:textId="77777777">
            <w:pPr>
              <w:ind w:left="0"/>
              <w:rPr>
                <w:rFonts w:cs="Arial"/>
                <w:b/>
                <w:color w:val="000000"/>
                <w:lang w:val="en-GB"/>
              </w:rPr>
            </w:pPr>
          </w:p>
        </w:tc>
      </w:tr>
      <w:tr xmlns:wp14="http://schemas.microsoft.com/office/word/2010/wordml" w14:paraId="429CDF30"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6" w:hRule="atLeast"/>
        </w:trPr>
        <w:tc>
          <w:tcPr>
            <w:tcW w:w="2628" w:type="dxa"/>
          </w:tcPr>
          <w:p w14:paraId="631CDF97" wp14:textId="77777777">
            <w:pPr>
              <w:ind w:left="0"/>
              <w:rPr>
                <w:rFonts w:cs="Arial"/>
                <w:b/>
                <w:color w:val="000000"/>
                <w:lang w:val="en-GB"/>
              </w:rPr>
            </w:pPr>
          </w:p>
        </w:tc>
        <w:tc>
          <w:tcPr>
            <w:tcW w:w="7047" w:type="dxa"/>
          </w:tcPr>
          <w:p w14:paraId="31FE71E4" wp14:textId="77777777">
            <w:pPr>
              <w:ind w:left="0"/>
              <w:rPr>
                <w:rFonts w:cs="Arial"/>
                <w:b/>
                <w:color w:val="000000"/>
                <w:lang w:val="en-GB"/>
              </w:rPr>
            </w:pPr>
          </w:p>
        </w:tc>
      </w:tr>
      <w:tr xmlns:wp14="http://schemas.microsoft.com/office/word/2010/wordml" w14:paraId="69BCABCD"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8" w:hRule="atLeast"/>
        </w:trPr>
        <w:tc>
          <w:tcPr>
            <w:tcW w:w="2628" w:type="dxa"/>
          </w:tcPr>
          <w:p w14:paraId="2D28C23C" wp14:textId="77777777">
            <w:pPr>
              <w:ind w:left="0"/>
              <w:rPr>
                <w:rFonts w:cs="Arial"/>
                <w:b/>
                <w:color w:val="000000"/>
                <w:lang w:val="en-GB"/>
              </w:rPr>
            </w:pPr>
          </w:p>
        </w:tc>
        <w:tc>
          <w:tcPr>
            <w:tcW w:w="7047" w:type="dxa"/>
          </w:tcPr>
          <w:p w14:paraId="0F7357C3" wp14:textId="77777777">
            <w:pPr>
              <w:ind w:left="0"/>
              <w:rPr>
                <w:rFonts w:cs="Arial"/>
                <w:b/>
                <w:color w:val="000000"/>
                <w:lang w:val="en-GB"/>
              </w:rPr>
            </w:pPr>
          </w:p>
        </w:tc>
      </w:tr>
    </w:tbl>
    <w:p xmlns:wp14="http://schemas.microsoft.com/office/word/2010/wordml" w14:paraId="0C23292F" wp14:textId="77777777">
      <w:pPr>
        <w:ind w:left="0"/>
        <w:rPr>
          <w:rFonts w:cs="Arial"/>
          <w:b/>
          <w:color w:val="000000"/>
          <w:lang w:val="en-GB"/>
        </w:rPr>
      </w:pPr>
    </w:p>
    <w:p xmlns:wp14="http://schemas.microsoft.com/office/word/2010/wordml" w14:paraId="1A2222D7" wp14:textId="77777777">
      <w:pPr>
        <w:ind w:left="0"/>
        <w:rPr>
          <w:rFonts w:cs="Arial"/>
          <w:b/>
          <w:color w:val="000000"/>
          <w:lang w:val="en-GB"/>
        </w:rPr>
      </w:pPr>
    </w:p>
    <w:p xmlns:wp14="http://schemas.microsoft.com/office/word/2010/wordml" w14:paraId="41B597A0" wp14:textId="77777777">
      <w:pPr>
        <w:ind w:left="0"/>
        <w:rPr>
          <w:rFonts w:cs="Arial"/>
          <w:b/>
          <w:color w:val="000000"/>
          <w:lang w:val="en-GB"/>
        </w:rPr>
      </w:pPr>
      <w:r>
        <w:rPr>
          <w:rFonts w:cs="Arial"/>
          <w:b/>
          <w:color w:val="000000"/>
          <w:lang w:val="en-GB"/>
        </w:rPr>
        <w:t>Prepared By:</w:t>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Approved By:</w:t>
      </w:r>
    </w:p>
    <w:p xmlns:wp14="http://schemas.microsoft.com/office/word/2010/wordml" w14:paraId="72189CBF" wp14:textId="77777777">
      <w:pPr>
        <w:ind w:left="0"/>
        <w:rPr>
          <w:rFonts w:cs="Arial"/>
          <w:b/>
          <w:color w:val="000000"/>
          <w:lang w:val="en-GB"/>
        </w:rPr>
      </w:pPr>
    </w:p>
    <w:p xmlns:wp14="http://schemas.microsoft.com/office/word/2010/wordml" w14:paraId="1AF4878C" wp14:textId="77777777">
      <w:pPr>
        <w:ind w:left="0"/>
        <w:rPr>
          <w:rFonts w:cs="Arial"/>
          <w:b/>
          <w:color w:val="000000"/>
          <w:lang w:val="en-GB"/>
        </w:rPr>
      </w:pPr>
    </w:p>
    <w:p xmlns:wp14="http://schemas.microsoft.com/office/word/2010/wordml" w14:paraId="778B7D20" wp14:textId="77777777">
      <w:pPr>
        <w:ind w:left="0"/>
        <w:rPr>
          <w:rFonts w:cs="Arial"/>
          <w:b/>
          <w:color w:val="000000"/>
          <w:lang w:val="en-GB"/>
        </w:rPr>
      </w:pPr>
      <w:r>
        <w:rPr>
          <w:rFonts w:cs="Arial"/>
          <w:b/>
          <w:color w:val="000000"/>
          <w:lang w:val="en-GB"/>
        </w:rPr>
        <w:t xml:space="preserve">   ....................................................</w:t>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w:t>
      </w:r>
    </w:p>
    <w:p xmlns:wp14="http://schemas.microsoft.com/office/word/2010/wordml" w14:paraId="2E8C1BB7" wp14:textId="77777777">
      <w:pPr>
        <w:ind w:left="0"/>
        <w:rPr>
          <w:rFonts w:cs="Arial"/>
          <w:b/>
          <w:color w:val="000000"/>
          <w:lang w:val="en-GB"/>
        </w:rPr>
      </w:pPr>
      <w:r>
        <w:rPr>
          <w:rFonts w:cs="Arial"/>
          <w:b/>
          <w:color w:val="000000"/>
          <w:lang w:val="en-GB"/>
        </w:rPr>
        <w:tab/>
      </w:r>
      <w:r>
        <w:rPr>
          <w:rFonts w:cs="Arial"/>
          <w:b/>
          <w:color w:val="000000"/>
          <w:lang w:val="en-GB"/>
        </w:rPr>
        <w:tab/>
      </w:r>
      <w:r>
        <w:rPr>
          <w:rFonts w:cs="Arial"/>
          <w:b/>
          <w:color w:val="000000"/>
          <w:lang w:val="en-GB"/>
        </w:rPr>
        <w:t>Backup Admin</w:t>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System Owner</w:t>
      </w:r>
    </w:p>
    <w:p xmlns:wp14="http://schemas.microsoft.com/office/word/2010/wordml" w14:paraId="46AAD782" wp14:textId="77777777">
      <w:pPr>
        <w:ind w:left="0"/>
        <w:rPr>
          <w:rFonts w:cs="Arial"/>
          <w:b/>
          <w:color w:val="000000"/>
          <w:lang w:val="en-GB"/>
        </w:rPr>
      </w:pPr>
    </w:p>
    <w:p xmlns:wp14="http://schemas.microsoft.com/office/word/2010/wordml" w14:paraId="1721097C" wp14:textId="77777777">
      <w:pPr>
        <w:ind w:left="0"/>
        <w:rPr>
          <w:rFonts w:cs="Arial"/>
          <w:b/>
          <w:color w:val="000000"/>
          <w:lang w:val="en-GB"/>
        </w:rPr>
      </w:pPr>
    </w:p>
    <w:p xmlns:wp14="http://schemas.microsoft.com/office/word/2010/wordml" w14:paraId="54998899" wp14:textId="77777777">
      <w:pPr>
        <w:ind w:left="0"/>
        <w:rPr>
          <w:rFonts w:cs="Arial"/>
          <w:b/>
          <w:color w:val="000000"/>
          <w:lang w:val="en-GB"/>
        </w:rPr>
      </w:pPr>
    </w:p>
    <w:p xmlns:wp14="http://schemas.microsoft.com/office/word/2010/wordml" w14:paraId="00AB4751" wp14:textId="77777777">
      <w:pPr>
        <w:ind w:left="0"/>
        <w:rPr>
          <w:rFonts w:cs="Arial"/>
          <w:b/>
          <w:color w:val="000000"/>
          <w:lang w:val="en-GB"/>
        </w:rPr>
      </w:pPr>
    </w:p>
    <w:p xmlns:wp14="http://schemas.microsoft.com/office/word/2010/wordml" w14:paraId="2D461D88" wp14:textId="77777777">
      <w:pPr>
        <w:ind w:left="0"/>
        <w:rPr>
          <w:rFonts w:cs="Arial"/>
          <w:b/>
          <w:color w:val="000000"/>
          <w:lang w:val="en-GB"/>
        </w:rPr>
      </w:pPr>
    </w:p>
    <w:p xmlns:wp14="http://schemas.microsoft.com/office/word/2010/wordml" w14:paraId="73F8DB4D" wp14:textId="77777777">
      <w:pPr>
        <w:ind w:left="0"/>
        <w:rPr>
          <w:rFonts w:cs="Arial"/>
          <w:b/>
          <w:color w:val="000000"/>
          <w:lang w:val="en-GB"/>
        </w:rPr>
      </w:pPr>
    </w:p>
    <w:p xmlns:wp14="http://schemas.microsoft.com/office/word/2010/wordml" w14:paraId="6BF20CEA" wp14:textId="77777777">
      <w:pPr>
        <w:ind w:left="0"/>
        <w:rPr>
          <w:rFonts w:cs="Arial"/>
          <w:b/>
          <w:color w:val="000000"/>
          <w:lang w:val="en-GB"/>
        </w:rPr>
      </w:pPr>
    </w:p>
    <w:p xmlns:wp14="http://schemas.microsoft.com/office/word/2010/wordml" w14:paraId="25F866C5" wp14:textId="77777777">
      <w:pPr>
        <w:ind w:left="0"/>
        <w:rPr>
          <w:rFonts w:cs="Arial"/>
          <w:b/>
          <w:color w:val="000000"/>
          <w:lang w:val="en-GB"/>
        </w:rPr>
      </w:pPr>
    </w:p>
    <w:p xmlns:wp14="http://schemas.microsoft.com/office/word/2010/wordml" w14:paraId="0210DD7E" wp14:textId="77777777">
      <w:pPr>
        <w:ind w:left="0"/>
        <w:rPr>
          <w:rFonts w:cs="Arial"/>
          <w:b/>
          <w:lang w:val="en-GB"/>
        </w:rPr>
      </w:pPr>
    </w:p>
    <w:p xmlns:wp14="http://schemas.microsoft.com/office/word/2010/wordml" w14:paraId="3BF677DD" wp14:textId="77777777">
      <w:pPr>
        <w:ind w:left="0"/>
        <w:rPr>
          <w:rFonts w:cs="Arial"/>
          <w:b/>
          <w:lang w:val="en-GB"/>
        </w:rPr>
      </w:pPr>
    </w:p>
    <w:p xmlns:wp14="http://schemas.microsoft.com/office/word/2010/wordml" w14:paraId="6A778EA0" wp14:textId="77777777">
      <w:pPr>
        <w:ind w:left="0"/>
        <w:rPr>
          <w:rFonts w:cs="Arial"/>
          <w:b/>
          <w:lang w:val="en-GB"/>
        </w:rPr>
      </w:pPr>
    </w:p>
    <w:p xmlns:wp14="http://schemas.microsoft.com/office/word/2010/wordml" w14:paraId="25F15E76" wp14:textId="77777777">
      <w:pPr>
        <w:ind w:left="0"/>
        <w:rPr>
          <w:rFonts w:cs="Arial"/>
          <w:b/>
          <w:lang w:val="en-GB"/>
        </w:rPr>
      </w:pPr>
    </w:p>
    <w:p xmlns:wp14="http://schemas.microsoft.com/office/word/2010/wordml" w14:paraId="4F3E644B" wp14:textId="77777777">
      <w:pPr>
        <w:ind w:left="0"/>
        <w:rPr>
          <w:rFonts w:cs="Arial"/>
          <w:b/>
          <w:lang w:val="en-GB"/>
        </w:rPr>
      </w:pPr>
    </w:p>
    <w:p xmlns:wp14="http://schemas.microsoft.com/office/word/2010/wordml" w14:paraId="69C5AB75" wp14:textId="77777777">
      <w:pPr>
        <w:ind w:left="0"/>
        <w:rPr>
          <w:rFonts w:cs="Arial"/>
          <w:b/>
          <w:lang w:val="en-GB"/>
        </w:rPr>
      </w:pPr>
    </w:p>
    <w:p xmlns:wp14="http://schemas.microsoft.com/office/word/2010/wordml" w14:paraId="666D2598" wp14:textId="77777777">
      <w:pPr>
        <w:ind w:left="0"/>
        <w:rPr>
          <w:rFonts w:cs="Arial"/>
          <w:b/>
          <w:color w:val="000000"/>
          <w:lang w:val="en-GB"/>
        </w:rPr>
      </w:pPr>
      <w:r>
        <w:rPr>
          <w:rFonts w:cs="Arial"/>
          <w:b/>
          <w:color w:val="000000"/>
          <w:lang w:val="en-GB"/>
        </w:rPr>
        <w:t>NON COMPLIANCE REPORT</w:t>
      </w:r>
    </w:p>
    <w:p xmlns:wp14="http://schemas.microsoft.com/office/word/2010/wordml" w14:paraId="096E06FE" wp14:textId="77777777">
      <w:pPr>
        <w:ind w:left="0"/>
        <w:rPr>
          <w:rFonts w:cs="Arial"/>
          <w:b/>
          <w:lang w:val="en-GB"/>
        </w:rPr>
      </w:pPr>
    </w:p>
    <w:p xmlns:wp14="http://schemas.microsoft.com/office/word/2010/wordml" w14:paraId="27286A95" wp14:textId="77777777">
      <w:pPr>
        <w:ind w:left="0"/>
        <w:rPr>
          <w:rFonts w:cs="Arial"/>
          <w:b/>
          <w:lang w:val="en-GB"/>
        </w:rPr>
      </w:pPr>
    </w:p>
    <w:p xmlns:wp14="http://schemas.microsoft.com/office/word/2010/wordml" w14:paraId="51A21A89" wp14:textId="77777777">
      <w:pPr>
        <w:ind w:left="0"/>
        <w:rPr>
          <w:rFonts w:cs="Arial"/>
          <w:lang w:val="en-GB"/>
        </w:rPr>
      </w:pPr>
      <w:r>
        <w:rPr>
          <w:rFonts w:cs="Arial"/>
          <w:lang w:val="en-GB"/>
        </w:rPr>
        <w:t>Application</w:t>
      </w:r>
      <w:r>
        <w:rPr>
          <w:rFonts w:cs="Arial"/>
          <w:lang w:val="en-GB"/>
        </w:rPr>
        <w:tab/>
      </w:r>
      <w:r>
        <w:rPr>
          <w:rFonts w:cs="Arial"/>
          <w:lang w:val="en-GB"/>
        </w:rPr>
        <w:tab/>
      </w:r>
      <w:r>
        <w:rPr>
          <w:rFonts w:cs="Arial"/>
          <w:lang w:val="en-GB"/>
        </w:rPr>
        <w:t>:</w:t>
      </w:r>
      <w:r>
        <w:rPr>
          <w:rFonts w:cs="Arial"/>
          <w:lang w:val="en-GB"/>
        </w:rPr>
        <w:tab/>
      </w:r>
      <w:r>
        <w:rPr>
          <w:rFonts w:cs="Arial"/>
          <w:lang w:val="en-GB"/>
        </w:rPr>
        <w:t>______NIL________________________________________________</w:t>
      </w:r>
    </w:p>
    <w:p xmlns:wp14="http://schemas.microsoft.com/office/word/2010/wordml" w14:paraId="64AB2A5A" wp14:textId="77777777">
      <w:pPr>
        <w:ind w:left="0"/>
        <w:rPr>
          <w:rFonts w:cs="Arial"/>
          <w:lang w:val="en-GB"/>
        </w:rPr>
      </w:pPr>
    </w:p>
    <w:p xmlns:wp14="http://schemas.microsoft.com/office/word/2010/wordml" w14:paraId="0B4313C3" wp14:textId="77777777">
      <w:pPr>
        <w:ind w:left="0"/>
        <w:rPr>
          <w:rFonts w:cs="Arial"/>
          <w:b/>
          <w:lang w:val="en-GB"/>
        </w:rPr>
      </w:pPr>
      <w:r>
        <w:rPr>
          <w:rFonts w:cs="Arial"/>
          <w:lang w:val="en-GB"/>
        </w:rPr>
        <w:t>Owner</w:t>
      </w:r>
      <w:r>
        <w:rPr>
          <w:rFonts w:cs="Arial"/>
          <w:b/>
          <w:lang w:val="en-GB"/>
        </w:rPr>
        <w:tab/>
      </w:r>
      <w:r>
        <w:rPr>
          <w:rFonts w:cs="Arial"/>
          <w:b/>
          <w:lang w:val="en-GB"/>
        </w:rPr>
        <w:tab/>
      </w:r>
      <w:r>
        <w:rPr>
          <w:rFonts w:cs="Arial"/>
          <w:b/>
          <w:lang w:val="en-GB"/>
        </w:rPr>
        <w:tab/>
      </w:r>
      <w:r>
        <w:rPr>
          <w:rFonts w:cs="Arial"/>
          <w:b/>
          <w:lang w:val="en-GB"/>
        </w:rPr>
        <w:t>:</w:t>
      </w:r>
      <w:r>
        <w:rPr>
          <w:rFonts w:cs="Arial"/>
          <w:b/>
          <w:lang w:val="en-GB"/>
        </w:rPr>
        <w:tab/>
      </w:r>
      <w:r>
        <w:rPr>
          <w:rFonts w:cs="Arial"/>
          <w:b/>
          <w:lang w:val="en-GB"/>
        </w:rPr>
        <w:t>______</w:t>
      </w:r>
      <w:r>
        <w:rPr>
          <w:rFonts w:cs="Arial"/>
          <w:lang w:val="en-GB"/>
        </w:rPr>
        <w:t>NIL</w:t>
      </w:r>
      <w:r>
        <w:rPr>
          <w:rFonts w:cs="Arial"/>
          <w:b/>
          <w:lang w:val="en-GB"/>
        </w:rPr>
        <w:t>________________________________________________</w:t>
      </w:r>
    </w:p>
    <w:p xmlns:wp14="http://schemas.microsoft.com/office/word/2010/wordml" w14:paraId="4159FAB9" wp14:textId="77777777">
      <w:pPr>
        <w:ind w:left="0"/>
        <w:rPr>
          <w:rFonts w:cs="Arial"/>
          <w:b/>
          <w:lang w:val="en-GB"/>
        </w:rPr>
      </w:pPr>
    </w:p>
    <w:p xmlns:wp14="http://schemas.microsoft.com/office/word/2010/wordml" w14:paraId="0A56BDC6" wp14:textId="77777777">
      <w:pPr>
        <w:ind w:left="0"/>
        <w:rPr>
          <w:rFonts w:cs="Arial"/>
          <w:b/>
          <w:lang w:val="en-GB"/>
        </w:rPr>
      </w:pPr>
    </w:p>
    <w:tbl>
      <w:tblPr>
        <w:tblStyle w:val="42"/>
        <w:tblW w:w="967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38"/>
        <w:gridCol w:w="2880"/>
        <w:gridCol w:w="5157"/>
      </w:tblGrid>
      <w:tr xmlns:wp14="http://schemas.microsoft.com/office/word/2010/wordml" w14:paraId="280AE445"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 w:hRule="atLeast"/>
        </w:trPr>
        <w:tc>
          <w:tcPr>
            <w:tcW w:w="1638" w:type="dxa"/>
            <w:vAlign w:val="center"/>
          </w:tcPr>
          <w:p w14:paraId="6ECD21A2" wp14:textId="77777777">
            <w:pPr>
              <w:ind w:left="0"/>
              <w:jc w:val="center"/>
              <w:rPr>
                <w:rFonts w:cs="Arial"/>
                <w:b/>
                <w:lang w:val="en-GB"/>
              </w:rPr>
            </w:pPr>
            <w:r>
              <w:rPr>
                <w:rFonts w:cs="Arial"/>
                <w:b/>
                <w:lang w:val="en-GB"/>
              </w:rPr>
              <w:t>Date</w:t>
            </w:r>
          </w:p>
        </w:tc>
        <w:tc>
          <w:tcPr>
            <w:tcW w:w="2880" w:type="dxa"/>
            <w:vAlign w:val="center"/>
          </w:tcPr>
          <w:p w14:paraId="0981A464" wp14:textId="77777777">
            <w:pPr>
              <w:ind w:left="0" w:right="72"/>
              <w:jc w:val="center"/>
              <w:rPr>
                <w:rFonts w:cs="Arial"/>
                <w:b/>
                <w:lang w:val="en-GB"/>
              </w:rPr>
            </w:pPr>
            <w:r>
              <w:rPr>
                <w:rFonts w:cs="Arial"/>
                <w:b/>
                <w:lang w:val="en-GB"/>
              </w:rPr>
              <w:t>Reference Number</w:t>
            </w:r>
          </w:p>
        </w:tc>
        <w:tc>
          <w:tcPr>
            <w:tcW w:w="5157" w:type="dxa"/>
            <w:vAlign w:val="center"/>
          </w:tcPr>
          <w:p w14:paraId="513D93E2" wp14:textId="77777777">
            <w:pPr>
              <w:ind w:left="0"/>
              <w:jc w:val="center"/>
              <w:rPr>
                <w:rFonts w:cs="Arial"/>
                <w:b/>
                <w:lang w:val="en-GB"/>
              </w:rPr>
            </w:pPr>
            <w:r>
              <w:rPr>
                <w:rFonts w:cs="Arial"/>
                <w:b/>
                <w:lang w:val="en-GB"/>
              </w:rPr>
              <w:t>Description</w:t>
            </w:r>
          </w:p>
        </w:tc>
      </w:tr>
      <w:tr xmlns:wp14="http://schemas.microsoft.com/office/word/2010/wordml" w14:paraId="65843C79"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1" w:hRule="atLeast"/>
        </w:trPr>
        <w:tc>
          <w:tcPr>
            <w:tcW w:w="1638" w:type="dxa"/>
          </w:tcPr>
          <w:p w14:paraId="40DC5670" wp14:textId="77777777">
            <w:pPr>
              <w:ind w:left="0"/>
              <w:rPr>
                <w:rFonts w:cs="Arial"/>
                <w:lang w:val="en-GB"/>
              </w:rPr>
            </w:pPr>
            <w:r>
              <w:rPr>
                <w:rFonts w:cs="Arial"/>
                <w:lang w:val="en-GB"/>
              </w:rPr>
              <w:t>NIL</w:t>
            </w:r>
          </w:p>
        </w:tc>
        <w:tc>
          <w:tcPr>
            <w:tcW w:w="2880" w:type="dxa"/>
          </w:tcPr>
          <w:p w14:paraId="007ED962" wp14:textId="77777777">
            <w:pPr>
              <w:ind w:left="0"/>
              <w:rPr>
                <w:rFonts w:cs="Arial"/>
                <w:lang w:val="en-GB"/>
              </w:rPr>
            </w:pPr>
            <w:r>
              <w:rPr>
                <w:rFonts w:cs="Arial"/>
                <w:lang w:val="en-GB"/>
              </w:rPr>
              <w:t>NIL</w:t>
            </w:r>
          </w:p>
        </w:tc>
        <w:tc>
          <w:tcPr>
            <w:tcW w:w="5157" w:type="dxa"/>
          </w:tcPr>
          <w:p w14:paraId="56157EBF" wp14:textId="77777777">
            <w:pPr>
              <w:ind w:left="0"/>
              <w:rPr>
                <w:rFonts w:cs="Arial"/>
                <w:lang w:val="en-GB"/>
              </w:rPr>
            </w:pPr>
            <w:r>
              <w:rPr>
                <w:rFonts w:cs="Arial"/>
                <w:lang w:val="en-GB"/>
              </w:rPr>
              <w:t>NIL</w:t>
            </w:r>
          </w:p>
        </w:tc>
      </w:tr>
      <w:tr xmlns:wp14="http://schemas.microsoft.com/office/word/2010/wordml" w14:paraId="7FE267A1"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6" w:hRule="atLeast"/>
        </w:trPr>
        <w:tc>
          <w:tcPr>
            <w:tcW w:w="1638" w:type="dxa"/>
          </w:tcPr>
          <w:p w14:paraId="39AA02EC" wp14:textId="77777777">
            <w:pPr>
              <w:ind w:left="0"/>
              <w:rPr>
                <w:rFonts w:cs="Arial"/>
                <w:b/>
                <w:lang w:val="en-GB"/>
              </w:rPr>
            </w:pPr>
          </w:p>
        </w:tc>
        <w:tc>
          <w:tcPr>
            <w:tcW w:w="2880" w:type="dxa"/>
          </w:tcPr>
          <w:p w14:paraId="328E887E" wp14:textId="77777777">
            <w:pPr>
              <w:ind w:left="0"/>
              <w:rPr>
                <w:rFonts w:cs="Arial"/>
                <w:b/>
                <w:lang w:val="en-GB"/>
              </w:rPr>
            </w:pPr>
          </w:p>
        </w:tc>
        <w:tc>
          <w:tcPr>
            <w:tcW w:w="5157" w:type="dxa"/>
          </w:tcPr>
          <w:p w14:paraId="5A4440EE" wp14:textId="77777777">
            <w:pPr>
              <w:ind w:left="0"/>
              <w:rPr>
                <w:rFonts w:cs="Arial"/>
                <w:b/>
                <w:lang w:val="en-GB"/>
              </w:rPr>
            </w:pPr>
          </w:p>
        </w:tc>
      </w:tr>
      <w:tr xmlns:wp14="http://schemas.microsoft.com/office/word/2010/wordml" w14:paraId="71E86D4E"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6" w:hRule="atLeast"/>
        </w:trPr>
        <w:tc>
          <w:tcPr>
            <w:tcW w:w="1638" w:type="dxa"/>
          </w:tcPr>
          <w:p w14:paraId="4AF50F37" wp14:textId="77777777">
            <w:pPr>
              <w:ind w:left="0"/>
              <w:rPr>
                <w:rFonts w:cs="Arial"/>
                <w:b/>
                <w:lang w:val="en-GB"/>
              </w:rPr>
            </w:pPr>
          </w:p>
        </w:tc>
        <w:tc>
          <w:tcPr>
            <w:tcW w:w="2880" w:type="dxa"/>
          </w:tcPr>
          <w:p w14:paraId="747CF5AC" wp14:textId="77777777">
            <w:pPr>
              <w:ind w:left="0"/>
              <w:rPr>
                <w:rFonts w:cs="Arial"/>
                <w:b/>
                <w:lang w:val="en-GB"/>
              </w:rPr>
            </w:pPr>
          </w:p>
        </w:tc>
        <w:tc>
          <w:tcPr>
            <w:tcW w:w="5157" w:type="dxa"/>
          </w:tcPr>
          <w:p w14:paraId="5E454F11" wp14:textId="77777777">
            <w:pPr>
              <w:ind w:left="0"/>
              <w:rPr>
                <w:rFonts w:cs="Arial"/>
                <w:b/>
                <w:lang w:val="en-GB"/>
              </w:rPr>
            </w:pPr>
          </w:p>
        </w:tc>
      </w:tr>
      <w:tr xmlns:wp14="http://schemas.microsoft.com/office/word/2010/wordml" w14:paraId="2334F3C2"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8" w:hRule="atLeast"/>
        </w:trPr>
        <w:tc>
          <w:tcPr>
            <w:tcW w:w="1638" w:type="dxa"/>
          </w:tcPr>
          <w:p w14:paraId="6688C5E5" wp14:textId="77777777">
            <w:pPr>
              <w:ind w:left="0"/>
              <w:rPr>
                <w:rFonts w:cs="Arial"/>
                <w:b/>
                <w:lang w:val="en-GB"/>
              </w:rPr>
            </w:pPr>
          </w:p>
        </w:tc>
        <w:tc>
          <w:tcPr>
            <w:tcW w:w="2880" w:type="dxa"/>
          </w:tcPr>
          <w:p w14:paraId="4AE424E0" wp14:textId="77777777">
            <w:pPr>
              <w:ind w:left="0"/>
              <w:rPr>
                <w:rFonts w:cs="Arial"/>
                <w:b/>
                <w:lang w:val="en-GB"/>
              </w:rPr>
            </w:pPr>
          </w:p>
        </w:tc>
        <w:tc>
          <w:tcPr>
            <w:tcW w:w="5157" w:type="dxa"/>
          </w:tcPr>
          <w:p w14:paraId="5FB90CE9" wp14:textId="77777777">
            <w:pPr>
              <w:ind w:left="0"/>
              <w:rPr>
                <w:rFonts w:cs="Arial"/>
                <w:b/>
                <w:lang w:val="en-GB"/>
              </w:rPr>
            </w:pPr>
          </w:p>
        </w:tc>
      </w:tr>
    </w:tbl>
    <w:p xmlns:wp14="http://schemas.microsoft.com/office/word/2010/wordml" w14:paraId="23A7C8A6" wp14:textId="77777777">
      <w:pPr>
        <w:ind w:left="0"/>
        <w:rPr>
          <w:rFonts w:cs="Arial"/>
          <w:b/>
          <w:lang w:val="en-GB"/>
        </w:rPr>
      </w:pPr>
    </w:p>
    <w:p xmlns:wp14="http://schemas.microsoft.com/office/word/2010/wordml" w14:paraId="236FC237" wp14:textId="77777777">
      <w:pPr>
        <w:ind w:left="0"/>
        <w:rPr>
          <w:rFonts w:cs="Arial"/>
          <w:b/>
          <w:lang w:val="en-GB"/>
        </w:rPr>
      </w:pPr>
    </w:p>
    <w:p xmlns:wp14="http://schemas.microsoft.com/office/word/2010/wordml" w14:paraId="1AE3BA50" wp14:textId="77777777">
      <w:pPr>
        <w:ind w:left="0"/>
        <w:rPr>
          <w:rFonts w:cs="Arial"/>
          <w:b/>
          <w:lang w:val="en-GB"/>
        </w:rPr>
      </w:pPr>
      <w:r>
        <w:rPr>
          <w:rFonts w:cs="Arial"/>
          <w:b/>
          <w:lang w:val="en-GB"/>
        </w:rPr>
        <w:t>Prepared By:</w:t>
      </w:r>
      <w:r>
        <w:rPr>
          <w:rFonts w:cs="Arial"/>
          <w:b/>
          <w:lang w:val="en-GB"/>
        </w:rPr>
        <w:tab/>
      </w:r>
      <w:r>
        <w:rPr>
          <w:rFonts w:cs="Arial"/>
          <w:b/>
          <w:lang w:val="en-GB"/>
        </w:rPr>
        <w:tab/>
      </w:r>
      <w:r>
        <w:rPr>
          <w:rFonts w:cs="Arial"/>
          <w:b/>
          <w:lang w:val="en-GB"/>
        </w:rPr>
        <w:tab/>
      </w:r>
      <w:r>
        <w:rPr>
          <w:rFonts w:cs="Arial"/>
          <w:b/>
          <w:lang w:val="en-GB"/>
        </w:rPr>
        <w:tab/>
      </w:r>
      <w:r>
        <w:rPr>
          <w:rFonts w:cs="Arial"/>
          <w:b/>
          <w:lang w:val="en-GB"/>
        </w:rPr>
        <w:tab/>
      </w:r>
      <w:r>
        <w:rPr>
          <w:rFonts w:cs="Arial"/>
          <w:b/>
          <w:lang w:val="en-GB"/>
        </w:rPr>
        <w:tab/>
      </w:r>
      <w:r>
        <w:rPr>
          <w:rFonts w:cs="Arial"/>
          <w:b/>
          <w:lang w:val="en-GB"/>
        </w:rPr>
        <w:tab/>
      </w:r>
      <w:r>
        <w:rPr>
          <w:rFonts w:cs="Arial"/>
          <w:b/>
          <w:lang w:val="en-GB"/>
        </w:rPr>
        <w:tab/>
      </w:r>
      <w:r>
        <w:rPr>
          <w:rFonts w:cs="Arial"/>
          <w:b/>
          <w:lang w:val="en-GB"/>
        </w:rPr>
        <w:tab/>
      </w:r>
      <w:r>
        <w:rPr>
          <w:rFonts w:cs="Arial"/>
          <w:b/>
          <w:lang w:val="en-GB"/>
        </w:rPr>
        <w:tab/>
      </w:r>
      <w:r>
        <w:rPr>
          <w:rFonts w:cs="Arial"/>
          <w:b/>
          <w:lang w:val="en-GB"/>
        </w:rPr>
        <w:tab/>
      </w:r>
      <w:r>
        <w:rPr>
          <w:rFonts w:cs="Arial"/>
          <w:b/>
          <w:lang w:val="en-GB"/>
        </w:rPr>
        <w:tab/>
      </w:r>
      <w:r>
        <w:rPr>
          <w:rFonts w:cs="Arial"/>
          <w:b/>
          <w:lang w:val="en-GB"/>
        </w:rPr>
        <w:t>Approved By:</w:t>
      </w:r>
    </w:p>
    <w:p xmlns:wp14="http://schemas.microsoft.com/office/word/2010/wordml" w14:paraId="064FF0C9" wp14:textId="77777777">
      <w:pPr>
        <w:ind w:left="0"/>
        <w:rPr>
          <w:rFonts w:cs="Arial"/>
          <w:b/>
          <w:lang w:val="en-GB"/>
        </w:rPr>
      </w:pPr>
    </w:p>
    <w:p xmlns:wp14="http://schemas.microsoft.com/office/word/2010/wordml" w14:paraId="619E7DCA" wp14:textId="77777777">
      <w:pPr>
        <w:ind w:left="0"/>
        <w:rPr>
          <w:rFonts w:cs="Arial"/>
          <w:b/>
          <w:lang w:val="en-GB"/>
        </w:rPr>
      </w:pPr>
    </w:p>
    <w:p xmlns:wp14="http://schemas.microsoft.com/office/word/2010/wordml" w14:paraId="1A0F8F25" wp14:textId="77777777">
      <w:pPr>
        <w:ind w:left="0"/>
        <w:rPr>
          <w:rFonts w:cs="Arial"/>
          <w:b/>
          <w:lang w:val="en-GB"/>
        </w:rPr>
      </w:pPr>
      <w:r>
        <w:rPr>
          <w:rFonts w:cs="Arial"/>
          <w:b/>
          <w:lang w:val="en-GB"/>
        </w:rPr>
        <w:t xml:space="preserve">   ....................................................</w:t>
      </w:r>
      <w:r>
        <w:rPr>
          <w:rFonts w:cs="Arial"/>
          <w:b/>
          <w:lang w:val="en-GB"/>
        </w:rPr>
        <w:tab/>
      </w:r>
      <w:r>
        <w:rPr>
          <w:rFonts w:cs="Arial"/>
          <w:b/>
          <w:lang w:val="en-GB"/>
        </w:rPr>
        <w:tab/>
      </w:r>
      <w:r>
        <w:rPr>
          <w:rFonts w:cs="Arial"/>
          <w:b/>
          <w:lang w:val="en-GB"/>
        </w:rPr>
        <w:tab/>
      </w:r>
      <w:r>
        <w:rPr>
          <w:rFonts w:cs="Arial"/>
          <w:b/>
          <w:lang w:val="en-GB"/>
        </w:rPr>
        <w:tab/>
      </w:r>
      <w:r>
        <w:rPr>
          <w:rFonts w:cs="Arial"/>
          <w:b/>
          <w:lang w:val="en-GB"/>
        </w:rPr>
        <w:tab/>
      </w:r>
      <w:r>
        <w:rPr>
          <w:rFonts w:cs="Arial"/>
          <w:b/>
          <w:lang w:val="en-GB"/>
        </w:rPr>
        <w:tab/>
      </w:r>
      <w:r>
        <w:rPr>
          <w:rFonts w:cs="Arial"/>
          <w:b/>
          <w:lang w:val="en-GB"/>
        </w:rPr>
        <w:tab/>
      </w:r>
      <w:r>
        <w:rPr>
          <w:rFonts w:cs="Arial"/>
          <w:b/>
          <w:lang w:val="en-GB"/>
        </w:rPr>
        <w:t>....................................................</w:t>
      </w:r>
    </w:p>
    <w:p xmlns:wp14="http://schemas.microsoft.com/office/word/2010/wordml" w14:paraId="741CE1FE" wp14:textId="77777777">
      <w:pPr>
        <w:ind w:left="0"/>
        <w:rPr>
          <w:rFonts w:cs="Arial"/>
          <w:b/>
          <w:lang w:val="en-GB"/>
        </w:rPr>
      </w:pPr>
      <w:r>
        <w:rPr>
          <w:rFonts w:cs="Arial"/>
          <w:b/>
          <w:lang w:val="en-GB"/>
        </w:rPr>
        <w:tab/>
      </w:r>
      <w:r>
        <w:rPr>
          <w:rFonts w:cs="Arial"/>
          <w:b/>
          <w:lang w:val="en-GB"/>
        </w:rPr>
        <w:tab/>
      </w:r>
      <w:r>
        <w:rPr>
          <w:rFonts w:cs="Arial"/>
          <w:b/>
          <w:lang w:val="en-GB"/>
        </w:rPr>
        <w:tab/>
      </w:r>
      <w:r>
        <w:rPr>
          <w:rFonts w:cs="Arial"/>
          <w:b/>
          <w:lang w:val="en-GB"/>
        </w:rPr>
        <w:t>System Admin</w:t>
      </w:r>
      <w:r>
        <w:rPr>
          <w:rFonts w:cs="Arial"/>
          <w:b/>
          <w:lang w:val="en-GB"/>
        </w:rPr>
        <w:tab/>
      </w:r>
      <w:r>
        <w:rPr>
          <w:rFonts w:cs="Arial"/>
          <w:b/>
          <w:lang w:val="en-GB"/>
        </w:rPr>
        <w:tab/>
      </w:r>
      <w:r>
        <w:rPr>
          <w:rFonts w:cs="Arial"/>
          <w:b/>
          <w:lang w:val="en-GB"/>
        </w:rPr>
        <w:tab/>
      </w:r>
      <w:r>
        <w:rPr>
          <w:rFonts w:cs="Arial"/>
          <w:b/>
          <w:lang w:val="en-GB"/>
        </w:rPr>
        <w:tab/>
      </w:r>
      <w:r>
        <w:rPr>
          <w:rFonts w:cs="Arial"/>
          <w:b/>
          <w:lang w:val="en-GB"/>
        </w:rPr>
        <w:tab/>
      </w:r>
      <w:r>
        <w:rPr>
          <w:rFonts w:cs="Arial"/>
          <w:b/>
          <w:lang w:val="en-GB"/>
        </w:rPr>
        <w:tab/>
      </w:r>
      <w:r>
        <w:rPr>
          <w:rFonts w:cs="Arial"/>
          <w:b/>
          <w:lang w:val="en-GB"/>
        </w:rPr>
        <w:tab/>
      </w:r>
      <w:r>
        <w:rPr>
          <w:rFonts w:cs="Arial"/>
          <w:b/>
          <w:lang w:val="en-GB"/>
        </w:rPr>
        <w:tab/>
      </w:r>
      <w:r>
        <w:rPr>
          <w:rFonts w:cs="Arial"/>
          <w:b/>
          <w:lang w:val="en-GB"/>
        </w:rPr>
        <w:tab/>
      </w:r>
      <w:r>
        <w:rPr>
          <w:rFonts w:cs="Arial"/>
          <w:b/>
          <w:lang w:val="en-GB"/>
        </w:rPr>
        <w:tab/>
      </w:r>
      <w:r>
        <w:rPr>
          <w:rFonts w:cs="Arial"/>
          <w:b/>
          <w:lang w:val="en-GB"/>
        </w:rPr>
        <w:tab/>
      </w:r>
      <w:r>
        <w:rPr>
          <w:rFonts w:cs="Arial"/>
          <w:b/>
          <w:lang w:val="en-GB"/>
        </w:rPr>
        <w:tab/>
      </w:r>
      <w:r>
        <w:rPr>
          <w:rFonts w:cs="Arial"/>
          <w:b/>
          <w:lang w:val="en-GB"/>
        </w:rPr>
        <w:t>System Owner</w:t>
      </w:r>
    </w:p>
    <w:p xmlns:wp14="http://schemas.microsoft.com/office/word/2010/wordml" w14:paraId="3D72BBB8" wp14:textId="77777777">
      <w:pPr>
        <w:ind w:left="0"/>
        <w:rPr>
          <w:rFonts w:cs="Arial"/>
          <w:b/>
          <w:lang w:val="en-GB"/>
        </w:rPr>
      </w:pPr>
    </w:p>
    <w:p xmlns:wp14="http://schemas.microsoft.com/office/word/2010/wordml" w14:paraId="0FE0AA04" wp14:textId="77777777">
      <w:pPr>
        <w:ind w:left="0"/>
        <w:rPr>
          <w:rFonts w:cs="Arial"/>
          <w:b/>
          <w:lang w:val="en-GB"/>
        </w:rPr>
      </w:pPr>
    </w:p>
    <w:p xmlns:wp14="http://schemas.microsoft.com/office/word/2010/wordml" w14:paraId="05FFD593" wp14:textId="77777777">
      <w:pPr>
        <w:ind w:left="0"/>
        <w:rPr>
          <w:rFonts w:cs="Arial"/>
          <w:b/>
          <w:lang w:val="en-GB"/>
        </w:rPr>
      </w:pPr>
    </w:p>
    <w:p xmlns:wp14="http://schemas.microsoft.com/office/word/2010/wordml" w14:paraId="7618A91F" wp14:textId="77777777">
      <w:pPr>
        <w:ind w:left="0"/>
        <w:rPr>
          <w:rFonts w:cs="Arial"/>
          <w:b/>
          <w:lang w:val="en-GB"/>
        </w:rPr>
      </w:pPr>
    </w:p>
    <w:p xmlns:wp14="http://schemas.microsoft.com/office/word/2010/wordml" w14:paraId="250806ED" wp14:textId="77777777">
      <w:pPr>
        <w:ind w:left="0"/>
        <w:rPr>
          <w:rFonts w:cs="Arial"/>
          <w:b/>
          <w:lang w:val="en-GB"/>
        </w:rPr>
      </w:pPr>
    </w:p>
    <w:p xmlns:wp14="http://schemas.microsoft.com/office/word/2010/wordml" w14:paraId="3D35B4DD" wp14:textId="77777777">
      <w:pPr>
        <w:ind w:left="0"/>
        <w:rPr>
          <w:rFonts w:cs="Arial"/>
          <w:b/>
          <w:lang w:val="en-GB"/>
        </w:rPr>
      </w:pPr>
    </w:p>
    <w:p xmlns:wp14="http://schemas.microsoft.com/office/word/2010/wordml" w14:paraId="6098C37B" wp14:textId="77777777">
      <w:pPr>
        <w:ind w:left="0"/>
        <w:rPr>
          <w:rFonts w:cs="Arial"/>
          <w:b/>
          <w:lang w:val="en-GB"/>
        </w:rPr>
      </w:pPr>
    </w:p>
    <w:p xmlns:wp14="http://schemas.microsoft.com/office/word/2010/wordml" w14:paraId="24A2EE5C" wp14:textId="77777777">
      <w:pPr>
        <w:ind w:left="0"/>
        <w:rPr>
          <w:rFonts w:cs="Arial"/>
          <w:b/>
          <w:lang w:val="en-GB"/>
        </w:rPr>
      </w:pPr>
    </w:p>
    <w:p xmlns:wp14="http://schemas.microsoft.com/office/word/2010/wordml" w14:paraId="0233563C" wp14:textId="77777777">
      <w:pPr>
        <w:ind w:left="0"/>
        <w:rPr>
          <w:rFonts w:cs="Arial"/>
          <w:b/>
          <w:lang w:val="en-GB"/>
        </w:rPr>
      </w:pPr>
    </w:p>
    <w:p xmlns:wp14="http://schemas.microsoft.com/office/word/2010/wordml" w14:paraId="5947B4EE" wp14:textId="77777777">
      <w:pPr>
        <w:ind w:left="0"/>
        <w:rPr>
          <w:rFonts w:cs="Arial"/>
          <w:b/>
          <w:lang w:val="en-GB"/>
        </w:rPr>
      </w:pPr>
    </w:p>
    <w:p xmlns:wp14="http://schemas.microsoft.com/office/word/2010/wordml" w14:paraId="61C81E77" wp14:textId="77777777">
      <w:pPr>
        <w:ind w:left="0"/>
        <w:rPr>
          <w:rFonts w:cs="Arial"/>
          <w:b/>
          <w:lang w:val="en-GB"/>
        </w:rPr>
      </w:pPr>
    </w:p>
    <w:p xmlns:wp14="http://schemas.microsoft.com/office/word/2010/wordml" w14:paraId="7999C2FD" wp14:textId="77777777">
      <w:pPr>
        <w:ind w:left="0"/>
        <w:rPr>
          <w:rFonts w:cs="Arial"/>
          <w:b/>
          <w:lang w:val="en-GB"/>
        </w:rPr>
      </w:pPr>
    </w:p>
    <w:p xmlns:wp14="http://schemas.microsoft.com/office/word/2010/wordml" w14:paraId="7B7C8C32" wp14:textId="77777777">
      <w:pPr>
        <w:ind w:left="0"/>
        <w:rPr>
          <w:rFonts w:cs="Arial"/>
          <w:b/>
          <w:lang w:val="en-GB"/>
        </w:rPr>
      </w:pPr>
    </w:p>
    <w:p xmlns:wp14="http://schemas.microsoft.com/office/word/2010/wordml" w14:paraId="27758D73" wp14:textId="77777777">
      <w:pPr>
        <w:ind w:left="0"/>
        <w:rPr>
          <w:rFonts w:cs="Arial"/>
          <w:b/>
          <w:lang w:val="en-GB"/>
        </w:rPr>
      </w:pPr>
    </w:p>
    <w:p xmlns:wp14="http://schemas.microsoft.com/office/word/2010/wordml" w14:paraId="1AF35F8B" wp14:textId="77777777">
      <w:pPr>
        <w:ind w:left="0"/>
        <w:rPr>
          <w:rFonts w:cs="Arial"/>
          <w:b/>
          <w:lang w:val="en-GB"/>
        </w:rPr>
      </w:pPr>
    </w:p>
    <w:p xmlns:wp14="http://schemas.microsoft.com/office/word/2010/wordml" w14:paraId="0DA819DD" wp14:textId="77777777">
      <w:pPr>
        <w:ind w:left="0"/>
        <w:rPr>
          <w:rFonts w:cs="Arial"/>
          <w:b/>
          <w:lang w:val="en-GB"/>
        </w:rPr>
      </w:pPr>
    </w:p>
    <w:p xmlns:wp14="http://schemas.microsoft.com/office/word/2010/wordml" w14:paraId="521832CA" wp14:textId="77777777">
      <w:pPr>
        <w:ind w:left="0"/>
        <w:rPr>
          <w:rFonts w:cs="Arial"/>
          <w:b/>
          <w:lang w:val="en-GB"/>
        </w:rPr>
      </w:pPr>
    </w:p>
    <w:p xmlns:wp14="http://schemas.microsoft.com/office/word/2010/wordml" w14:paraId="689978F1" wp14:textId="77777777">
      <w:pPr>
        <w:ind w:left="0"/>
        <w:rPr>
          <w:rFonts w:cs="Arial"/>
          <w:b/>
          <w:lang w:val="en-GB"/>
        </w:rPr>
      </w:pPr>
    </w:p>
    <w:p xmlns:wp14="http://schemas.microsoft.com/office/word/2010/wordml" w14:paraId="621AFB6B" wp14:textId="77777777">
      <w:pPr>
        <w:ind w:left="0"/>
        <w:rPr>
          <w:rFonts w:cs="Arial"/>
          <w:b/>
          <w:lang w:val="en-GB"/>
        </w:rPr>
      </w:pPr>
    </w:p>
    <w:p xmlns:wp14="http://schemas.microsoft.com/office/word/2010/wordml" w14:paraId="2E471027" wp14:textId="77777777">
      <w:pPr>
        <w:ind w:left="0"/>
        <w:rPr>
          <w:rFonts w:cs="Arial"/>
          <w:b/>
          <w:lang w:val="en-GB"/>
        </w:rPr>
      </w:pPr>
    </w:p>
    <w:p xmlns:wp14="http://schemas.microsoft.com/office/word/2010/wordml" w14:paraId="0915588A" wp14:textId="77777777">
      <w:pPr>
        <w:ind w:left="0"/>
        <w:rPr>
          <w:rFonts w:cs="Arial"/>
          <w:b/>
          <w:lang w:val="en-GB"/>
        </w:rPr>
      </w:pPr>
    </w:p>
    <w:p xmlns:wp14="http://schemas.microsoft.com/office/word/2010/wordml" w14:paraId="567625D5" wp14:textId="77777777">
      <w:pPr>
        <w:ind w:left="0"/>
        <w:rPr>
          <w:rFonts w:cs="Arial"/>
          <w:b/>
          <w:lang w:val="en-GB"/>
        </w:rPr>
      </w:pPr>
    </w:p>
    <w:p xmlns:wp14="http://schemas.microsoft.com/office/word/2010/wordml" w14:paraId="22739900" wp14:textId="77777777">
      <w:pPr>
        <w:ind w:left="0"/>
        <w:rPr>
          <w:rFonts w:cs="Arial"/>
          <w:b/>
          <w:lang w:val="en-GB"/>
        </w:rPr>
      </w:pPr>
    </w:p>
    <w:p xmlns:wp14="http://schemas.microsoft.com/office/word/2010/wordml" w14:paraId="563E7600" wp14:textId="77777777">
      <w:pPr>
        <w:ind w:left="0"/>
        <w:rPr>
          <w:rFonts w:cs="Arial"/>
          <w:b/>
          <w:lang w:val="en-GB"/>
        </w:rPr>
      </w:pPr>
    </w:p>
    <w:p xmlns:wp14="http://schemas.microsoft.com/office/word/2010/wordml" w14:paraId="57DB30B1" wp14:textId="77777777">
      <w:pPr>
        <w:ind w:left="0"/>
        <w:rPr>
          <w:rFonts w:cs="Arial"/>
          <w:b/>
          <w:lang w:val="en-GB"/>
        </w:rPr>
      </w:pPr>
    </w:p>
    <w:p xmlns:wp14="http://schemas.microsoft.com/office/word/2010/wordml" w14:paraId="7E70EDB5" wp14:textId="77777777">
      <w:pPr>
        <w:ind w:left="0"/>
        <w:rPr>
          <w:rFonts w:cs="Arial"/>
          <w:b/>
          <w:lang w:val="en-GB"/>
        </w:rPr>
      </w:pPr>
    </w:p>
    <w:p xmlns:wp14="http://schemas.microsoft.com/office/word/2010/wordml" w14:paraId="18D76BA2" wp14:textId="77777777">
      <w:pPr>
        <w:ind w:left="0"/>
        <w:rPr>
          <w:rFonts w:cs="Arial"/>
          <w:b/>
          <w:lang w:val="en-GB"/>
        </w:rPr>
      </w:pPr>
    </w:p>
    <w:p xmlns:wp14="http://schemas.microsoft.com/office/word/2010/wordml" w14:paraId="23660C18" wp14:textId="77777777">
      <w:pPr>
        <w:ind w:left="0"/>
        <w:rPr>
          <w:rFonts w:cs="Arial"/>
          <w:b/>
          <w:lang w:val="en-GB"/>
        </w:rPr>
      </w:pPr>
    </w:p>
    <w:p xmlns:wp14="http://schemas.microsoft.com/office/word/2010/wordml" w14:paraId="0AA682A7" wp14:textId="77777777">
      <w:pPr>
        <w:ind w:left="0"/>
        <w:jc w:val="center"/>
        <w:rPr>
          <w:rFonts w:cs="Arial"/>
          <w:b/>
          <w:sz w:val="28"/>
          <w:szCs w:val="28"/>
          <w:lang w:val="en-GB"/>
        </w:rPr>
      </w:pPr>
      <w:r>
        <w:rPr>
          <w:rFonts w:cs="Arial"/>
          <w:b/>
          <w:sz w:val="28"/>
          <w:szCs w:val="28"/>
          <w:lang w:val="en-GB"/>
        </w:rPr>
        <w:t>END OF DOCUMENT</w:t>
      </w:r>
    </w:p>
    <w:sectPr>
      <w:headerReference w:type="default" r:id="rId28"/>
      <w:footerReference w:type="default" r:id="rId30"/>
      <w:headerReference w:type="even" r:id="rId29"/>
      <w:footerReference w:type="even" r:id="rId31"/>
      <w:type w:val="oddPage"/>
      <w:pgSz w:w="11909" w:h="16834" w:orient="portrait"/>
      <w:pgMar w:top="1440" w:right="1440" w:bottom="1440" w:left="1440" w:header="216" w:footer="216" w:gutter="0"/>
      <w:pgNumType w:fmt="lowerRoman" w:start="1"/>
      <w:cols w:space="720" w:num="1"/>
      <w:docGrid w:linePitch="27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Book Antiqua">
    <w:panose1 w:val="02040602050305030304"/>
    <w:charset w:val="00"/>
    <w:family w:val="roman"/>
    <w:pitch w:val="default"/>
    <w:sig w:usb0="00000287" w:usb1="00000000" w:usb2="00000000" w:usb3="00000000" w:csb0="2000009F" w:csb1="DFD70000"/>
  </w:font>
  <w:font w:name="Symbol">
    <w:panose1 w:val="05050102010706020507"/>
    <w:charset w:val="02"/>
    <w:family w:val="roman"/>
    <w:pitch w:val="default"/>
    <w:sig w:usb0="00000000" w:usb1="00000000" w:usb2="00000000" w:usb3="00000000" w:csb0="80000000" w:csb1="00000000"/>
  </w:font>
  <w:font w:name="Verdana">
    <w:panose1 w:val="020B0604030504040204"/>
    <w:charset w:val="00"/>
    <w:family w:val="swiss"/>
    <w:pitch w:val="default"/>
    <w:sig w:usb0="A00006FF" w:usb1="4000205B" w:usb2="00000010" w:usb3="00000000" w:csb0="2000019F" w:csb1="00000000"/>
  </w:font>
  <w:font w:name="Arial Narrow">
    <w:panose1 w:val="020B0606020202030204"/>
    <w:charset w:val="00"/>
    <w:family w:val="swiss"/>
    <w:pitch w:val="default"/>
    <w:sig w:usb0="00000287" w:usb1="00000800" w:usb2="00000000" w:usb3="00000000" w:csb0="2000009F" w:csb1="DFD70000"/>
  </w:font>
  <w:font w:name="Angsana New">
    <w:altName w:val="Lucida Sans Typewriter"/>
    <w:panose1 w:val="02020603050405020304"/>
    <w:charset w:val="DE"/>
    <w:family w:val="roman"/>
    <w:pitch w:val="default"/>
    <w:sig w:usb0="00000000" w:usb1="00000000" w:usb2="00000000" w:usb3="00000000" w:csb0="00010000" w:csb1="00000000"/>
  </w:font>
  <w:font w:name="Cambria">
    <w:panose1 w:val="02040503050406030204"/>
    <w:charset w:val="00"/>
    <w:family w:val="roman"/>
    <w:pitch w:val="default"/>
    <w:sig w:usb0="E00006FF" w:usb1="420024FF" w:usb2="02000000" w:usb3="00000000" w:csb0="2000019F" w:csb1="00000000"/>
  </w:font>
  <w:font w:name="Arial Bold">
    <w:altName w:val="Arial"/>
    <w:panose1 w:val="020B0704020202020204"/>
    <w:charset w:val="00"/>
    <w:family w:val="swiss"/>
    <w:pitch w:val="default"/>
    <w:sig w:usb0="00000000" w:usb1="00000000" w:usb2="00000000" w:usb3="00000000" w:csb0="00000000" w:csb1="00000000"/>
  </w:font>
  <w:font w:name="Consolas">
    <w:panose1 w:val="020B0609020204030204"/>
    <w:charset w:val="00"/>
    <w:family w:val="modern"/>
    <w:pitch w:val="default"/>
    <w:sig w:usb0="E00006FF" w:usb1="0000FCFF" w:usb2="00000001" w:usb3="00000000" w:csb0="6000019F" w:csb1="DFD70000"/>
  </w:font>
  <w:font w:name="OpenSymbol">
    <w:altName w:val="Segoe Print"/>
    <w:panose1 w:val="00000000000000000000"/>
    <w:charset w:val="00"/>
    <w:family w:val="auto"/>
    <w:pitch w:val="default"/>
    <w:sig w:usb0="00000000" w:usb1="00000000" w:usb2="00000000" w:usb3="00000000" w:csb0="00000001" w:csb1="00000000"/>
  </w:font>
  <w:font w:name="Arial1">
    <w:altName w:val="Arial"/>
    <w:panose1 w:val="00000000000000000000"/>
    <w:charset w:val="00"/>
    <w:family w:val="swiss"/>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Lucida Sans Typewriter">
    <w:panose1 w:val="020B0509030504030204"/>
    <w:charset w:val="00"/>
    <w:family w:val="auto"/>
    <w:pitch w:val="default"/>
    <w:sig w:usb0="00000003" w:usb1="00000000" w:usb2="00000000" w:usb3="00000000" w:csb0="20000001"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42"/>
      <w:tblW w:w="9810" w:type="dxa"/>
      <w:tblInd w:w="108" w:type="dxa"/>
      <w:tblLayout w:type="fixed"/>
      <w:tblCellMar>
        <w:top w:w="0" w:type="dxa"/>
        <w:left w:w="108" w:type="dxa"/>
        <w:bottom w:w="0" w:type="dxa"/>
        <w:right w:w="108" w:type="dxa"/>
      </w:tblCellMar>
    </w:tblPr>
    <w:tblGrid>
      <w:gridCol w:w="6732"/>
      <w:gridCol w:w="3078"/>
    </w:tblGrid>
    <w:tr xmlns:wp14="http://schemas.microsoft.com/office/word/2010/wordml" w14:paraId="6A0223CC" wp14:textId="77777777">
      <w:tblPrEx>
        <w:tblCellMar>
          <w:top w:w="0" w:type="dxa"/>
          <w:left w:w="108" w:type="dxa"/>
          <w:bottom w:w="0" w:type="dxa"/>
          <w:right w:w="108" w:type="dxa"/>
        </w:tblCellMar>
      </w:tblPrEx>
      <w:tc>
        <w:tcPr>
          <w:tcW w:w="6732" w:type="dxa"/>
          <w:tcBorders>
            <w:top w:val="single" w:color="auto" w:sz="4" w:space="0"/>
          </w:tcBorders>
        </w:tcPr>
        <w:p w14:paraId="38E0860E" wp14:textId="77777777">
          <w:pPr>
            <w:pStyle w:val="23"/>
            <w:pBdr>
              <w:top w:val="none" w:color="auto" w:sz="0" w:space="0"/>
            </w:pBdr>
            <w:tabs>
              <w:tab w:val="right" w:pos="9450"/>
              <w:tab w:val="clear" w:pos="8640"/>
            </w:tabs>
            <w:spacing w:before="0"/>
            <w:ind w:left="0" w:right="0"/>
            <w:rPr>
              <w:bCs w:val="0"/>
              <w:sz w:val="16"/>
              <w:szCs w:val="16"/>
            </w:rPr>
          </w:pPr>
          <w:r>
            <w:rPr>
              <w:bCs w:val="0"/>
              <w:sz w:val="16"/>
              <w:szCs w:val="16"/>
            </w:rPr>
            <w:t>© Copyright Malaysia Airlines Berhad (MAB) 2017. All rights reserved</w:t>
          </w:r>
        </w:p>
      </w:tc>
      <w:tc>
        <w:tcPr>
          <w:tcW w:w="3078" w:type="dxa"/>
          <w:tcBorders>
            <w:top w:val="single" w:color="auto" w:sz="4" w:space="0"/>
          </w:tcBorders>
        </w:tcPr>
        <w:p w14:paraId="157D232B" wp14:textId="77777777">
          <w:pPr>
            <w:pStyle w:val="23"/>
            <w:pBdr>
              <w:top w:val="none" w:color="auto" w:sz="0" w:space="0"/>
            </w:pBdr>
            <w:tabs>
              <w:tab w:val="right" w:pos="9450"/>
              <w:tab w:val="clear" w:pos="8640"/>
            </w:tabs>
            <w:spacing w:before="0"/>
            <w:ind w:left="0" w:right="0"/>
            <w:jc w:val="right"/>
            <w:rPr>
              <w:bCs w:val="0"/>
              <w:sz w:val="16"/>
              <w:szCs w:val="16"/>
            </w:rPr>
          </w:pPr>
          <w:r>
            <w:rPr>
              <w:sz w:val="16"/>
              <w:szCs w:val="16"/>
            </w:rPr>
            <w:t>Title Page-</w:t>
          </w:r>
          <w:r>
            <w:rPr>
              <w:sz w:val="16"/>
              <w:szCs w:val="16"/>
            </w:rPr>
            <w:fldChar w:fldCharType="begin"/>
          </w:r>
          <w:r>
            <w:rPr>
              <w:sz w:val="16"/>
              <w:szCs w:val="16"/>
            </w:rPr>
            <w:instrText xml:space="preserve"> PAGE  \* roman  \* MERGEFORMAT </w:instrText>
          </w:r>
          <w:r>
            <w:rPr>
              <w:sz w:val="16"/>
              <w:szCs w:val="16"/>
            </w:rPr>
            <w:fldChar w:fldCharType="separate"/>
          </w:r>
          <w:r>
            <w:rPr>
              <w:sz w:val="16"/>
              <w:szCs w:val="16"/>
            </w:rPr>
            <w:t>i</w:t>
          </w:r>
          <w:r>
            <w:rPr>
              <w:sz w:val="16"/>
              <w:szCs w:val="16"/>
            </w:rPr>
            <w:fldChar w:fldCharType="end"/>
          </w:r>
        </w:p>
      </w:tc>
    </w:tr>
  </w:tbl>
  <w:p xmlns:wp14="http://schemas.microsoft.com/office/word/2010/wordml" w14:paraId="56B38645" wp14:textId="77777777">
    <w:pPr>
      <w:pStyle w:val="23"/>
      <w:pBdr>
        <w:top w:val="none" w:color="auto" w:sz="0" w:space="0"/>
      </w:pBdr>
      <w:spacing w:before="0"/>
      <w:ind w:left="0" w:right="0"/>
      <w:rPr>
        <w:sz w:val="8"/>
        <w:szCs w:val="8"/>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42"/>
      <w:tblW w:w="10188" w:type="dxa"/>
      <w:tblInd w:w="0" w:type="dxa"/>
      <w:tblBorders>
        <w:top w:val="single" w:color="auto" w:sz="4"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547"/>
      <w:gridCol w:w="2547"/>
      <w:gridCol w:w="2547"/>
      <w:gridCol w:w="2547"/>
    </w:tblGrid>
    <w:tr xmlns:wp14="http://schemas.microsoft.com/office/word/2010/wordml" w14:paraId="754AA8C7" wp14:textId="77777777">
      <w:tblPrEx>
        <w:tblBorders>
          <w:top w:val="single" w:color="auto" w:sz="4"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5" w:hRule="atLeast"/>
      </w:trPr>
      <w:tc>
        <w:tcPr>
          <w:tcW w:w="2547" w:type="dxa"/>
          <w:vAlign w:val="center"/>
        </w:tcPr>
        <w:p w14:paraId="7B2F7106" wp14:textId="77777777">
          <w:pPr>
            <w:pStyle w:val="23"/>
            <w:pBdr>
              <w:top w:val="none" w:color="auto" w:sz="0" w:space="0"/>
            </w:pBdr>
            <w:spacing w:before="0"/>
            <w:ind w:left="-90" w:right="362"/>
            <w:rPr>
              <w:sz w:val="18"/>
              <w:szCs w:val="18"/>
            </w:rPr>
          </w:pPr>
          <w:r>
            <w:rPr>
              <w:sz w:val="18"/>
              <w:szCs w:val="18"/>
            </w:rPr>
            <w:t>17-Mar-17</w:t>
          </w:r>
        </w:p>
      </w:tc>
      <w:tc>
        <w:tcPr>
          <w:tcW w:w="2547" w:type="dxa"/>
        </w:tcPr>
        <w:p w14:paraId="3460B26E" wp14:textId="77777777">
          <w:pPr>
            <w:pStyle w:val="23"/>
            <w:pBdr>
              <w:top w:val="none" w:color="auto" w:sz="0" w:space="0"/>
            </w:pBdr>
            <w:tabs>
              <w:tab w:val="center" w:pos="1881"/>
              <w:tab w:val="center" w:pos="3600"/>
              <w:tab w:val="center" w:pos="5760"/>
              <w:tab w:val="right" w:pos="9990"/>
              <w:tab w:val="clear" w:pos="4320"/>
              <w:tab w:val="clear" w:pos="8640"/>
            </w:tabs>
            <w:spacing w:before="0"/>
            <w:rPr>
              <w:sz w:val="18"/>
              <w:szCs w:val="18"/>
            </w:rPr>
          </w:pPr>
          <w:r>
            <w:rPr>
              <w:sz w:val="18"/>
              <w:szCs w:val="18"/>
            </w:rPr>
            <w:t>Issue No: 1</w:t>
          </w:r>
        </w:p>
      </w:tc>
      <w:tc>
        <w:tcPr>
          <w:tcW w:w="2547" w:type="dxa"/>
        </w:tcPr>
        <w:p w14:paraId="6B939416" wp14:textId="77777777">
          <w:pPr>
            <w:pStyle w:val="23"/>
            <w:pBdr>
              <w:top w:val="none" w:color="auto" w:sz="0" w:space="0"/>
            </w:pBdr>
            <w:tabs>
              <w:tab w:val="center" w:pos="3600"/>
              <w:tab w:val="center" w:pos="5760"/>
              <w:tab w:val="right" w:pos="9990"/>
              <w:tab w:val="clear" w:pos="4320"/>
              <w:tab w:val="clear" w:pos="8640"/>
            </w:tabs>
            <w:spacing w:before="0"/>
            <w:jc w:val="center"/>
            <w:rPr>
              <w:sz w:val="18"/>
              <w:szCs w:val="18"/>
            </w:rPr>
          </w:pPr>
          <w:r>
            <w:rPr>
              <w:sz w:val="18"/>
              <w:szCs w:val="18"/>
            </w:rPr>
            <w:t>Rev. No.: 2</w:t>
          </w:r>
        </w:p>
      </w:tc>
      <w:tc>
        <w:tcPr>
          <w:tcW w:w="2547" w:type="dxa"/>
          <w:vAlign w:val="center"/>
        </w:tcPr>
        <w:p w14:paraId="5DC3FB3B" wp14:textId="77777777">
          <w:pPr>
            <w:pStyle w:val="23"/>
            <w:pBdr>
              <w:top w:val="none" w:color="auto" w:sz="0" w:space="0"/>
            </w:pBdr>
            <w:spacing w:before="0"/>
            <w:ind w:right="-108"/>
            <w:jc w:val="right"/>
            <w:rPr>
              <w:sz w:val="18"/>
              <w:szCs w:val="18"/>
            </w:rPr>
          </w:pPr>
          <w:r>
            <w:rPr>
              <w:sz w:val="18"/>
              <w:szCs w:val="18"/>
            </w:rPr>
            <w:fldChar w:fldCharType="begin"/>
          </w:r>
          <w:r>
            <w:rPr>
              <w:sz w:val="18"/>
              <w:szCs w:val="18"/>
            </w:rPr>
            <w:instrText xml:space="preserve"> PAGE   \* MERGEFORMAT </w:instrText>
          </w:r>
          <w:r>
            <w:rPr>
              <w:sz w:val="18"/>
              <w:szCs w:val="18"/>
            </w:rPr>
            <w:fldChar w:fldCharType="separate"/>
          </w:r>
          <w:r>
            <w:rPr>
              <w:sz w:val="18"/>
              <w:szCs w:val="18"/>
            </w:rPr>
            <w:t>2-3</w:t>
          </w:r>
          <w:r>
            <w:rPr>
              <w:sz w:val="18"/>
              <w:szCs w:val="18"/>
            </w:rPr>
            <w:fldChar w:fldCharType="end"/>
          </w:r>
        </w:p>
      </w:tc>
    </w:tr>
  </w:tbl>
  <w:p xmlns:wp14="http://schemas.microsoft.com/office/word/2010/wordml" w14:paraId="6F7F107B" wp14:textId="77777777">
    <w:pPr>
      <w:pStyle w:val="23"/>
      <w:pBdr>
        <w:top w:val="none" w:color="auto" w:sz="0" w:space="0"/>
      </w:pBdr>
      <w:spacing w:before="0"/>
      <w:ind w:left="0" w:right="0"/>
      <w:rPr>
        <w:sz w:val="8"/>
        <w:szCs w:val="8"/>
      </w:rP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42"/>
      <w:tblW w:w="10188" w:type="dxa"/>
      <w:tblInd w:w="0" w:type="dxa"/>
      <w:tblBorders>
        <w:top w:val="single" w:color="auto" w:sz="4"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547"/>
      <w:gridCol w:w="2547"/>
      <w:gridCol w:w="2547"/>
      <w:gridCol w:w="2547"/>
    </w:tblGrid>
    <w:tr xmlns:wp14="http://schemas.microsoft.com/office/word/2010/wordml" w14:paraId="0ABFCDB3" wp14:textId="77777777">
      <w:tblPrEx>
        <w:tblBorders>
          <w:top w:val="single" w:color="auto" w:sz="4"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5" w:hRule="atLeast"/>
      </w:trPr>
      <w:tc>
        <w:tcPr>
          <w:tcW w:w="2547" w:type="dxa"/>
          <w:vAlign w:val="center"/>
        </w:tcPr>
        <w:p w14:paraId="262DB0A5" wp14:textId="77777777">
          <w:pPr>
            <w:pStyle w:val="23"/>
            <w:pBdr>
              <w:top w:val="none" w:color="auto" w:sz="0" w:space="0"/>
            </w:pBdr>
            <w:spacing w:before="0"/>
            <w:ind w:left="-90"/>
            <w:rPr>
              <w:sz w:val="18"/>
              <w:szCs w:val="18"/>
            </w:rPr>
          </w:pPr>
          <w:r>
            <w:rPr>
              <w:sz w:val="18"/>
              <w:szCs w:val="18"/>
            </w:rPr>
            <w:fldChar w:fldCharType="begin"/>
          </w:r>
          <w:r>
            <w:rPr>
              <w:sz w:val="18"/>
              <w:szCs w:val="18"/>
            </w:rPr>
            <w:instrText xml:space="preserve"> PAGE   \* MERGEFORMAT </w:instrText>
          </w:r>
          <w:r>
            <w:rPr>
              <w:sz w:val="18"/>
              <w:szCs w:val="18"/>
            </w:rPr>
            <w:fldChar w:fldCharType="separate"/>
          </w:r>
          <w:r>
            <w:rPr>
              <w:sz w:val="18"/>
              <w:szCs w:val="18"/>
            </w:rPr>
            <w:t>2-2</w:t>
          </w:r>
          <w:r>
            <w:rPr>
              <w:sz w:val="18"/>
              <w:szCs w:val="18"/>
            </w:rPr>
            <w:fldChar w:fldCharType="end"/>
          </w:r>
        </w:p>
      </w:tc>
      <w:tc>
        <w:tcPr>
          <w:tcW w:w="2547" w:type="dxa"/>
          <w:vAlign w:val="center"/>
        </w:tcPr>
        <w:p w14:paraId="325E3610" wp14:textId="77777777">
          <w:pPr>
            <w:pStyle w:val="23"/>
            <w:pBdr>
              <w:top w:val="none" w:color="auto" w:sz="0" w:space="0"/>
            </w:pBdr>
            <w:tabs>
              <w:tab w:val="center" w:pos="3600"/>
              <w:tab w:val="center" w:pos="5760"/>
              <w:tab w:val="right" w:pos="9990"/>
              <w:tab w:val="clear" w:pos="4320"/>
              <w:tab w:val="clear" w:pos="8640"/>
            </w:tabs>
            <w:spacing w:before="0"/>
            <w:rPr>
              <w:sz w:val="18"/>
              <w:szCs w:val="18"/>
            </w:rPr>
          </w:pPr>
          <w:r>
            <w:rPr>
              <w:sz w:val="18"/>
              <w:szCs w:val="18"/>
            </w:rPr>
            <w:t>Issue No: 1</w:t>
          </w:r>
        </w:p>
      </w:tc>
      <w:tc>
        <w:tcPr>
          <w:tcW w:w="2547" w:type="dxa"/>
          <w:vAlign w:val="center"/>
        </w:tcPr>
        <w:p w14:paraId="75777158" wp14:textId="77777777">
          <w:pPr>
            <w:pStyle w:val="23"/>
            <w:pBdr>
              <w:top w:val="none" w:color="auto" w:sz="0" w:space="0"/>
            </w:pBdr>
            <w:tabs>
              <w:tab w:val="center" w:pos="3600"/>
              <w:tab w:val="center" w:pos="5760"/>
              <w:tab w:val="right" w:pos="9990"/>
              <w:tab w:val="clear" w:pos="4320"/>
              <w:tab w:val="clear" w:pos="8640"/>
            </w:tabs>
            <w:spacing w:before="0"/>
            <w:rPr>
              <w:sz w:val="18"/>
              <w:szCs w:val="18"/>
            </w:rPr>
          </w:pPr>
          <w:r>
            <w:rPr>
              <w:sz w:val="18"/>
              <w:szCs w:val="18"/>
            </w:rPr>
            <w:t xml:space="preserve">Rev. No.: </w:t>
          </w:r>
          <w:ins w:author="palash.pandit" w:date="2019-10-31T19:12:02Z" w:id="20">
            <w:r>
              <w:rPr>
                <w:rFonts w:hint="default"/>
                <w:sz w:val="18"/>
                <w:szCs w:val="18"/>
                <w:lang w:val="en-IN"/>
              </w:rPr>
              <w:t>3</w:t>
            </w:r>
          </w:ins>
          <w:del w:author="palash.pandit" w:date="2019-10-31T19:12:02Z" w:id="21">
            <w:r>
              <w:rPr>
                <w:sz w:val="18"/>
                <w:szCs w:val="18"/>
              </w:rPr>
              <w:delText>2</w:delText>
            </w:r>
          </w:del>
        </w:p>
      </w:tc>
      <w:tc>
        <w:tcPr>
          <w:tcW w:w="2547" w:type="dxa"/>
          <w:vAlign w:val="center"/>
        </w:tcPr>
        <w:p w14:paraId="223F674A" wp14:textId="77777777">
          <w:pPr>
            <w:pStyle w:val="23"/>
            <w:pBdr>
              <w:top w:val="none" w:color="auto" w:sz="0" w:space="0"/>
            </w:pBdr>
            <w:tabs>
              <w:tab w:val="left" w:pos="3114"/>
            </w:tabs>
            <w:spacing w:before="0"/>
            <w:ind w:right="0"/>
            <w:jc w:val="right"/>
            <w:rPr>
              <w:sz w:val="18"/>
              <w:szCs w:val="18"/>
            </w:rPr>
          </w:pPr>
          <w:del w:author="palash.pandit" w:date="2019-10-31T19:12:06Z" w:id="22">
            <w:r>
              <w:rPr>
                <w:sz w:val="18"/>
                <w:szCs w:val="18"/>
              </w:rPr>
              <w:delText>17-Mar-17</w:delText>
            </w:r>
          </w:del>
        </w:p>
      </w:tc>
    </w:tr>
  </w:tbl>
  <w:p xmlns:wp14="http://schemas.microsoft.com/office/word/2010/wordml" w14:paraId="39BF548E" wp14:textId="77777777">
    <w:pPr>
      <w:pStyle w:val="23"/>
      <w:pBdr>
        <w:top w:val="none" w:color="auto" w:sz="0" w:space="0"/>
      </w:pBdr>
      <w:spacing w:before="0"/>
      <w:ind w:left="0" w:right="0"/>
      <w:rPr>
        <w:sz w:val="8"/>
        <w:szCs w:val="8"/>
      </w:rP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42"/>
      <w:tblW w:w="10188" w:type="dxa"/>
      <w:tblInd w:w="0" w:type="dxa"/>
      <w:tblBorders>
        <w:top w:val="single" w:color="auto" w:sz="4"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547"/>
      <w:gridCol w:w="2547"/>
      <w:gridCol w:w="2547"/>
      <w:gridCol w:w="2547"/>
    </w:tblGrid>
    <w:tr xmlns:wp14="http://schemas.microsoft.com/office/word/2010/wordml" w14:paraId="72701E05" wp14:textId="77777777">
      <w:tblPrEx>
        <w:tblBorders>
          <w:top w:val="single" w:color="auto" w:sz="4"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5" w:hRule="atLeast"/>
      </w:trPr>
      <w:tc>
        <w:tcPr>
          <w:tcW w:w="2547" w:type="dxa"/>
          <w:vAlign w:val="center"/>
        </w:tcPr>
        <w:p w14:paraId="53A4AADE" wp14:textId="77777777">
          <w:pPr>
            <w:pStyle w:val="23"/>
            <w:pBdr>
              <w:top w:val="none" w:color="auto" w:sz="0" w:space="0"/>
            </w:pBdr>
            <w:spacing w:before="0"/>
            <w:ind w:left="-90" w:right="362"/>
            <w:rPr>
              <w:sz w:val="18"/>
              <w:szCs w:val="18"/>
            </w:rPr>
          </w:pPr>
          <w:del w:author="palash.pandit" w:date="2019-10-31T19:12:15Z" w:id="23">
            <w:r>
              <w:rPr>
                <w:sz w:val="18"/>
                <w:szCs w:val="18"/>
              </w:rPr>
              <w:delText>17-Mar-17</w:delText>
            </w:r>
          </w:del>
          <w:ins w:author="Rajeev Mahadasu" w:date="2019-10-30T13:04:00Z" w:id="24">
            <w:del w:author="palash.pandit" w:date="2019-10-31T19:12:15Z" w:id="25">
              <w:r>
                <w:rPr>
                  <w:sz w:val="18"/>
                  <w:szCs w:val="18"/>
                </w:rPr>
                <w:delText xml:space="preserve"> 27-Sept-19</w:delText>
              </w:r>
            </w:del>
          </w:ins>
        </w:p>
      </w:tc>
      <w:tc>
        <w:tcPr>
          <w:tcW w:w="2547" w:type="dxa"/>
        </w:tcPr>
        <w:p w14:paraId="37C45E4A" wp14:textId="77777777">
          <w:pPr>
            <w:pStyle w:val="23"/>
            <w:pBdr>
              <w:top w:val="none" w:color="auto" w:sz="0" w:space="0"/>
            </w:pBdr>
            <w:tabs>
              <w:tab w:val="center" w:pos="1881"/>
              <w:tab w:val="center" w:pos="3600"/>
              <w:tab w:val="center" w:pos="5760"/>
              <w:tab w:val="right" w:pos="9990"/>
              <w:tab w:val="clear" w:pos="4320"/>
              <w:tab w:val="clear" w:pos="8640"/>
            </w:tabs>
            <w:spacing w:before="0"/>
            <w:rPr>
              <w:sz w:val="18"/>
              <w:szCs w:val="18"/>
            </w:rPr>
          </w:pPr>
          <w:r>
            <w:rPr>
              <w:sz w:val="18"/>
              <w:szCs w:val="18"/>
            </w:rPr>
            <w:t>Issue No: 1</w:t>
          </w:r>
        </w:p>
      </w:tc>
      <w:tc>
        <w:tcPr>
          <w:tcW w:w="2547" w:type="dxa"/>
        </w:tcPr>
        <w:p w14:paraId="42A754CC" wp14:textId="77777777">
          <w:pPr>
            <w:pStyle w:val="23"/>
            <w:pBdr>
              <w:top w:val="none" w:color="auto" w:sz="0" w:space="0"/>
            </w:pBdr>
            <w:tabs>
              <w:tab w:val="center" w:pos="3600"/>
              <w:tab w:val="center" w:pos="5760"/>
              <w:tab w:val="right" w:pos="9990"/>
              <w:tab w:val="clear" w:pos="4320"/>
              <w:tab w:val="clear" w:pos="8640"/>
            </w:tabs>
            <w:spacing w:before="0"/>
            <w:jc w:val="center"/>
            <w:rPr>
              <w:sz w:val="18"/>
              <w:szCs w:val="18"/>
            </w:rPr>
          </w:pPr>
          <w:r>
            <w:rPr>
              <w:sz w:val="18"/>
              <w:szCs w:val="18"/>
            </w:rPr>
            <w:t xml:space="preserve">Rev. No.: </w:t>
          </w:r>
          <w:ins w:author="Rajeev Mahadasu" w:date="2019-10-30T13:04:00Z" w:id="26">
            <w:r>
              <w:rPr>
                <w:sz w:val="18"/>
                <w:szCs w:val="18"/>
              </w:rPr>
              <w:t>3</w:t>
            </w:r>
          </w:ins>
          <w:del w:author="Rajeev Mahadasu" w:date="2019-10-30T13:04:00Z" w:id="27">
            <w:r>
              <w:rPr>
                <w:sz w:val="18"/>
                <w:szCs w:val="18"/>
              </w:rPr>
              <w:delText>2</w:delText>
            </w:r>
          </w:del>
        </w:p>
      </w:tc>
      <w:tc>
        <w:tcPr>
          <w:tcW w:w="2547" w:type="dxa"/>
          <w:vAlign w:val="center"/>
        </w:tcPr>
        <w:p w14:paraId="2E883D1B" wp14:textId="77777777">
          <w:pPr>
            <w:pStyle w:val="23"/>
            <w:pBdr>
              <w:top w:val="none" w:color="auto" w:sz="0" w:space="0"/>
            </w:pBdr>
            <w:spacing w:before="0"/>
            <w:ind w:right="-108"/>
            <w:jc w:val="right"/>
            <w:rPr>
              <w:sz w:val="18"/>
              <w:szCs w:val="18"/>
            </w:rPr>
          </w:pPr>
          <w:r>
            <w:rPr>
              <w:sz w:val="18"/>
              <w:szCs w:val="18"/>
            </w:rPr>
            <w:fldChar w:fldCharType="begin"/>
          </w:r>
          <w:r>
            <w:rPr>
              <w:sz w:val="18"/>
              <w:szCs w:val="18"/>
            </w:rPr>
            <w:instrText xml:space="preserve"> PAGE   \* MERGEFORMAT </w:instrText>
          </w:r>
          <w:r>
            <w:rPr>
              <w:sz w:val="18"/>
              <w:szCs w:val="18"/>
            </w:rPr>
            <w:fldChar w:fldCharType="separate"/>
          </w:r>
          <w:r>
            <w:rPr>
              <w:sz w:val="18"/>
              <w:szCs w:val="18"/>
            </w:rPr>
            <w:t>4-29</w:t>
          </w:r>
          <w:r>
            <w:rPr>
              <w:sz w:val="18"/>
              <w:szCs w:val="18"/>
            </w:rPr>
            <w:fldChar w:fldCharType="end"/>
          </w:r>
        </w:p>
      </w:tc>
    </w:tr>
  </w:tbl>
  <w:p xmlns:wp14="http://schemas.microsoft.com/office/word/2010/wordml" w14:paraId="14F1DBAD" wp14:textId="77777777">
    <w:pPr>
      <w:pStyle w:val="23"/>
      <w:pBdr>
        <w:top w:val="none" w:color="auto" w:sz="0" w:space="0"/>
      </w:pBdr>
      <w:spacing w:before="0"/>
      <w:ind w:left="0" w:right="0"/>
      <w:rPr>
        <w:sz w:val="28"/>
        <w:szCs w:val="8"/>
      </w:rP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42"/>
      <w:tblW w:w="10188" w:type="dxa"/>
      <w:tblInd w:w="0" w:type="dxa"/>
      <w:tblBorders>
        <w:top w:val="single" w:color="auto" w:sz="4"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547"/>
      <w:gridCol w:w="2547"/>
      <w:gridCol w:w="2547"/>
      <w:gridCol w:w="2547"/>
    </w:tblGrid>
    <w:tr xmlns:wp14="http://schemas.microsoft.com/office/word/2010/wordml" w14:paraId="7089C0A7" wp14:textId="77777777">
      <w:tblPrEx>
        <w:tblBorders>
          <w:top w:val="single" w:color="auto" w:sz="4"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5" w:hRule="atLeast"/>
      </w:trPr>
      <w:tc>
        <w:tcPr>
          <w:tcW w:w="2547" w:type="dxa"/>
          <w:vAlign w:val="center"/>
        </w:tcPr>
        <w:p w14:paraId="1DD071D6" wp14:textId="77777777">
          <w:pPr>
            <w:pStyle w:val="23"/>
            <w:pBdr>
              <w:top w:val="none" w:color="auto" w:sz="0" w:space="0"/>
            </w:pBdr>
            <w:spacing w:before="0"/>
            <w:ind w:left="-90"/>
            <w:rPr>
              <w:sz w:val="18"/>
              <w:szCs w:val="18"/>
            </w:rPr>
          </w:pPr>
          <w:r>
            <w:rPr>
              <w:sz w:val="18"/>
              <w:szCs w:val="18"/>
            </w:rPr>
            <w:fldChar w:fldCharType="begin"/>
          </w:r>
          <w:r>
            <w:rPr>
              <w:sz w:val="18"/>
              <w:szCs w:val="18"/>
            </w:rPr>
            <w:instrText xml:space="preserve"> PAGE   \* MERGEFORMAT </w:instrText>
          </w:r>
          <w:r>
            <w:rPr>
              <w:sz w:val="18"/>
              <w:szCs w:val="18"/>
            </w:rPr>
            <w:fldChar w:fldCharType="separate"/>
          </w:r>
          <w:r>
            <w:rPr>
              <w:sz w:val="18"/>
              <w:szCs w:val="18"/>
            </w:rPr>
            <w:t>4-30</w:t>
          </w:r>
          <w:r>
            <w:rPr>
              <w:sz w:val="18"/>
              <w:szCs w:val="18"/>
            </w:rPr>
            <w:fldChar w:fldCharType="end"/>
          </w:r>
        </w:p>
      </w:tc>
      <w:tc>
        <w:tcPr>
          <w:tcW w:w="2547" w:type="dxa"/>
          <w:vAlign w:val="center"/>
        </w:tcPr>
        <w:p w14:paraId="68377882" wp14:textId="77777777">
          <w:pPr>
            <w:pStyle w:val="23"/>
            <w:pBdr>
              <w:top w:val="none" w:color="auto" w:sz="0" w:space="0"/>
            </w:pBdr>
            <w:tabs>
              <w:tab w:val="center" w:pos="3600"/>
              <w:tab w:val="center" w:pos="5760"/>
              <w:tab w:val="right" w:pos="9990"/>
              <w:tab w:val="clear" w:pos="4320"/>
              <w:tab w:val="clear" w:pos="8640"/>
            </w:tabs>
            <w:spacing w:before="0"/>
            <w:rPr>
              <w:sz w:val="18"/>
              <w:szCs w:val="18"/>
            </w:rPr>
          </w:pPr>
          <w:r>
            <w:rPr>
              <w:sz w:val="18"/>
              <w:szCs w:val="18"/>
            </w:rPr>
            <w:t>Issue No: 1</w:t>
          </w:r>
        </w:p>
      </w:tc>
      <w:tc>
        <w:tcPr>
          <w:tcW w:w="2547" w:type="dxa"/>
          <w:vAlign w:val="center"/>
        </w:tcPr>
        <w:p w14:paraId="2328C59E" wp14:textId="77777777">
          <w:pPr>
            <w:pStyle w:val="23"/>
            <w:pBdr>
              <w:top w:val="none" w:color="auto" w:sz="0" w:space="0"/>
            </w:pBdr>
            <w:tabs>
              <w:tab w:val="center" w:pos="3600"/>
              <w:tab w:val="center" w:pos="5760"/>
              <w:tab w:val="right" w:pos="9990"/>
              <w:tab w:val="clear" w:pos="4320"/>
              <w:tab w:val="clear" w:pos="8640"/>
            </w:tabs>
            <w:spacing w:before="0"/>
            <w:rPr>
              <w:sz w:val="18"/>
              <w:szCs w:val="18"/>
            </w:rPr>
          </w:pPr>
          <w:r>
            <w:rPr>
              <w:sz w:val="18"/>
              <w:szCs w:val="18"/>
            </w:rPr>
            <w:t xml:space="preserve">Rev. No.: </w:t>
          </w:r>
          <w:ins w:author="palash.pandit" w:date="2019-10-31T19:12:27Z" w:id="28">
            <w:r>
              <w:rPr>
                <w:rFonts w:hint="default"/>
                <w:sz w:val="18"/>
                <w:szCs w:val="18"/>
                <w:lang w:val="en-IN"/>
              </w:rPr>
              <w:t>3</w:t>
            </w:r>
          </w:ins>
          <w:del w:author="palash.pandit" w:date="2019-10-31T19:12:27Z" w:id="29">
            <w:r>
              <w:rPr>
                <w:sz w:val="18"/>
                <w:szCs w:val="18"/>
              </w:rPr>
              <w:delText>2</w:delText>
            </w:r>
          </w:del>
        </w:p>
      </w:tc>
      <w:tc>
        <w:tcPr>
          <w:tcW w:w="2547" w:type="dxa"/>
          <w:vAlign w:val="center"/>
        </w:tcPr>
        <w:p w14:paraId="5DC072CE" wp14:textId="77777777">
          <w:pPr>
            <w:pStyle w:val="23"/>
            <w:pBdr>
              <w:top w:val="none" w:color="auto" w:sz="0" w:space="0"/>
            </w:pBdr>
            <w:tabs>
              <w:tab w:val="left" w:pos="3114"/>
            </w:tabs>
            <w:spacing w:before="0"/>
            <w:ind w:right="0"/>
            <w:jc w:val="right"/>
            <w:rPr>
              <w:sz w:val="18"/>
              <w:szCs w:val="18"/>
            </w:rPr>
          </w:pPr>
          <w:del w:author="palash.pandit" w:date="2019-10-31T19:12:36Z" w:id="30">
            <w:r>
              <w:rPr>
                <w:sz w:val="18"/>
                <w:szCs w:val="18"/>
              </w:rPr>
              <w:delText>27-Sep-19</w:delText>
            </w:r>
          </w:del>
        </w:p>
      </w:tc>
    </w:tr>
  </w:tbl>
  <w:p xmlns:wp14="http://schemas.microsoft.com/office/word/2010/wordml" w14:paraId="5F5FE86C" wp14:textId="77777777">
    <w:pPr>
      <w:pStyle w:val="23"/>
      <w:pBdr>
        <w:top w:val="none" w:color="auto" w:sz="0" w:space="0"/>
      </w:pBdr>
      <w:rPr>
        <w:szCs w:val="8"/>
      </w:rP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42"/>
      <w:tblW w:w="10188" w:type="dxa"/>
      <w:tblInd w:w="0" w:type="dxa"/>
      <w:tblBorders>
        <w:top w:val="single" w:color="auto" w:sz="4"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547"/>
      <w:gridCol w:w="2547"/>
      <w:gridCol w:w="2547"/>
      <w:gridCol w:w="2547"/>
    </w:tblGrid>
    <w:tr xmlns:wp14="http://schemas.microsoft.com/office/word/2010/wordml" w14:paraId="79ACBB81" wp14:textId="77777777">
      <w:tblPrEx>
        <w:tblBorders>
          <w:top w:val="single" w:color="auto" w:sz="4"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5" w:hRule="atLeast"/>
      </w:trPr>
      <w:tc>
        <w:tcPr>
          <w:tcW w:w="2547" w:type="dxa"/>
          <w:vAlign w:val="center"/>
        </w:tcPr>
        <w:p w14:paraId="20AD9E17" wp14:textId="77777777">
          <w:pPr>
            <w:pStyle w:val="23"/>
            <w:pBdr>
              <w:top w:val="none" w:color="auto" w:sz="0" w:space="0"/>
            </w:pBdr>
            <w:spacing w:before="0"/>
            <w:ind w:left="-90" w:right="342"/>
            <w:rPr>
              <w:sz w:val="18"/>
              <w:szCs w:val="18"/>
            </w:rPr>
          </w:pPr>
          <w:del w:author="palash.pandit" w:date="2019-10-31T19:14:13Z" w:id="31">
            <w:r>
              <w:rPr>
                <w:sz w:val="18"/>
                <w:szCs w:val="18"/>
              </w:rPr>
              <w:delText>17-Mar-17</w:delText>
            </w:r>
          </w:del>
        </w:p>
      </w:tc>
      <w:tc>
        <w:tcPr>
          <w:tcW w:w="2547" w:type="dxa"/>
        </w:tcPr>
        <w:p w14:paraId="74334159" wp14:textId="77777777">
          <w:pPr>
            <w:pStyle w:val="23"/>
            <w:pBdr>
              <w:top w:val="none" w:color="auto" w:sz="0" w:space="0"/>
            </w:pBdr>
            <w:tabs>
              <w:tab w:val="center" w:pos="3600"/>
              <w:tab w:val="center" w:pos="5760"/>
              <w:tab w:val="right" w:pos="9990"/>
              <w:tab w:val="clear" w:pos="4320"/>
              <w:tab w:val="clear" w:pos="8640"/>
            </w:tabs>
            <w:spacing w:before="0"/>
            <w:jc w:val="center"/>
            <w:rPr>
              <w:sz w:val="18"/>
              <w:szCs w:val="18"/>
            </w:rPr>
          </w:pPr>
          <w:r>
            <w:rPr>
              <w:sz w:val="18"/>
              <w:szCs w:val="18"/>
            </w:rPr>
            <w:t>Issue No: 1</w:t>
          </w:r>
        </w:p>
      </w:tc>
      <w:tc>
        <w:tcPr>
          <w:tcW w:w="2547" w:type="dxa"/>
        </w:tcPr>
        <w:p w14:paraId="6DD456E2" wp14:textId="77777777">
          <w:pPr>
            <w:pStyle w:val="23"/>
            <w:pBdr>
              <w:top w:val="none" w:color="auto" w:sz="0" w:space="0"/>
            </w:pBdr>
            <w:tabs>
              <w:tab w:val="center" w:pos="3600"/>
              <w:tab w:val="center" w:pos="5760"/>
              <w:tab w:val="right" w:pos="9990"/>
              <w:tab w:val="clear" w:pos="4320"/>
              <w:tab w:val="clear" w:pos="8640"/>
            </w:tabs>
            <w:spacing w:before="0"/>
            <w:jc w:val="center"/>
            <w:rPr>
              <w:sz w:val="18"/>
              <w:szCs w:val="18"/>
            </w:rPr>
          </w:pPr>
          <w:r>
            <w:rPr>
              <w:sz w:val="18"/>
              <w:szCs w:val="18"/>
            </w:rPr>
            <w:t xml:space="preserve">Rev. No.: </w:t>
          </w:r>
          <w:ins w:author="palash.pandit" w:date="2019-10-31T19:14:09Z" w:id="32">
            <w:r>
              <w:rPr>
                <w:rFonts w:hint="default"/>
                <w:sz w:val="18"/>
                <w:szCs w:val="18"/>
                <w:lang w:val="en-IN"/>
              </w:rPr>
              <w:t>3</w:t>
            </w:r>
          </w:ins>
          <w:del w:author="palash.pandit" w:date="2019-10-31T19:14:09Z" w:id="33">
            <w:r>
              <w:rPr>
                <w:sz w:val="18"/>
                <w:szCs w:val="18"/>
              </w:rPr>
              <w:delText>2</w:delText>
            </w:r>
          </w:del>
        </w:p>
      </w:tc>
      <w:tc>
        <w:tcPr>
          <w:tcW w:w="2547" w:type="dxa"/>
          <w:vAlign w:val="center"/>
        </w:tcPr>
        <w:p w14:paraId="4C459D36" wp14:textId="77777777">
          <w:pPr>
            <w:pStyle w:val="23"/>
            <w:pBdr>
              <w:top w:val="none" w:color="auto" w:sz="0" w:space="0"/>
            </w:pBdr>
            <w:spacing w:before="0"/>
            <w:ind w:right="0" w:hanging="144"/>
            <w:jc w:val="right"/>
            <w:rPr>
              <w:sz w:val="18"/>
              <w:szCs w:val="18"/>
            </w:rPr>
          </w:pPr>
          <w:r>
            <w:rPr>
              <w:sz w:val="18"/>
              <w:szCs w:val="18"/>
            </w:rPr>
            <w:t>Appendix-</w:t>
          </w:r>
          <w:r>
            <w:rPr>
              <w:sz w:val="18"/>
              <w:szCs w:val="18"/>
            </w:rPr>
            <w:fldChar w:fldCharType="begin"/>
          </w:r>
          <w:r>
            <w:rPr>
              <w:sz w:val="18"/>
              <w:szCs w:val="18"/>
            </w:rPr>
            <w:instrText xml:space="preserve"> PAGE   \* MERGEFORMAT </w:instrText>
          </w:r>
          <w:r>
            <w:rPr>
              <w:sz w:val="18"/>
              <w:szCs w:val="18"/>
            </w:rPr>
            <w:fldChar w:fldCharType="separate"/>
          </w:r>
          <w:r>
            <w:rPr>
              <w:sz w:val="18"/>
              <w:szCs w:val="18"/>
            </w:rPr>
            <w:t>v</w:t>
          </w:r>
          <w:r>
            <w:rPr>
              <w:sz w:val="18"/>
              <w:szCs w:val="18"/>
            </w:rPr>
            <w:fldChar w:fldCharType="end"/>
          </w:r>
        </w:p>
      </w:tc>
    </w:tr>
  </w:tbl>
  <w:p xmlns:wp14="http://schemas.microsoft.com/office/word/2010/wordml" w14:paraId="754BFDB0" wp14:textId="77777777">
    <w:pPr>
      <w:pStyle w:val="23"/>
      <w:pBdr>
        <w:top w:val="none" w:color="auto" w:sz="0" w:space="0"/>
      </w:pBdr>
      <w:spacing w:before="0"/>
      <w:ind w:left="0" w:right="0"/>
      <w:rPr>
        <w:sz w:val="28"/>
      </w:rP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42"/>
      <w:tblW w:w="10188" w:type="dxa"/>
      <w:tblInd w:w="0" w:type="dxa"/>
      <w:tblBorders>
        <w:top w:val="single" w:color="auto" w:sz="4"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547"/>
      <w:gridCol w:w="2547"/>
      <w:gridCol w:w="2547"/>
      <w:gridCol w:w="2547"/>
    </w:tblGrid>
    <w:tr xmlns:wp14="http://schemas.microsoft.com/office/word/2010/wordml" w14:paraId="08C5B604" wp14:textId="77777777">
      <w:tblPrEx>
        <w:tblBorders>
          <w:top w:val="single" w:color="auto" w:sz="4"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5" w:hRule="atLeast"/>
      </w:trPr>
      <w:tc>
        <w:tcPr>
          <w:tcW w:w="2547" w:type="dxa"/>
          <w:vAlign w:val="center"/>
        </w:tcPr>
        <w:p w14:paraId="1C1F62EE" wp14:textId="77777777">
          <w:pPr>
            <w:pStyle w:val="23"/>
            <w:pBdr>
              <w:top w:val="none" w:color="auto" w:sz="0" w:space="0"/>
            </w:pBdr>
            <w:spacing w:before="0"/>
            <w:ind w:left="-90"/>
            <w:rPr>
              <w:sz w:val="18"/>
              <w:szCs w:val="18"/>
            </w:rPr>
          </w:pPr>
          <w:r>
            <w:rPr>
              <w:sz w:val="18"/>
              <w:szCs w:val="18"/>
            </w:rPr>
            <w:t xml:space="preserve">Appendix - </w:t>
          </w:r>
          <w:r>
            <w:rPr>
              <w:sz w:val="18"/>
              <w:szCs w:val="18"/>
            </w:rPr>
            <w:fldChar w:fldCharType="begin"/>
          </w:r>
          <w:r>
            <w:rPr>
              <w:sz w:val="18"/>
              <w:szCs w:val="18"/>
            </w:rPr>
            <w:instrText xml:space="preserve"> PAGE   \* MERGEFORMAT </w:instrText>
          </w:r>
          <w:r>
            <w:rPr>
              <w:sz w:val="18"/>
              <w:szCs w:val="18"/>
            </w:rPr>
            <w:fldChar w:fldCharType="separate"/>
          </w:r>
          <w:r>
            <w:rPr>
              <w:sz w:val="18"/>
              <w:szCs w:val="18"/>
            </w:rPr>
            <w:t>iv</w:t>
          </w:r>
          <w:r>
            <w:rPr>
              <w:sz w:val="18"/>
              <w:szCs w:val="18"/>
            </w:rPr>
            <w:fldChar w:fldCharType="end"/>
          </w:r>
        </w:p>
      </w:tc>
      <w:tc>
        <w:tcPr>
          <w:tcW w:w="2547" w:type="dxa"/>
        </w:tcPr>
        <w:p w14:paraId="06AF3700" wp14:textId="77777777">
          <w:pPr>
            <w:pStyle w:val="23"/>
            <w:pBdr>
              <w:top w:val="none" w:color="auto" w:sz="0" w:space="0"/>
            </w:pBdr>
            <w:tabs>
              <w:tab w:val="center" w:pos="3600"/>
              <w:tab w:val="center" w:pos="5760"/>
              <w:tab w:val="right" w:pos="9990"/>
              <w:tab w:val="clear" w:pos="4320"/>
              <w:tab w:val="clear" w:pos="8640"/>
            </w:tabs>
            <w:spacing w:before="0"/>
            <w:jc w:val="center"/>
            <w:rPr>
              <w:sz w:val="18"/>
              <w:szCs w:val="18"/>
            </w:rPr>
          </w:pPr>
          <w:r>
            <w:rPr>
              <w:sz w:val="18"/>
              <w:szCs w:val="18"/>
            </w:rPr>
            <w:t>Issue No: 1</w:t>
          </w:r>
        </w:p>
      </w:tc>
      <w:tc>
        <w:tcPr>
          <w:tcW w:w="2547" w:type="dxa"/>
        </w:tcPr>
        <w:p w14:paraId="2E819787" wp14:textId="77777777">
          <w:pPr>
            <w:pStyle w:val="23"/>
            <w:pBdr>
              <w:top w:val="none" w:color="auto" w:sz="0" w:space="0"/>
            </w:pBdr>
            <w:tabs>
              <w:tab w:val="center" w:pos="3600"/>
              <w:tab w:val="center" w:pos="5760"/>
              <w:tab w:val="right" w:pos="9990"/>
              <w:tab w:val="clear" w:pos="4320"/>
              <w:tab w:val="clear" w:pos="8640"/>
            </w:tabs>
            <w:spacing w:before="0"/>
            <w:jc w:val="center"/>
            <w:rPr>
              <w:sz w:val="18"/>
              <w:szCs w:val="18"/>
            </w:rPr>
          </w:pPr>
          <w:r>
            <w:rPr>
              <w:sz w:val="18"/>
              <w:szCs w:val="18"/>
            </w:rPr>
            <w:t xml:space="preserve">Rev. No.: </w:t>
          </w:r>
          <w:ins w:author="palash.pandit" w:date="2019-10-31T19:14:19Z" w:id="34">
            <w:r>
              <w:rPr>
                <w:rFonts w:hint="default"/>
                <w:sz w:val="18"/>
                <w:szCs w:val="18"/>
                <w:lang w:val="en-IN"/>
              </w:rPr>
              <w:t>3</w:t>
            </w:r>
          </w:ins>
          <w:del w:author="palash.pandit" w:date="2019-10-31T19:14:19Z" w:id="35">
            <w:r>
              <w:rPr>
                <w:sz w:val="18"/>
                <w:szCs w:val="18"/>
              </w:rPr>
              <w:delText>2</w:delText>
            </w:r>
          </w:del>
        </w:p>
      </w:tc>
      <w:tc>
        <w:tcPr>
          <w:tcW w:w="2547" w:type="dxa"/>
          <w:vAlign w:val="center"/>
        </w:tcPr>
        <w:p w14:paraId="28B45F74" wp14:textId="77777777">
          <w:pPr>
            <w:pStyle w:val="23"/>
            <w:pBdr>
              <w:top w:val="none" w:color="auto" w:sz="0" w:space="0"/>
            </w:pBdr>
            <w:spacing w:before="0"/>
            <w:ind w:right="0"/>
            <w:jc w:val="right"/>
            <w:rPr>
              <w:sz w:val="18"/>
              <w:szCs w:val="18"/>
            </w:rPr>
          </w:pPr>
          <w:del w:author="palash.pandit" w:date="2019-10-31T19:14:24Z" w:id="36">
            <w:r>
              <w:rPr>
                <w:sz w:val="18"/>
                <w:szCs w:val="18"/>
              </w:rPr>
              <w:delText>17-Mar-17</w:delText>
            </w:r>
          </w:del>
        </w:p>
      </w:tc>
    </w:tr>
  </w:tbl>
  <w:p xmlns:wp14="http://schemas.microsoft.com/office/word/2010/wordml" w14:paraId="782F4E45" wp14:textId="77777777">
    <w:pPr>
      <w:pStyle w:val="23"/>
      <w:pBdr>
        <w:top w:val="none" w:color="auto" w:sz="0" w:space="0"/>
      </w:pBdr>
      <w:rPr>
        <w:szCs w:val="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42"/>
      <w:tblW w:w="10080" w:type="dxa"/>
      <w:tblInd w:w="198" w:type="dxa"/>
      <w:tblBorders>
        <w:top w:val="single" w:color="auto" w:sz="4"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692"/>
      <w:gridCol w:w="8388"/>
    </w:tblGrid>
    <w:tr xmlns:wp14="http://schemas.microsoft.com/office/word/2010/wordml" w14:paraId="6925A8A4" wp14:textId="77777777">
      <w:tblPrEx>
        <w:tblBorders>
          <w:top w:val="single" w:color="auto" w:sz="4"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3" w:hRule="atLeast"/>
      </w:trPr>
      <w:tc>
        <w:tcPr>
          <w:tcW w:w="1692" w:type="dxa"/>
          <w:vAlign w:val="center"/>
        </w:tcPr>
        <w:p w14:paraId="50CF6DCB" wp14:textId="77777777">
          <w:pPr>
            <w:pStyle w:val="23"/>
            <w:pBdr>
              <w:top w:val="none" w:color="auto" w:sz="0" w:space="0"/>
            </w:pBdr>
            <w:tabs>
              <w:tab w:val="right" w:pos="9990"/>
              <w:tab w:val="clear" w:pos="8640"/>
            </w:tabs>
            <w:spacing w:before="0"/>
            <w:ind w:left="-108" w:right="54"/>
            <w:rPr>
              <w:sz w:val="8"/>
              <w:szCs w:val="8"/>
            </w:rPr>
          </w:pPr>
          <w:r>
            <w:rPr>
              <w:sz w:val="16"/>
              <w:szCs w:val="16"/>
            </w:rPr>
            <w:t>Title Page-</w:t>
          </w:r>
          <w:r>
            <w:rPr>
              <w:sz w:val="16"/>
              <w:szCs w:val="16"/>
            </w:rPr>
            <w:fldChar w:fldCharType="begin"/>
          </w:r>
          <w:r>
            <w:rPr>
              <w:sz w:val="16"/>
              <w:szCs w:val="16"/>
            </w:rPr>
            <w:instrText xml:space="preserve"> PAGE  \* roman  \* MERGEFORMAT </w:instrText>
          </w:r>
          <w:r>
            <w:rPr>
              <w:sz w:val="16"/>
              <w:szCs w:val="16"/>
            </w:rPr>
            <w:fldChar w:fldCharType="separate"/>
          </w:r>
          <w:r>
            <w:rPr>
              <w:sz w:val="16"/>
              <w:szCs w:val="16"/>
            </w:rPr>
            <w:t>ii</w:t>
          </w:r>
          <w:r>
            <w:rPr>
              <w:sz w:val="16"/>
              <w:szCs w:val="16"/>
            </w:rPr>
            <w:fldChar w:fldCharType="end"/>
          </w:r>
        </w:p>
      </w:tc>
      <w:tc>
        <w:tcPr>
          <w:tcW w:w="8388" w:type="dxa"/>
          <w:vAlign w:val="bottom"/>
        </w:tcPr>
        <w:p w14:paraId="4185D7E8" wp14:textId="77777777">
          <w:pPr>
            <w:pStyle w:val="23"/>
            <w:pBdr>
              <w:top w:val="none" w:color="auto" w:sz="0" w:space="0"/>
            </w:pBdr>
            <w:tabs>
              <w:tab w:val="center" w:pos="5580"/>
              <w:tab w:val="right" w:pos="9990"/>
              <w:tab w:val="clear" w:pos="4320"/>
              <w:tab w:val="clear" w:pos="8640"/>
            </w:tabs>
            <w:spacing w:before="0"/>
            <w:ind w:left="0" w:right="-18"/>
            <w:rPr>
              <w:sz w:val="8"/>
              <w:szCs w:val="8"/>
            </w:rPr>
          </w:pPr>
          <w:r>
            <w:tab/>
          </w:r>
          <w:r>
            <w:rPr>
              <w:bCs w:val="0"/>
              <w:sz w:val="16"/>
              <w:szCs w:val="16"/>
            </w:rPr>
            <w:t>© Copyright Malaysia Airlines Berhad (MAB) 2017. All rights reserved</w:t>
          </w:r>
        </w:p>
      </w:tc>
    </w:tr>
  </w:tbl>
  <w:p xmlns:wp14="http://schemas.microsoft.com/office/word/2010/wordml" w14:paraId="70EA92A7" wp14:textId="77777777">
    <w:pPr>
      <w:pStyle w:val="23"/>
      <w:pBdr>
        <w:top w:val="none" w:color="auto" w:sz="0" w:space="0"/>
      </w:pBdr>
      <w:spacing w:before="0"/>
      <w:ind w:left="0" w:right="0"/>
      <w:rPr>
        <w:sz w:val="8"/>
        <w:szCs w:val="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42"/>
      <w:tblW w:w="10181" w:type="dxa"/>
      <w:tblInd w:w="0" w:type="dxa"/>
      <w:tblBorders>
        <w:top w:val="single" w:color="auto" w:sz="4"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358"/>
      <w:gridCol w:w="2520"/>
      <w:gridCol w:w="2430"/>
      <w:gridCol w:w="2873"/>
    </w:tblGrid>
    <w:tr xmlns:wp14="http://schemas.microsoft.com/office/word/2010/wordml" w14:paraId="2E12CDF5" wp14:textId="77777777">
      <w:tblPrEx>
        <w:tblBorders>
          <w:top w:val="single" w:color="auto" w:sz="4"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358" w:type="dxa"/>
        </w:tcPr>
        <w:p w14:paraId="102C0F9F" wp14:textId="77777777">
          <w:pPr>
            <w:pStyle w:val="23"/>
            <w:pBdr>
              <w:top w:val="none" w:color="auto" w:sz="0" w:space="0"/>
            </w:pBdr>
            <w:tabs>
              <w:tab w:val="center" w:pos="3600"/>
              <w:tab w:val="center" w:pos="5760"/>
              <w:tab w:val="right" w:pos="9990"/>
              <w:tab w:val="clear" w:pos="4320"/>
              <w:tab w:val="clear" w:pos="8640"/>
            </w:tabs>
            <w:spacing w:before="0"/>
            <w:ind w:left="0" w:right="432"/>
            <w:rPr>
              <w:sz w:val="18"/>
              <w:szCs w:val="18"/>
            </w:rPr>
          </w:pPr>
          <w:del w:author="palash.pandit" w:date="2019-10-31T19:10:35Z" w:id="0">
            <w:r>
              <w:rPr>
                <w:sz w:val="18"/>
                <w:szCs w:val="18"/>
              </w:rPr>
              <w:delText>17-Mar-17</w:delText>
            </w:r>
          </w:del>
        </w:p>
      </w:tc>
      <w:tc>
        <w:tcPr>
          <w:tcW w:w="2520" w:type="dxa"/>
        </w:tcPr>
        <w:p w14:paraId="1C566248" wp14:textId="77777777">
          <w:pPr>
            <w:pStyle w:val="23"/>
            <w:pBdr>
              <w:top w:val="none" w:color="auto" w:sz="0" w:space="0"/>
            </w:pBdr>
            <w:tabs>
              <w:tab w:val="center" w:pos="3600"/>
              <w:tab w:val="center" w:pos="5760"/>
              <w:tab w:val="right" w:pos="9990"/>
              <w:tab w:val="clear" w:pos="4320"/>
              <w:tab w:val="clear" w:pos="8640"/>
            </w:tabs>
            <w:spacing w:before="0"/>
            <w:jc w:val="center"/>
            <w:rPr>
              <w:sz w:val="18"/>
              <w:szCs w:val="18"/>
            </w:rPr>
          </w:pPr>
          <w:r>
            <w:rPr>
              <w:sz w:val="18"/>
              <w:szCs w:val="18"/>
            </w:rPr>
            <w:t>Issue No: 1</w:t>
          </w:r>
          <w:r>
            <w:rPr>
              <w:sz w:val="18"/>
              <w:szCs w:val="18"/>
            </w:rPr>
            <w:tab/>
          </w:r>
          <w:r>
            <w:rPr>
              <w:sz w:val="18"/>
              <w:szCs w:val="18"/>
            </w:rPr>
            <w:t>Rev. No.: 0</w:t>
          </w:r>
        </w:p>
      </w:tc>
      <w:tc>
        <w:tcPr>
          <w:tcW w:w="2430" w:type="dxa"/>
        </w:tcPr>
        <w:p w14:paraId="3C065A1A" wp14:textId="77777777">
          <w:pPr>
            <w:pStyle w:val="23"/>
            <w:pBdr>
              <w:top w:val="none" w:color="auto" w:sz="0" w:space="0"/>
            </w:pBdr>
            <w:tabs>
              <w:tab w:val="center" w:pos="3600"/>
              <w:tab w:val="center" w:pos="5760"/>
              <w:tab w:val="right" w:pos="9990"/>
              <w:tab w:val="clear" w:pos="4320"/>
              <w:tab w:val="clear" w:pos="8640"/>
            </w:tabs>
            <w:spacing w:before="0"/>
            <w:jc w:val="center"/>
            <w:rPr>
              <w:sz w:val="18"/>
              <w:szCs w:val="18"/>
            </w:rPr>
          </w:pPr>
          <w:r>
            <w:rPr>
              <w:sz w:val="18"/>
              <w:szCs w:val="18"/>
            </w:rPr>
            <w:t xml:space="preserve">Rev. No.: </w:t>
          </w:r>
          <w:ins w:author="palash.pandit" w:date="2019-10-31T19:10:31Z" w:id="1">
            <w:r>
              <w:rPr>
                <w:rFonts w:hint="default"/>
                <w:sz w:val="18"/>
                <w:szCs w:val="18"/>
                <w:lang w:val="en-IN"/>
              </w:rPr>
              <w:t>3</w:t>
            </w:r>
          </w:ins>
          <w:del w:author="palash.pandit" w:date="2019-10-31T19:10:30Z" w:id="2">
            <w:r>
              <w:rPr>
                <w:sz w:val="18"/>
                <w:szCs w:val="18"/>
              </w:rPr>
              <w:delText>2</w:delText>
            </w:r>
          </w:del>
        </w:p>
      </w:tc>
      <w:tc>
        <w:tcPr>
          <w:tcW w:w="2873" w:type="dxa"/>
        </w:tcPr>
        <w:p w14:paraId="7C0F4B3A" wp14:textId="77777777">
          <w:pPr>
            <w:pStyle w:val="23"/>
            <w:pBdr>
              <w:top w:val="none" w:color="auto" w:sz="0" w:space="0"/>
            </w:pBdr>
            <w:tabs>
              <w:tab w:val="left" w:pos="2657"/>
              <w:tab w:val="center" w:pos="3600"/>
              <w:tab w:val="center" w:pos="5760"/>
              <w:tab w:val="right" w:pos="9990"/>
              <w:tab w:val="clear" w:pos="4320"/>
              <w:tab w:val="clear" w:pos="8640"/>
            </w:tabs>
            <w:spacing w:before="0"/>
            <w:ind w:right="65"/>
            <w:jc w:val="right"/>
            <w:rPr>
              <w:sz w:val="18"/>
              <w:szCs w:val="18"/>
            </w:rPr>
          </w:pPr>
          <w:r>
            <w:rPr>
              <w:sz w:val="18"/>
              <w:szCs w:val="18"/>
            </w:rPr>
            <w:t>Approval Page-</w:t>
          </w:r>
          <w:r>
            <w:rPr>
              <w:sz w:val="18"/>
              <w:szCs w:val="18"/>
            </w:rPr>
            <w:fldChar w:fldCharType="begin"/>
          </w:r>
          <w:r>
            <w:rPr>
              <w:sz w:val="18"/>
              <w:szCs w:val="18"/>
            </w:rPr>
            <w:instrText xml:space="preserve"> PAGE  \* roman  \* MERGEFORMAT </w:instrText>
          </w:r>
          <w:r>
            <w:rPr>
              <w:sz w:val="18"/>
              <w:szCs w:val="18"/>
            </w:rPr>
            <w:fldChar w:fldCharType="separate"/>
          </w:r>
          <w:r>
            <w:rPr>
              <w:sz w:val="18"/>
              <w:szCs w:val="18"/>
            </w:rPr>
            <w:t>i</w:t>
          </w:r>
          <w:r>
            <w:rPr>
              <w:sz w:val="18"/>
              <w:szCs w:val="18"/>
            </w:rPr>
            <w:fldChar w:fldCharType="end"/>
          </w:r>
        </w:p>
      </w:tc>
    </w:tr>
  </w:tbl>
  <w:p xmlns:wp14="http://schemas.microsoft.com/office/word/2010/wordml" w14:paraId="6B82FBB0" wp14:textId="77777777">
    <w:pPr>
      <w:pStyle w:val="23"/>
      <w:pBdr>
        <w:top w:val="none" w:color="auto" w:sz="0" w:space="0"/>
      </w:pBdr>
      <w:spacing w:before="0"/>
      <w:ind w:left="0" w:right="0"/>
      <w:rPr>
        <w:sz w:val="8"/>
        <w:szCs w:val="8"/>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42"/>
      <w:tblW w:w="10181" w:type="dxa"/>
      <w:tblInd w:w="0" w:type="dxa"/>
      <w:tblBorders>
        <w:top w:val="single" w:color="auto" w:sz="4"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898"/>
      <w:gridCol w:w="2430"/>
      <w:gridCol w:w="2520"/>
      <w:gridCol w:w="2333"/>
    </w:tblGrid>
    <w:tr xmlns:wp14="http://schemas.microsoft.com/office/word/2010/wordml" w14:paraId="0B89E7A2" wp14:textId="77777777">
      <w:tblPrEx>
        <w:tblBorders>
          <w:top w:val="single" w:color="auto" w:sz="4"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0" w:hRule="atLeast"/>
      </w:trPr>
      <w:tc>
        <w:tcPr>
          <w:tcW w:w="2898" w:type="dxa"/>
        </w:tcPr>
        <w:p w14:paraId="0A83D2E2" wp14:textId="77777777">
          <w:pPr>
            <w:pStyle w:val="23"/>
            <w:pBdr>
              <w:top w:val="none" w:color="auto" w:sz="0" w:space="0"/>
            </w:pBdr>
            <w:tabs>
              <w:tab w:val="center" w:pos="3600"/>
              <w:tab w:val="center" w:pos="5760"/>
              <w:tab w:val="right" w:pos="9990"/>
              <w:tab w:val="clear" w:pos="4320"/>
              <w:tab w:val="clear" w:pos="8640"/>
            </w:tabs>
            <w:spacing w:before="0"/>
            <w:ind w:left="0"/>
            <w:rPr>
              <w:sz w:val="18"/>
              <w:szCs w:val="18"/>
            </w:rPr>
          </w:pPr>
          <w:r>
            <w:rPr>
              <w:sz w:val="18"/>
              <w:szCs w:val="18"/>
            </w:rPr>
            <w:t>Approval Page-</w:t>
          </w:r>
          <w:r>
            <w:rPr>
              <w:sz w:val="18"/>
              <w:szCs w:val="18"/>
            </w:rPr>
            <w:fldChar w:fldCharType="begin"/>
          </w:r>
          <w:r>
            <w:rPr>
              <w:sz w:val="18"/>
              <w:szCs w:val="18"/>
            </w:rPr>
            <w:instrText xml:space="preserve"> PAGE  \* roman  \* MERGEFORMAT </w:instrText>
          </w:r>
          <w:r>
            <w:rPr>
              <w:sz w:val="18"/>
              <w:szCs w:val="18"/>
            </w:rPr>
            <w:fldChar w:fldCharType="separate"/>
          </w:r>
          <w:r>
            <w:rPr>
              <w:sz w:val="18"/>
              <w:szCs w:val="18"/>
            </w:rPr>
            <w:t>ii</w:t>
          </w:r>
          <w:r>
            <w:rPr>
              <w:sz w:val="18"/>
              <w:szCs w:val="18"/>
            </w:rPr>
            <w:fldChar w:fldCharType="end"/>
          </w:r>
        </w:p>
      </w:tc>
      <w:tc>
        <w:tcPr>
          <w:tcW w:w="2430" w:type="dxa"/>
        </w:tcPr>
        <w:p w14:paraId="32D0E44D" wp14:textId="77777777">
          <w:pPr>
            <w:pStyle w:val="23"/>
            <w:pBdr>
              <w:top w:val="none" w:color="auto" w:sz="0" w:space="0"/>
            </w:pBdr>
            <w:tabs>
              <w:tab w:val="center" w:pos="3600"/>
              <w:tab w:val="center" w:pos="5760"/>
              <w:tab w:val="right" w:pos="9990"/>
              <w:tab w:val="clear" w:pos="4320"/>
              <w:tab w:val="clear" w:pos="8640"/>
            </w:tabs>
            <w:spacing w:before="0"/>
            <w:jc w:val="center"/>
            <w:rPr>
              <w:sz w:val="18"/>
              <w:szCs w:val="18"/>
            </w:rPr>
          </w:pPr>
          <w:r>
            <w:rPr>
              <w:sz w:val="18"/>
              <w:szCs w:val="18"/>
            </w:rPr>
            <w:t>Issue No: 1</w:t>
          </w:r>
          <w:r>
            <w:rPr>
              <w:sz w:val="18"/>
              <w:szCs w:val="18"/>
            </w:rPr>
            <w:tab/>
          </w:r>
          <w:r>
            <w:rPr>
              <w:sz w:val="18"/>
              <w:szCs w:val="18"/>
            </w:rPr>
            <w:t>Rev. No.: 0</w:t>
          </w:r>
        </w:p>
      </w:tc>
      <w:tc>
        <w:tcPr>
          <w:tcW w:w="2520" w:type="dxa"/>
        </w:tcPr>
        <w:p w14:paraId="22171A30" wp14:textId="77777777">
          <w:pPr>
            <w:pStyle w:val="23"/>
            <w:pBdr>
              <w:top w:val="none" w:color="auto" w:sz="0" w:space="0"/>
            </w:pBdr>
            <w:tabs>
              <w:tab w:val="center" w:pos="3600"/>
              <w:tab w:val="center" w:pos="5760"/>
              <w:tab w:val="right" w:pos="9990"/>
              <w:tab w:val="clear" w:pos="4320"/>
              <w:tab w:val="clear" w:pos="8640"/>
            </w:tabs>
            <w:spacing w:before="0"/>
            <w:jc w:val="center"/>
            <w:rPr>
              <w:rFonts w:hint="default"/>
              <w:sz w:val="18"/>
              <w:szCs w:val="18"/>
              <w:lang w:val="en-IN"/>
            </w:rPr>
          </w:pPr>
          <w:r>
            <w:rPr>
              <w:sz w:val="18"/>
              <w:szCs w:val="18"/>
            </w:rPr>
            <w:t xml:space="preserve">Rev. No.: </w:t>
          </w:r>
          <w:r>
            <w:rPr>
              <w:rFonts w:hint="default"/>
              <w:sz w:val="18"/>
              <w:szCs w:val="18"/>
              <w:lang w:val="en-IN"/>
            </w:rPr>
            <w:t>3</w:t>
          </w:r>
        </w:p>
      </w:tc>
      <w:tc>
        <w:tcPr>
          <w:tcW w:w="2333" w:type="dxa"/>
        </w:tcPr>
        <w:p w14:paraId="44EC7652" wp14:textId="77777777">
          <w:pPr>
            <w:pStyle w:val="23"/>
            <w:pBdr>
              <w:top w:val="none" w:color="auto" w:sz="0" w:space="0"/>
            </w:pBdr>
            <w:tabs>
              <w:tab w:val="left" w:pos="2142"/>
              <w:tab w:val="center" w:pos="3600"/>
              <w:tab w:val="center" w:pos="5760"/>
              <w:tab w:val="right" w:pos="9990"/>
              <w:tab w:val="clear" w:pos="4320"/>
              <w:tab w:val="clear" w:pos="8640"/>
            </w:tabs>
            <w:spacing w:before="0"/>
            <w:ind w:right="-25"/>
            <w:jc w:val="right"/>
            <w:rPr>
              <w:sz w:val="18"/>
              <w:szCs w:val="18"/>
            </w:rPr>
          </w:pPr>
        </w:p>
      </w:tc>
    </w:tr>
  </w:tbl>
  <w:p xmlns:wp14="http://schemas.microsoft.com/office/word/2010/wordml" w14:paraId="3ADFD508" wp14:textId="77777777">
    <w:pPr>
      <w:pStyle w:val="23"/>
      <w:pBdr>
        <w:top w:val="none" w:color="auto" w:sz="0" w:space="0"/>
      </w:pBdr>
      <w:spacing w:before="0"/>
      <w:ind w:left="0" w:right="0"/>
      <w:rPr>
        <w:sz w:val="8"/>
        <w:szCs w:val="8"/>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42"/>
      <w:tblW w:w="10181" w:type="dxa"/>
      <w:tblInd w:w="0" w:type="dxa"/>
      <w:tblBorders>
        <w:top w:val="single" w:color="auto" w:sz="4"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358"/>
      <w:gridCol w:w="2340"/>
      <w:gridCol w:w="2520"/>
      <w:gridCol w:w="2963"/>
    </w:tblGrid>
    <w:tr xmlns:wp14="http://schemas.microsoft.com/office/word/2010/wordml" w14:paraId="3A7EB7AC" wp14:textId="77777777">
      <w:tblPrEx>
        <w:tblBorders>
          <w:top w:val="single" w:color="auto" w:sz="4"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358" w:type="dxa"/>
        </w:tcPr>
        <w:p w14:paraId="2FD7EFD5" wp14:textId="77777777">
          <w:pPr>
            <w:pStyle w:val="23"/>
            <w:pBdr>
              <w:top w:val="none" w:color="auto" w:sz="0" w:space="0"/>
            </w:pBdr>
            <w:tabs>
              <w:tab w:val="left" w:pos="1800"/>
              <w:tab w:val="center" w:pos="3600"/>
              <w:tab w:val="center" w:pos="5760"/>
              <w:tab w:val="right" w:pos="9990"/>
              <w:tab w:val="clear" w:pos="4320"/>
              <w:tab w:val="clear" w:pos="8640"/>
            </w:tabs>
            <w:spacing w:before="0"/>
            <w:ind w:left="0" w:right="0"/>
            <w:rPr>
              <w:sz w:val="18"/>
              <w:szCs w:val="18"/>
            </w:rPr>
          </w:pPr>
          <w:del w:author="palash.pandit" w:date="2019-10-31T19:10:55Z" w:id="3">
            <w:r>
              <w:rPr>
                <w:sz w:val="18"/>
                <w:szCs w:val="18"/>
              </w:rPr>
              <w:delText>17-Mar-17</w:delText>
            </w:r>
          </w:del>
        </w:p>
      </w:tc>
      <w:tc>
        <w:tcPr>
          <w:tcW w:w="2340" w:type="dxa"/>
        </w:tcPr>
        <w:p w14:paraId="416AD6BD" wp14:textId="77777777">
          <w:pPr>
            <w:pStyle w:val="23"/>
            <w:pBdr>
              <w:top w:val="none" w:color="auto" w:sz="0" w:space="0"/>
            </w:pBdr>
            <w:tabs>
              <w:tab w:val="center" w:pos="3600"/>
              <w:tab w:val="center" w:pos="5760"/>
              <w:tab w:val="right" w:pos="9990"/>
              <w:tab w:val="clear" w:pos="4320"/>
              <w:tab w:val="clear" w:pos="8640"/>
            </w:tabs>
            <w:spacing w:before="0"/>
            <w:ind w:left="0" w:right="0"/>
            <w:jc w:val="center"/>
            <w:rPr>
              <w:sz w:val="18"/>
              <w:szCs w:val="18"/>
            </w:rPr>
          </w:pPr>
          <w:r>
            <w:rPr>
              <w:sz w:val="18"/>
              <w:szCs w:val="18"/>
            </w:rPr>
            <w:t>Issue No: 1</w:t>
          </w:r>
        </w:p>
      </w:tc>
      <w:tc>
        <w:tcPr>
          <w:tcW w:w="2520" w:type="dxa"/>
        </w:tcPr>
        <w:p w14:paraId="4221F6F4" wp14:textId="77777777">
          <w:pPr>
            <w:pStyle w:val="23"/>
            <w:pBdr>
              <w:top w:val="none" w:color="auto" w:sz="0" w:space="0"/>
            </w:pBdr>
            <w:tabs>
              <w:tab w:val="center" w:pos="3600"/>
              <w:tab w:val="center" w:pos="5760"/>
              <w:tab w:val="right" w:pos="9990"/>
              <w:tab w:val="clear" w:pos="4320"/>
              <w:tab w:val="clear" w:pos="8640"/>
            </w:tabs>
            <w:spacing w:before="0"/>
            <w:ind w:left="0" w:right="0"/>
            <w:jc w:val="center"/>
            <w:rPr>
              <w:sz w:val="18"/>
              <w:szCs w:val="18"/>
            </w:rPr>
          </w:pPr>
          <w:r>
            <w:rPr>
              <w:sz w:val="18"/>
              <w:szCs w:val="18"/>
            </w:rPr>
            <w:t xml:space="preserve">Rev. No.: </w:t>
          </w:r>
          <w:ins w:author="palash.pandit" w:date="2019-10-31T19:10:45Z" w:id="4">
            <w:r>
              <w:rPr>
                <w:rFonts w:hint="default"/>
                <w:sz w:val="18"/>
                <w:szCs w:val="18"/>
                <w:lang w:val="en-IN"/>
              </w:rPr>
              <w:t>3</w:t>
            </w:r>
          </w:ins>
          <w:del w:author="palash.pandit" w:date="2019-10-31T19:10:44Z" w:id="5">
            <w:r>
              <w:rPr>
                <w:sz w:val="18"/>
                <w:szCs w:val="18"/>
              </w:rPr>
              <w:delText>2</w:delText>
            </w:r>
          </w:del>
        </w:p>
      </w:tc>
      <w:tc>
        <w:tcPr>
          <w:tcW w:w="2963" w:type="dxa"/>
        </w:tcPr>
        <w:p w14:paraId="2AC3730F" wp14:textId="77777777">
          <w:pPr>
            <w:pStyle w:val="23"/>
            <w:pBdr>
              <w:top w:val="none" w:color="auto" w:sz="0" w:space="0"/>
            </w:pBdr>
            <w:tabs>
              <w:tab w:val="center" w:pos="3600"/>
              <w:tab w:val="center" w:pos="5760"/>
              <w:tab w:val="right" w:pos="9990"/>
              <w:tab w:val="clear" w:pos="4320"/>
              <w:tab w:val="clear" w:pos="8640"/>
            </w:tabs>
            <w:spacing w:before="0"/>
            <w:ind w:left="0" w:right="0"/>
            <w:jc w:val="right"/>
            <w:rPr>
              <w:sz w:val="18"/>
              <w:szCs w:val="18"/>
            </w:rPr>
          </w:pPr>
          <w:r>
            <w:rPr>
              <w:sz w:val="18"/>
              <w:szCs w:val="18"/>
            </w:rPr>
            <w:t>Table of Content -</w:t>
          </w:r>
          <w:r>
            <w:rPr>
              <w:sz w:val="18"/>
              <w:szCs w:val="18"/>
            </w:rPr>
            <w:fldChar w:fldCharType="begin"/>
          </w:r>
          <w:r>
            <w:rPr>
              <w:sz w:val="18"/>
              <w:szCs w:val="18"/>
            </w:rPr>
            <w:instrText xml:space="preserve"> PAGE  \* roman  \* MERGEFORMAT </w:instrText>
          </w:r>
          <w:r>
            <w:rPr>
              <w:sz w:val="18"/>
              <w:szCs w:val="18"/>
            </w:rPr>
            <w:fldChar w:fldCharType="separate"/>
          </w:r>
          <w:r>
            <w:rPr>
              <w:sz w:val="18"/>
              <w:szCs w:val="18"/>
            </w:rPr>
            <w:t>i</w:t>
          </w:r>
          <w:r>
            <w:rPr>
              <w:sz w:val="18"/>
              <w:szCs w:val="18"/>
            </w:rPr>
            <w:fldChar w:fldCharType="end"/>
          </w:r>
        </w:p>
      </w:tc>
    </w:tr>
  </w:tbl>
  <w:p xmlns:wp14="http://schemas.microsoft.com/office/word/2010/wordml" w14:paraId="14A57484" wp14:textId="77777777">
    <w:pPr>
      <w:pStyle w:val="23"/>
      <w:pBdr>
        <w:top w:val="none" w:color="auto" w:sz="0" w:space="0"/>
      </w:pBdr>
      <w:spacing w:before="0"/>
      <w:ind w:left="0" w:right="0"/>
      <w:rPr>
        <w:sz w:val="8"/>
        <w:szCs w:val="8"/>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42"/>
      <w:tblW w:w="10181" w:type="dxa"/>
      <w:tblInd w:w="0" w:type="dxa"/>
      <w:tblBorders>
        <w:top w:val="single" w:color="auto" w:sz="4"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078"/>
      <w:gridCol w:w="2340"/>
      <w:gridCol w:w="2430"/>
      <w:gridCol w:w="2333"/>
    </w:tblGrid>
    <w:tr xmlns:wp14="http://schemas.microsoft.com/office/word/2010/wordml" w14:paraId="2344779C" wp14:textId="77777777">
      <w:tblPrEx>
        <w:tblBorders>
          <w:top w:val="single" w:color="auto" w:sz="4"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078" w:type="dxa"/>
        </w:tcPr>
        <w:p w14:paraId="2AFE3E5B" wp14:textId="77777777">
          <w:pPr>
            <w:pStyle w:val="23"/>
            <w:pBdr>
              <w:top w:val="none" w:color="auto" w:sz="0" w:space="0"/>
            </w:pBdr>
            <w:tabs>
              <w:tab w:val="center" w:pos="3600"/>
              <w:tab w:val="center" w:pos="5760"/>
              <w:tab w:val="right" w:pos="9990"/>
              <w:tab w:val="clear" w:pos="4320"/>
              <w:tab w:val="clear" w:pos="8640"/>
            </w:tabs>
            <w:spacing w:before="0"/>
            <w:ind w:left="0" w:right="0"/>
            <w:rPr>
              <w:sz w:val="18"/>
              <w:szCs w:val="18"/>
            </w:rPr>
          </w:pPr>
          <w:r>
            <w:rPr>
              <w:sz w:val="18"/>
              <w:szCs w:val="18"/>
            </w:rPr>
            <w:t>Table of Content -</w:t>
          </w:r>
          <w:r>
            <w:rPr>
              <w:sz w:val="18"/>
              <w:szCs w:val="18"/>
            </w:rPr>
            <w:fldChar w:fldCharType="begin"/>
          </w:r>
          <w:r>
            <w:rPr>
              <w:sz w:val="18"/>
              <w:szCs w:val="18"/>
            </w:rPr>
            <w:instrText xml:space="preserve"> PAGE  \* roman  \* MERGEFORMAT </w:instrText>
          </w:r>
          <w:r>
            <w:rPr>
              <w:sz w:val="18"/>
              <w:szCs w:val="18"/>
            </w:rPr>
            <w:fldChar w:fldCharType="separate"/>
          </w:r>
          <w:r>
            <w:rPr>
              <w:sz w:val="18"/>
              <w:szCs w:val="18"/>
            </w:rPr>
            <w:t>ii</w:t>
          </w:r>
          <w:r>
            <w:rPr>
              <w:sz w:val="18"/>
              <w:szCs w:val="18"/>
            </w:rPr>
            <w:fldChar w:fldCharType="end"/>
          </w:r>
        </w:p>
      </w:tc>
      <w:tc>
        <w:tcPr>
          <w:tcW w:w="2340" w:type="dxa"/>
        </w:tcPr>
        <w:p w14:paraId="0CFD601D" wp14:textId="77777777">
          <w:pPr>
            <w:pStyle w:val="23"/>
            <w:pBdr>
              <w:top w:val="none" w:color="auto" w:sz="0" w:space="0"/>
            </w:pBdr>
            <w:tabs>
              <w:tab w:val="center" w:pos="3600"/>
              <w:tab w:val="center" w:pos="5760"/>
              <w:tab w:val="right" w:pos="9990"/>
              <w:tab w:val="clear" w:pos="4320"/>
              <w:tab w:val="clear" w:pos="8640"/>
            </w:tabs>
            <w:spacing w:before="0"/>
            <w:ind w:left="0" w:right="0"/>
            <w:jc w:val="center"/>
            <w:rPr>
              <w:sz w:val="18"/>
              <w:szCs w:val="18"/>
            </w:rPr>
          </w:pPr>
          <w:r>
            <w:rPr>
              <w:sz w:val="18"/>
              <w:szCs w:val="18"/>
            </w:rPr>
            <w:t>Issue No: 1</w:t>
          </w:r>
        </w:p>
      </w:tc>
      <w:tc>
        <w:tcPr>
          <w:tcW w:w="2430" w:type="dxa"/>
        </w:tcPr>
        <w:p w14:paraId="7C92B3F0" wp14:textId="77777777">
          <w:pPr>
            <w:pStyle w:val="23"/>
            <w:pBdr>
              <w:top w:val="none" w:color="auto" w:sz="0" w:space="0"/>
            </w:pBdr>
            <w:tabs>
              <w:tab w:val="center" w:pos="3600"/>
              <w:tab w:val="center" w:pos="5760"/>
              <w:tab w:val="right" w:pos="9990"/>
              <w:tab w:val="clear" w:pos="4320"/>
              <w:tab w:val="clear" w:pos="8640"/>
            </w:tabs>
            <w:spacing w:before="0"/>
            <w:ind w:left="0" w:right="0"/>
            <w:jc w:val="center"/>
            <w:rPr>
              <w:sz w:val="18"/>
              <w:szCs w:val="18"/>
            </w:rPr>
          </w:pPr>
          <w:r>
            <w:rPr>
              <w:sz w:val="18"/>
              <w:szCs w:val="18"/>
            </w:rPr>
            <w:t xml:space="preserve">Rev. No.: </w:t>
          </w:r>
          <w:ins w:author="palash.pandit" w:date="2019-10-31T19:10:59Z" w:id="6">
            <w:r>
              <w:rPr>
                <w:rFonts w:hint="default"/>
                <w:sz w:val="18"/>
                <w:szCs w:val="18"/>
                <w:lang w:val="en-IN"/>
              </w:rPr>
              <w:t>3</w:t>
            </w:r>
          </w:ins>
          <w:del w:author="palash.pandit" w:date="2019-10-31T19:10:59Z" w:id="7">
            <w:r>
              <w:rPr>
                <w:sz w:val="18"/>
                <w:szCs w:val="18"/>
              </w:rPr>
              <w:delText>2</w:delText>
            </w:r>
          </w:del>
        </w:p>
      </w:tc>
      <w:tc>
        <w:tcPr>
          <w:tcW w:w="2333" w:type="dxa"/>
        </w:tcPr>
        <w:p w14:paraId="77A6C265" wp14:textId="77777777">
          <w:pPr>
            <w:pStyle w:val="23"/>
            <w:pBdr>
              <w:top w:val="none" w:color="auto" w:sz="0" w:space="0"/>
            </w:pBdr>
            <w:tabs>
              <w:tab w:val="center" w:pos="3600"/>
              <w:tab w:val="center" w:pos="5760"/>
              <w:tab w:val="right" w:pos="9990"/>
              <w:tab w:val="clear" w:pos="4320"/>
              <w:tab w:val="clear" w:pos="8640"/>
            </w:tabs>
            <w:spacing w:before="0"/>
            <w:ind w:left="0" w:right="0"/>
            <w:jc w:val="right"/>
            <w:rPr>
              <w:sz w:val="18"/>
              <w:szCs w:val="18"/>
            </w:rPr>
          </w:pPr>
          <w:del w:author="palash.pandit" w:date="2019-10-31T19:11:08Z" w:id="8">
            <w:r>
              <w:rPr>
                <w:sz w:val="18"/>
                <w:szCs w:val="18"/>
              </w:rPr>
              <w:delText>17-Mar-17</w:delText>
            </w:r>
          </w:del>
        </w:p>
      </w:tc>
    </w:tr>
  </w:tbl>
  <w:p xmlns:wp14="http://schemas.microsoft.com/office/word/2010/wordml" w14:paraId="140836A0" wp14:textId="77777777">
    <w:pPr>
      <w:pStyle w:val="23"/>
      <w:pBdr>
        <w:top w:val="none" w:color="auto" w:sz="0" w:space="0"/>
      </w:pBdr>
      <w:spacing w:before="0"/>
      <w:ind w:left="0" w:right="0"/>
      <w:rPr>
        <w:sz w:val="8"/>
        <w:szCs w:val="8"/>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42"/>
      <w:tblW w:w="10188" w:type="dxa"/>
      <w:tblInd w:w="0" w:type="dxa"/>
      <w:tblBorders>
        <w:top w:val="single" w:color="auto" w:sz="4"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547"/>
      <w:gridCol w:w="2547"/>
      <w:gridCol w:w="2547"/>
      <w:gridCol w:w="2547"/>
    </w:tblGrid>
    <w:tr xmlns:wp14="http://schemas.microsoft.com/office/word/2010/wordml" w14:paraId="10DFE453" wp14:textId="77777777">
      <w:tblPrEx>
        <w:tblBorders>
          <w:top w:val="single" w:color="auto" w:sz="4"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5" w:hRule="atLeast"/>
      </w:trPr>
      <w:tc>
        <w:tcPr>
          <w:tcW w:w="2547" w:type="dxa"/>
          <w:vAlign w:val="center"/>
        </w:tcPr>
        <w:p w14:paraId="5D6800C5" wp14:textId="77777777">
          <w:pPr>
            <w:pStyle w:val="23"/>
            <w:pBdr>
              <w:top w:val="none" w:color="auto" w:sz="0" w:space="0"/>
            </w:pBdr>
            <w:spacing w:before="0"/>
            <w:ind w:left="-90" w:right="362"/>
            <w:rPr>
              <w:sz w:val="18"/>
              <w:szCs w:val="18"/>
            </w:rPr>
          </w:pPr>
          <w:del w:author="palash.pandit" w:date="2019-10-31T19:11:13Z" w:id="9">
            <w:r>
              <w:rPr>
                <w:sz w:val="18"/>
                <w:szCs w:val="18"/>
              </w:rPr>
              <w:delText>17-Mar-17</w:delText>
            </w:r>
          </w:del>
          <w:ins w:author="Rajeev Mahadasu" w:date="2019-10-30T13:09:00Z" w:id="10">
            <w:del w:author="palash.pandit" w:date="2019-10-31T19:11:13Z" w:id="11">
              <w:r>
                <w:rPr>
                  <w:sz w:val="18"/>
                  <w:szCs w:val="18"/>
                </w:rPr>
                <w:delText xml:space="preserve"> 27-Sept-19</w:delText>
              </w:r>
            </w:del>
          </w:ins>
        </w:p>
      </w:tc>
      <w:tc>
        <w:tcPr>
          <w:tcW w:w="2547" w:type="dxa"/>
        </w:tcPr>
        <w:p w14:paraId="1369AEB4" wp14:textId="77777777">
          <w:pPr>
            <w:pStyle w:val="23"/>
            <w:pBdr>
              <w:top w:val="none" w:color="auto" w:sz="0" w:space="0"/>
            </w:pBdr>
            <w:tabs>
              <w:tab w:val="center" w:pos="1881"/>
              <w:tab w:val="center" w:pos="3600"/>
              <w:tab w:val="center" w:pos="5760"/>
              <w:tab w:val="right" w:pos="9990"/>
              <w:tab w:val="clear" w:pos="4320"/>
              <w:tab w:val="clear" w:pos="8640"/>
            </w:tabs>
            <w:spacing w:before="0"/>
            <w:rPr>
              <w:sz w:val="18"/>
              <w:szCs w:val="18"/>
            </w:rPr>
          </w:pPr>
          <w:r>
            <w:rPr>
              <w:sz w:val="18"/>
              <w:szCs w:val="18"/>
            </w:rPr>
            <w:t>Issue No: 1</w:t>
          </w:r>
        </w:p>
      </w:tc>
      <w:tc>
        <w:tcPr>
          <w:tcW w:w="2547" w:type="dxa"/>
        </w:tcPr>
        <w:p w14:paraId="4706180D" wp14:textId="77777777">
          <w:pPr>
            <w:pStyle w:val="23"/>
            <w:pBdr>
              <w:top w:val="none" w:color="auto" w:sz="0" w:space="0"/>
            </w:pBdr>
            <w:tabs>
              <w:tab w:val="center" w:pos="3600"/>
              <w:tab w:val="center" w:pos="5760"/>
              <w:tab w:val="right" w:pos="9990"/>
              <w:tab w:val="clear" w:pos="4320"/>
              <w:tab w:val="clear" w:pos="8640"/>
            </w:tabs>
            <w:spacing w:before="0"/>
            <w:jc w:val="center"/>
            <w:rPr>
              <w:sz w:val="18"/>
              <w:szCs w:val="18"/>
            </w:rPr>
          </w:pPr>
          <w:r>
            <w:rPr>
              <w:sz w:val="18"/>
              <w:szCs w:val="18"/>
            </w:rPr>
            <w:t xml:space="preserve">Rev. No.: </w:t>
          </w:r>
          <w:ins w:author="palash.pandit" w:date="2019-10-31T19:11:29Z" w:id="12">
            <w:r>
              <w:rPr>
                <w:rFonts w:hint="default"/>
                <w:sz w:val="18"/>
                <w:szCs w:val="18"/>
                <w:lang w:val="en-IN"/>
              </w:rPr>
              <w:t>3</w:t>
            </w:r>
          </w:ins>
          <w:del w:author="palash.pandit" w:date="2019-10-31T19:11:28Z" w:id="13">
            <w:r>
              <w:rPr>
                <w:sz w:val="18"/>
                <w:szCs w:val="18"/>
              </w:rPr>
              <w:delText>2</w:delText>
            </w:r>
          </w:del>
        </w:p>
      </w:tc>
      <w:tc>
        <w:tcPr>
          <w:tcW w:w="2547" w:type="dxa"/>
          <w:vAlign w:val="center"/>
        </w:tcPr>
        <w:p w14:paraId="7645139C" wp14:textId="77777777">
          <w:pPr>
            <w:pStyle w:val="23"/>
            <w:pBdr>
              <w:top w:val="none" w:color="auto" w:sz="0" w:space="0"/>
            </w:pBdr>
            <w:spacing w:before="0"/>
            <w:ind w:right="-108"/>
            <w:jc w:val="right"/>
            <w:rPr>
              <w:sz w:val="18"/>
              <w:szCs w:val="18"/>
            </w:rPr>
          </w:pPr>
          <w:r>
            <w:rPr>
              <w:sz w:val="18"/>
              <w:szCs w:val="18"/>
            </w:rPr>
            <w:fldChar w:fldCharType="begin"/>
          </w:r>
          <w:r>
            <w:rPr>
              <w:sz w:val="18"/>
              <w:szCs w:val="18"/>
            </w:rPr>
            <w:instrText xml:space="preserve"> PAGE   \* MERGEFORMAT </w:instrText>
          </w:r>
          <w:r>
            <w:rPr>
              <w:sz w:val="18"/>
              <w:szCs w:val="18"/>
            </w:rPr>
            <w:fldChar w:fldCharType="separate"/>
          </w:r>
          <w:r>
            <w:rPr>
              <w:sz w:val="18"/>
              <w:szCs w:val="18"/>
            </w:rPr>
            <w:t>1-5</w:t>
          </w:r>
          <w:r>
            <w:rPr>
              <w:sz w:val="18"/>
              <w:szCs w:val="18"/>
            </w:rPr>
            <w:fldChar w:fldCharType="end"/>
          </w:r>
        </w:p>
      </w:tc>
    </w:tr>
  </w:tbl>
  <w:p xmlns:wp14="http://schemas.microsoft.com/office/word/2010/wordml" w14:paraId="2DB483DF" wp14:textId="77777777">
    <w:pPr>
      <w:pStyle w:val="23"/>
      <w:pBdr>
        <w:top w:val="none" w:color="auto" w:sz="0" w:space="0"/>
      </w:pBdr>
      <w:spacing w:before="0"/>
      <w:ind w:left="0" w:right="0"/>
      <w:rPr>
        <w:sz w:val="8"/>
        <w:szCs w:val="8"/>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42"/>
      <w:tblW w:w="10188" w:type="dxa"/>
      <w:tblInd w:w="0" w:type="dxa"/>
      <w:tblBorders>
        <w:top w:val="single" w:color="auto" w:sz="4"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547"/>
      <w:gridCol w:w="2547"/>
      <w:gridCol w:w="2547"/>
      <w:gridCol w:w="2547"/>
    </w:tblGrid>
    <w:tr xmlns:wp14="http://schemas.microsoft.com/office/word/2010/wordml" w14:paraId="080B1331" wp14:textId="77777777">
      <w:tblPrEx>
        <w:tblBorders>
          <w:top w:val="single" w:color="auto" w:sz="4"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5" w:hRule="atLeast"/>
      </w:trPr>
      <w:tc>
        <w:tcPr>
          <w:tcW w:w="2547" w:type="dxa"/>
          <w:vAlign w:val="center"/>
        </w:tcPr>
        <w:p w14:paraId="202EBD29" wp14:textId="77777777">
          <w:pPr>
            <w:pStyle w:val="23"/>
            <w:pBdr>
              <w:top w:val="none" w:color="auto" w:sz="0" w:space="0"/>
            </w:pBdr>
            <w:spacing w:before="0"/>
            <w:ind w:left="-90"/>
            <w:rPr>
              <w:sz w:val="18"/>
              <w:szCs w:val="18"/>
            </w:rPr>
          </w:pPr>
          <w:r>
            <w:rPr>
              <w:sz w:val="18"/>
              <w:szCs w:val="18"/>
            </w:rPr>
            <w:fldChar w:fldCharType="begin"/>
          </w:r>
          <w:r>
            <w:rPr>
              <w:sz w:val="18"/>
              <w:szCs w:val="18"/>
            </w:rPr>
            <w:instrText xml:space="preserve"> PAGE   \* MERGEFORMAT </w:instrText>
          </w:r>
          <w:r>
            <w:rPr>
              <w:sz w:val="18"/>
              <w:szCs w:val="18"/>
            </w:rPr>
            <w:fldChar w:fldCharType="separate"/>
          </w:r>
          <w:r>
            <w:rPr>
              <w:sz w:val="18"/>
              <w:szCs w:val="18"/>
            </w:rPr>
            <w:t>1-6</w:t>
          </w:r>
          <w:r>
            <w:rPr>
              <w:sz w:val="18"/>
              <w:szCs w:val="18"/>
            </w:rPr>
            <w:fldChar w:fldCharType="end"/>
          </w:r>
        </w:p>
      </w:tc>
      <w:tc>
        <w:tcPr>
          <w:tcW w:w="2547" w:type="dxa"/>
          <w:vAlign w:val="center"/>
        </w:tcPr>
        <w:p w14:paraId="4CC5164B" wp14:textId="77777777">
          <w:pPr>
            <w:pStyle w:val="23"/>
            <w:pBdr>
              <w:top w:val="none" w:color="auto" w:sz="0" w:space="0"/>
            </w:pBdr>
            <w:tabs>
              <w:tab w:val="center" w:pos="3600"/>
              <w:tab w:val="center" w:pos="5760"/>
              <w:tab w:val="right" w:pos="9990"/>
              <w:tab w:val="clear" w:pos="4320"/>
              <w:tab w:val="clear" w:pos="8640"/>
            </w:tabs>
            <w:spacing w:before="0"/>
            <w:rPr>
              <w:sz w:val="18"/>
              <w:szCs w:val="18"/>
            </w:rPr>
          </w:pPr>
          <w:r>
            <w:rPr>
              <w:sz w:val="18"/>
              <w:szCs w:val="18"/>
            </w:rPr>
            <w:t>Issue No: 1</w:t>
          </w:r>
        </w:p>
      </w:tc>
      <w:tc>
        <w:tcPr>
          <w:tcW w:w="2547" w:type="dxa"/>
          <w:vAlign w:val="center"/>
        </w:tcPr>
        <w:p w14:paraId="773F2906" wp14:textId="77777777">
          <w:pPr>
            <w:pStyle w:val="23"/>
            <w:pBdr>
              <w:top w:val="none" w:color="auto" w:sz="0" w:space="0"/>
            </w:pBdr>
            <w:tabs>
              <w:tab w:val="center" w:pos="3600"/>
              <w:tab w:val="center" w:pos="5760"/>
              <w:tab w:val="right" w:pos="9990"/>
              <w:tab w:val="clear" w:pos="4320"/>
              <w:tab w:val="clear" w:pos="8640"/>
            </w:tabs>
            <w:spacing w:before="0"/>
            <w:rPr>
              <w:sz w:val="18"/>
              <w:szCs w:val="18"/>
            </w:rPr>
          </w:pPr>
          <w:r>
            <w:rPr>
              <w:sz w:val="18"/>
              <w:szCs w:val="18"/>
            </w:rPr>
            <w:t xml:space="preserve">Rev. No.: </w:t>
          </w:r>
          <w:ins w:author="Rajeev Mahadasu" w:date="2019-10-30T13:02:00Z" w:id="14">
            <w:r>
              <w:rPr>
                <w:sz w:val="18"/>
                <w:szCs w:val="18"/>
              </w:rPr>
              <w:t>3</w:t>
            </w:r>
          </w:ins>
          <w:del w:author="Rajeev Mahadasu" w:date="2019-10-30T13:02:00Z" w:id="15">
            <w:r>
              <w:rPr>
                <w:sz w:val="18"/>
                <w:szCs w:val="18"/>
              </w:rPr>
              <w:delText>2</w:delText>
            </w:r>
          </w:del>
        </w:p>
      </w:tc>
      <w:tc>
        <w:tcPr>
          <w:tcW w:w="2547" w:type="dxa"/>
          <w:vAlign w:val="center"/>
        </w:tcPr>
        <w:p w14:paraId="0E253CEF" wp14:textId="77777777">
          <w:pPr>
            <w:pStyle w:val="23"/>
            <w:pBdr>
              <w:top w:val="none" w:color="auto" w:sz="0" w:space="0"/>
            </w:pBdr>
            <w:tabs>
              <w:tab w:val="left" w:pos="3114"/>
            </w:tabs>
            <w:spacing w:before="0"/>
            <w:ind w:right="0"/>
            <w:jc w:val="right"/>
            <w:rPr>
              <w:sz w:val="18"/>
              <w:szCs w:val="18"/>
            </w:rPr>
          </w:pPr>
          <w:del w:author="palash.pandit" w:date="2019-10-31T19:11:23Z" w:id="16">
            <w:r>
              <w:rPr>
                <w:sz w:val="18"/>
                <w:szCs w:val="18"/>
              </w:rPr>
              <w:delText>27-Sep-19</w:delText>
            </w:r>
          </w:del>
        </w:p>
      </w:tc>
    </w:tr>
  </w:tbl>
  <w:p xmlns:wp14="http://schemas.microsoft.com/office/word/2010/wordml" w14:paraId="7B3403DF" wp14:textId="77777777">
    <w:pPr>
      <w:pStyle w:val="23"/>
      <w:pBdr>
        <w:top w:val="none" w:color="auto" w:sz="0" w:space="0"/>
      </w:pBdr>
      <w:spacing w:before="0"/>
      <w:ind w:left="0" w:right="0"/>
      <w:rPr>
        <w:sz w:val="8"/>
        <w:szCs w:val="8"/>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42"/>
      <w:tblW w:w="10188" w:type="dxa"/>
      <w:tblInd w:w="0" w:type="dxa"/>
      <w:tblBorders>
        <w:top w:val="single" w:color="auto" w:sz="4"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547"/>
      <w:gridCol w:w="2547"/>
      <w:gridCol w:w="2547"/>
      <w:gridCol w:w="2547"/>
    </w:tblGrid>
    <w:tr xmlns:wp14="http://schemas.microsoft.com/office/word/2010/wordml" w14:paraId="5B24A676" wp14:textId="77777777">
      <w:tblPrEx>
        <w:tblBorders>
          <w:top w:val="single" w:color="auto" w:sz="4"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5" w:hRule="atLeast"/>
      </w:trPr>
      <w:tc>
        <w:tcPr>
          <w:tcW w:w="2547" w:type="dxa"/>
          <w:vAlign w:val="center"/>
        </w:tcPr>
        <w:p w14:paraId="0DB68830" wp14:textId="77777777">
          <w:pPr>
            <w:pStyle w:val="23"/>
            <w:pBdr>
              <w:top w:val="none" w:color="auto" w:sz="0" w:space="0"/>
            </w:pBdr>
            <w:spacing w:before="0"/>
            <w:ind w:left="-90" w:right="362"/>
            <w:rPr>
              <w:sz w:val="18"/>
              <w:szCs w:val="18"/>
            </w:rPr>
          </w:pPr>
          <w:del w:author="palash.pandit" w:date="2019-10-31T19:11:56Z" w:id="17">
            <w:r>
              <w:rPr>
                <w:sz w:val="18"/>
                <w:szCs w:val="18"/>
              </w:rPr>
              <w:delText>17-Mar-17</w:delText>
            </w:r>
          </w:del>
        </w:p>
      </w:tc>
      <w:tc>
        <w:tcPr>
          <w:tcW w:w="2547" w:type="dxa"/>
        </w:tcPr>
        <w:p w14:paraId="496C1DC2" wp14:textId="77777777">
          <w:pPr>
            <w:pStyle w:val="23"/>
            <w:pBdr>
              <w:top w:val="none" w:color="auto" w:sz="0" w:space="0"/>
            </w:pBdr>
            <w:tabs>
              <w:tab w:val="center" w:pos="1881"/>
              <w:tab w:val="center" w:pos="3600"/>
              <w:tab w:val="center" w:pos="5760"/>
              <w:tab w:val="right" w:pos="9990"/>
              <w:tab w:val="clear" w:pos="4320"/>
              <w:tab w:val="clear" w:pos="8640"/>
            </w:tabs>
            <w:spacing w:before="0"/>
            <w:rPr>
              <w:sz w:val="18"/>
              <w:szCs w:val="18"/>
            </w:rPr>
          </w:pPr>
          <w:r>
            <w:rPr>
              <w:sz w:val="18"/>
              <w:szCs w:val="18"/>
            </w:rPr>
            <w:t>Issue No: 1</w:t>
          </w:r>
        </w:p>
      </w:tc>
      <w:tc>
        <w:tcPr>
          <w:tcW w:w="2547" w:type="dxa"/>
        </w:tcPr>
        <w:p w14:paraId="4ED53117" wp14:textId="77777777">
          <w:pPr>
            <w:pStyle w:val="23"/>
            <w:pBdr>
              <w:top w:val="none" w:color="auto" w:sz="0" w:space="0"/>
            </w:pBdr>
            <w:tabs>
              <w:tab w:val="center" w:pos="3600"/>
              <w:tab w:val="center" w:pos="5760"/>
              <w:tab w:val="right" w:pos="9990"/>
              <w:tab w:val="clear" w:pos="4320"/>
              <w:tab w:val="clear" w:pos="8640"/>
            </w:tabs>
            <w:spacing w:before="0"/>
            <w:jc w:val="center"/>
            <w:rPr>
              <w:sz w:val="18"/>
              <w:szCs w:val="18"/>
            </w:rPr>
          </w:pPr>
          <w:r>
            <w:rPr>
              <w:sz w:val="18"/>
              <w:szCs w:val="18"/>
            </w:rPr>
            <w:t xml:space="preserve">Rev. No.: </w:t>
          </w:r>
          <w:ins w:author="palash.pandit" w:date="2019-10-31T19:11:45Z" w:id="18">
            <w:r>
              <w:rPr>
                <w:rFonts w:hint="default"/>
                <w:sz w:val="18"/>
                <w:szCs w:val="18"/>
                <w:lang w:val="en-IN"/>
              </w:rPr>
              <w:t>3</w:t>
            </w:r>
          </w:ins>
          <w:del w:author="palash.pandit" w:date="2019-10-31T19:11:45Z" w:id="19">
            <w:r>
              <w:rPr>
                <w:sz w:val="18"/>
                <w:szCs w:val="18"/>
              </w:rPr>
              <w:delText>2</w:delText>
            </w:r>
          </w:del>
        </w:p>
      </w:tc>
      <w:tc>
        <w:tcPr>
          <w:tcW w:w="2547" w:type="dxa"/>
          <w:vAlign w:val="center"/>
        </w:tcPr>
        <w:p w14:paraId="102FDF56" wp14:textId="77777777">
          <w:pPr>
            <w:pStyle w:val="23"/>
            <w:pBdr>
              <w:top w:val="none" w:color="auto" w:sz="0" w:space="0"/>
            </w:pBdr>
            <w:spacing w:before="0"/>
            <w:ind w:right="-108"/>
            <w:jc w:val="right"/>
            <w:rPr>
              <w:sz w:val="18"/>
              <w:szCs w:val="18"/>
            </w:rPr>
          </w:pPr>
          <w:r>
            <w:rPr>
              <w:sz w:val="18"/>
              <w:szCs w:val="18"/>
            </w:rPr>
            <w:fldChar w:fldCharType="begin"/>
          </w:r>
          <w:r>
            <w:rPr>
              <w:sz w:val="18"/>
              <w:szCs w:val="18"/>
            </w:rPr>
            <w:instrText xml:space="preserve"> PAGE   \* MERGEFORMAT </w:instrText>
          </w:r>
          <w:r>
            <w:rPr>
              <w:sz w:val="18"/>
              <w:szCs w:val="18"/>
            </w:rPr>
            <w:fldChar w:fldCharType="separate"/>
          </w:r>
          <w:r>
            <w:rPr>
              <w:sz w:val="18"/>
              <w:szCs w:val="18"/>
            </w:rPr>
            <w:t>2-1</w:t>
          </w:r>
          <w:r>
            <w:rPr>
              <w:sz w:val="18"/>
              <w:szCs w:val="18"/>
            </w:rPr>
            <w:fldChar w:fldCharType="end"/>
          </w:r>
        </w:p>
      </w:tc>
    </w:tr>
  </w:tbl>
  <w:p xmlns:wp14="http://schemas.microsoft.com/office/word/2010/wordml" w14:paraId="1BF5E8EE" wp14:textId="77777777">
    <w:pPr>
      <w:pStyle w:val="23"/>
      <w:pBdr>
        <w:top w:val="none" w:color="auto" w:sz="0" w:space="0"/>
      </w:pBdr>
      <w:spacing w:before="0"/>
      <w:ind w:left="0" w:right="0"/>
      <w:rPr>
        <w:sz w:val="8"/>
        <w:szCs w:val="8"/>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xmlns:a="http://schemas.openxmlformats.org/drawingml/2006/main" xmlns:pic="http://schemas.openxmlformats.org/drawingml/2006/picture" xmlns:a14="http://schemas.microsoft.com/office/drawing/2010/main" mc:Ignorable="w14 w15 wp14">
  <w:p xmlns:wp14="http://schemas.microsoft.com/office/word/2010/wordml" w14:paraId="4C4E04BB" wp14:textId="77777777">
    <w:pPr>
      <w:pStyle w:val="24"/>
      <w:tabs>
        <w:tab w:val="left" w:pos="9810"/>
      </w:tabs>
      <w:ind w:left="0" w:right="-25"/>
      <w:jc w:val="right"/>
      <w:rPr>
        <w:b/>
        <w:i/>
        <w:sz w:val="16"/>
        <w:szCs w:val="16"/>
      </w:rPr>
    </w:pPr>
    <w:r>
      <w:rPr>
        <w:b/>
        <w:i/>
        <w:sz w:val="16"/>
        <w:szCs w:val="16"/>
      </w:rPr>
      <w:t>Internal Use Only</w:t>
    </w:r>
  </w:p>
  <w:tbl>
    <w:tblPr>
      <w:tblStyle w:val="42"/>
      <w:tblW w:w="10073" w:type="dxa"/>
      <w:tblInd w:w="108" w:type="dxa"/>
      <w:tblBorders>
        <w:top w:val="none" w:color="auto" w:sz="0"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234"/>
      <w:gridCol w:w="6839"/>
    </w:tblGrid>
    <w:tr xmlns:wp14="http://schemas.microsoft.com/office/word/2010/wordml" w:rsidTr="70D04534" w14:paraId="5EC44237" wp14:textId="77777777">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772" w:hRule="atLeast"/>
      </w:trPr>
      <w:tc>
        <w:tcPr>
          <w:tcW w:w="3234" w:type="dxa"/>
          <w:tcBorders>
            <w:top w:val="single" w:color="000000" w:themeColor="text1" w:sz="0"/>
            <w:left w:val="single" w:color="000000" w:themeColor="text1" w:sz="0"/>
            <w:bottom w:val="single" w:color="auto" w:sz="4"/>
            <w:right w:val="single" w:color="000000" w:themeColor="text1" w:sz="0"/>
          </w:tcBorders>
          <w:tcMar/>
          <w:vAlign w:val="center"/>
        </w:tcPr>
        <w:p w14:paraId="3B2FA98D" wp14:textId="77777777">
          <w:pPr>
            <w:tabs>
              <w:tab w:val="left" w:pos="2637"/>
            </w:tabs>
            <w:spacing w:before="40" w:after="40"/>
            <w:ind w:left="-18"/>
            <w:rPr>
              <w:rFonts w:ascii="Arial Narrow" w:hAnsi="Arial Narrow"/>
              <w:sz w:val="18"/>
            </w:rPr>
          </w:pPr>
          <w:r w:rsidR="70D04534">
            <w:drawing>
              <wp:inline xmlns:wp14="http://schemas.microsoft.com/office/word/2010/wordprocessingDrawing" wp14:editId="58D1DB1F" wp14:anchorId="22DE3167">
                <wp:extent cx="1562100" cy="400050"/>
                <wp:effectExtent l="0" t="0" r="0" b="0"/>
                <wp:docPr id="351641540" name="Picture 1" title=""/>
                <wp:cNvGraphicFramePr>
                  <a:graphicFrameLocks noChangeAspect="1"/>
                </wp:cNvGraphicFramePr>
                <a:graphic>
                  <a:graphicData uri="http://schemas.openxmlformats.org/drawingml/2006/picture">
                    <pic:pic>
                      <pic:nvPicPr>
                        <pic:cNvPr id="0" name="Picture 1"/>
                        <pic:cNvPicPr/>
                      </pic:nvPicPr>
                      <pic:blipFill>
                        <a:blip r:embed="Reff50bcbcb4144c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562100" cy="400050"/>
                        </a:xfrm>
                        <a:prstGeom prst="rect">
                          <a:avLst/>
                        </a:prstGeom>
                      </pic:spPr>
                    </pic:pic>
                  </a:graphicData>
                </a:graphic>
              </wp:inline>
            </w:drawing>
          </w:r>
        </w:p>
      </w:tc>
      <w:tc>
        <w:tcPr>
          <w:tcW w:w="6839" w:type="dxa"/>
          <w:tcBorders>
            <w:top w:val="single" w:color="000000" w:themeColor="text1" w:sz="0"/>
            <w:left w:val="single" w:color="000000" w:themeColor="text1" w:sz="0"/>
            <w:bottom w:val="single" w:color="auto" w:sz="4"/>
            <w:right w:val="single" w:color="000000" w:themeColor="text1" w:sz="0"/>
          </w:tcBorders>
          <w:tcMar/>
          <w:vAlign w:val="bottom"/>
        </w:tcPr>
        <w:p w14:paraId="10E2B70B" wp14:textId="77777777">
          <w:pPr>
            <w:tabs>
              <w:tab w:val="left" w:pos="2637"/>
              <w:tab w:val="left" w:pos="5703"/>
            </w:tabs>
            <w:spacing w:before="40" w:after="40"/>
            <w:ind w:right="0"/>
            <w:jc w:val="right"/>
            <w:rPr>
              <w:b/>
              <w:sz w:val="18"/>
              <w:szCs w:val="18"/>
            </w:rPr>
          </w:pPr>
          <w:r>
            <w:rPr>
              <w:b/>
              <w:sz w:val="18"/>
              <w:szCs w:val="18"/>
            </w:rPr>
            <w:t>MASTRO Data Archival-SOD</w:t>
          </w:r>
        </w:p>
      </w:tc>
    </w:tr>
  </w:tbl>
  <w:p xmlns:wp14="http://schemas.microsoft.com/office/word/2010/wordml" w14:paraId="7D907026" wp14:textId="77777777">
    <w:pPr>
      <w:pStyle w:val="24"/>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xmlns:a="http://schemas.openxmlformats.org/drawingml/2006/main" xmlns:pic="http://schemas.openxmlformats.org/drawingml/2006/picture" xmlns:a14="http://schemas.microsoft.com/office/drawing/2010/main" mc:Ignorable="w14 w15 wp14">
  <w:p xmlns:wp14="http://schemas.microsoft.com/office/word/2010/wordml" w14:paraId="53DAFA90" wp14:textId="77777777">
    <w:pPr>
      <w:pStyle w:val="24"/>
      <w:ind w:left="0" w:right="-36"/>
      <w:rPr>
        <w:b/>
        <w:i/>
        <w:sz w:val="16"/>
        <w:szCs w:val="16"/>
      </w:rPr>
    </w:pPr>
    <w:r>
      <w:rPr>
        <w:b/>
        <w:i/>
        <w:sz w:val="16"/>
        <w:szCs w:val="16"/>
      </w:rPr>
      <w:t>Internal Use Only</w:t>
    </w:r>
  </w:p>
  <w:tbl>
    <w:tblPr>
      <w:tblStyle w:val="42"/>
      <w:tblW w:w="9990" w:type="dxa"/>
      <w:tblInd w:w="108" w:type="dxa"/>
      <w:tblBorders>
        <w:top w:val="none" w:color="auto" w:sz="0"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940"/>
      <w:gridCol w:w="4050"/>
    </w:tblGrid>
    <w:tr xmlns:wp14="http://schemas.microsoft.com/office/word/2010/wordml" w:rsidTr="70D04534" w14:paraId="1B04F56A" wp14:textId="77777777">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780" w:hRule="atLeast"/>
      </w:trPr>
      <w:tc>
        <w:tcPr>
          <w:tcW w:w="5940" w:type="dxa"/>
          <w:tcBorders>
            <w:top w:val="single" w:color="000000" w:themeColor="text1" w:sz="0"/>
            <w:left w:val="single" w:color="000000" w:themeColor="text1" w:sz="0"/>
            <w:bottom w:val="single" w:color="auto" w:sz="4"/>
            <w:right w:val="single" w:color="000000" w:themeColor="text1" w:sz="0"/>
          </w:tcBorders>
          <w:tcMar/>
          <w:vAlign w:val="bottom"/>
        </w:tcPr>
        <w:p w14:paraId="29876AF1" wp14:textId="77777777">
          <w:pPr>
            <w:tabs>
              <w:tab w:val="center" w:pos="792"/>
            </w:tabs>
            <w:spacing w:before="40" w:after="40"/>
            <w:ind w:left="-108" w:right="0"/>
            <w:rPr>
              <w:rFonts w:ascii="Arial Narrow" w:hAnsi="Arial Narrow"/>
              <w:sz w:val="18"/>
            </w:rPr>
          </w:pPr>
          <w:r>
            <w:rPr>
              <w:b/>
              <w:sz w:val="18"/>
              <w:szCs w:val="18"/>
            </w:rPr>
            <w:t>MASTRO Data Archival-SOD</w:t>
          </w:r>
        </w:p>
      </w:tc>
      <w:tc>
        <w:tcPr>
          <w:tcW w:w="4050" w:type="dxa"/>
          <w:tcBorders>
            <w:top w:val="single" w:color="000000" w:themeColor="text1" w:sz="0"/>
            <w:left w:val="single" w:color="000000" w:themeColor="text1" w:sz="0"/>
            <w:bottom w:val="single" w:color="auto" w:sz="4"/>
            <w:right w:val="single" w:color="000000" w:themeColor="text1" w:sz="0"/>
          </w:tcBorders>
          <w:tcMar/>
          <w:vAlign w:val="bottom"/>
        </w:tcPr>
        <w:p w14:paraId="3809CB04" wp14:textId="77777777">
          <w:pPr>
            <w:spacing w:before="40" w:after="40"/>
            <w:ind w:left="0" w:right="0"/>
            <w:jc w:val="right"/>
            <w:rPr>
              <w:b/>
            </w:rPr>
          </w:pPr>
          <w:r>
            <w:drawing>
              <wp:anchor xmlns:wp14="http://schemas.microsoft.com/office/word/2010/wordprocessingDrawing" distT="0" distB="0" distL="114300" distR="114300" simplePos="0" relativeHeight="251658240" behindDoc="0" locked="0" layoutInCell="1" allowOverlap="1" wp14:anchorId="08728987" wp14:editId="7777777">
                <wp:simplePos x="0" y="0"/>
                <wp:positionH relativeFrom="column">
                  <wp:posOffset>795655</wp:posOffset>
                </wp:positionH>
                <wp:positionV relativeFrom="paragraph">
                  <wp:posOffset>78740</wp:posOffset>
                </wp:positionV>
                <wp:extent cx="1551305" cy="393065"/>
                <wp:effectExtent l="0" t="0" r="0" b="6985"/>
                <wp:wrapNone/>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551305" cy="393065"/>
                        </a:xfrm>
                        <a:prstGeom prst="rect">
                          <a:avLst/>
                        </a:prstGeom>
                        <a:noFill/>
                      </pic:spPr>
                    </pic:pic>
                  </a:graphicData>
                </a:graphic>
              </wp:anchor>
            </w:drawing>
          </w:r>
          <w:r w:rsidR="70D04534">
            <w:rPr/>
            <w:t/>
          </w:r>
        </w:p>
      </w:tc>
    </w:tr>
  </w:tbl>
  <w:p xmlns:wp14="http://schemas.microsoft.com/office/word/2010/wordml" w14:paraId="4224ED7C" wp14:textId="77777777">
    <w:pPr>
      <w:pStyle w:val="24"/>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xmlns:a="http://schemas.openxmlformats.org/drawingml/2006/main" xmlns:pic="http://schemas.openxmlformats.org/drawingml/2006/picture" xmlns:a14="http://schemas.microsoft.com/office/drawing/2010/main" mc:Ignorable="w14 w15 wp14">
  <w:p xmlns:wp14="http://schemas.microsoft.com/office/word/2010/wordml" w14:paraId="23ECE584" wp14:textId="77777777">
    <w:pPr>
      <w:pStyle w:val="24"/>
      <w:tabs>
        <w:tab w:val="left" w:pos="9810"/>
      </w:tabs>
      <w:ind w:left="0" w:right="-25"/>
      <w:jc w:val="right"/>
      <w:rPr>
        <w:b/>
        <w:i/>
        <w:sz w:val="16"/>
        <w:szCs w:val="16"/>
      </w:rPr>
    </w:pPr>
    <w:r>
      <w:rPr>
        <w:b/>
        <w:i/>
        <w:sz w:val="16"/>
        <w:szCs w:val="16"/>
      </w:rPr>
      <w:t>Internal Use Only</w:t>
    </w:r>
  </w:p>
  <w:tbl>
    <w:tblPr>
      <w:tblStyle w:val="42"/>
      <w:tblW w:w="9867" w:type="dxa"/>
      <w:tblInd w:w="108" w:type="dxa"/>
      <w:tblBorders>
        <w:top w:val="none" w:color="auto" w:sz="0"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234"/>
      <w:gridCol w:w="6633"/>
    </w:tblGrid>
    <w:tr xmlns:wp14="http://schemas.microsoft.com/office/word/2010/wordml" w:rsidTr="70D04534" w14:paraId="5C366A70" wp14:textId="77777777">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772" w:hRule="atLeast"/>
      </w:trPr>
      <w:tc>
        <w:tcPr>
          <w:tcW w:w="3234" w:type="dxa"/>
          <w:tcBorders>
            <w:top w:val="single" w:color="000000" w:themeColor="text1" w:sz="0"/>
            <w:left w:val="single" w:color="000000" w:themeColor="text1" w:sz="0"/>
            <w:bottom w:val="single" w:color="auto" w:sz="4"/>
            <w:right w:val="single" w:color="000000" w:themeColor="text1" w:sz="0"/>
          </w:tcBorders>
          <w:tcMar/>
          <w:vAlign w:val="center"/>
        </w:tcPr>
        <w:p w14:paraId="6B663432" wp14:textId="77777777">
          <w:pPr>
            <w:tabs>
              <w:tab w:val="left" w:pos="2637"/>
            </w:tabs>
            <w:spacing w:before="40" w:after="40"/>
            <w:ind w:left="-18"/>
            <w:rPr>
              <w:rFonts w:ascii="Arial Narrow" w:hAnsi="Arial Narrow"/>
              <w:sz w:val="18"/>
            </w:rPr>
          </w:pPr>
          <w:r w:rsidR="70D04534">
            <w:drawing>
              <wp:inline xmlns:wp14="http://schemas.microsoft.com/office/word/2010/wordprocessingDrawing" wp14:editId="5DA7FD7C" wp14:anchorId="579A7B31">
                <wp:extent cx="1552575" cy="400050"/>
                <wp:effectExtent l="0" t="0" r="9525" b="0"/>
                <wp:docPr id="2076615423" name="Picture 7" title=""/>
                <wp:cNvGraphicFramePr>
                  <a:graphicFrameLocks noChangeAspect="1"/>
                </wp:cNvGraphicFramePr>
                <a:graphic>
                  <a:graphicData uri="http://schemas.openxmlformats.org/drawingml/2006/picture">
                    <pic:pic>
                      <pic:nvPicPr>
                        <pic:cNvPr id="0" name="Picture 7"/>
                        <pic:cNvPicPr/>
                      </pic:nvPicPr>
                      <pic:blipFill>
                        <a:blip r:embed="R1a3aa7e8787a47d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552575" cy="400050"/>
                        </a:xfrm>
                        <a:prstGeom prst="rect">
                          <a:avLst/>
                        </a:prstGeom>
                      </pic:spPr>
                    </pic:pic>
                  </a:graphicData>
                </a:graphic>
              </wp:inline>
            </w:drawing>
          </w:r>
        </w:p>
      </w:tc>
      <w:tc>
        <w:tcPr>
          <w:tcW w:w="6633" w:type="dxa"/>
          <w:tcBorders>
            <w:top w:val="single" w:color="000000" w:themeColor="text1" w:sz="0"/>
            <w:left w:val="single" w:color="000000" w:themeColor="text1" w:sz="0"/>
            <w:bottom w:val="single" w:color="auto" w:sz="4"/>
            <w:right w:val="single" w:color="000000" w:themeColor="text1" w:sz="0"/>
          </w:tcBorders>
          <w:tcMar/>
          <w:vAlign w:val="bottom"/>
        </w:tcPr>
        <w:p w14:paraId="51B36334" wp14:textId="77777777">
          <w:pPr>
            <w:tabs>
              <w:tab w:val="left" w:pos="2637"/>
              <w:tab w:val="left" w:pos="5703"/>
            </w:tabs>
            <w:spacing w:before="40" w:after="40"/>
            <w:ind w:right="0"/>
            <w:jc w:val="right"/>
            <w:rPr>
              <w:b/>
              <w:sz w:val="18"/>
              <w:szCs w:val="18"/>
            </w:rPr>
          </w:pPr>
          <w:r>
            <w:rPr>
              <w:b/>
              <w:sz w:val="18"/>
              <w:szCs w:val="18"/>
            </w:rPr>
            <w:t>MASTRO Data Archival-SOD</w:t>
          </w:r>
        </w:p>
      </w:tc>
    </w:tr>
  </w:tbl>
  <w:p xmlns:wp14="http://schemas.microsoft.com/office/word/2010/wordml" w14:paraId="08AAA810" wp14:textId="77777777">
    <w:pPr>
      <w:pStyle w:val="24"/>
      <w:ind w:right="-22"/>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xmlns:a="http://schemas.openxmlformats.org/drawingml/2006/main" xmlns:pic="http://schemas.openxmlformats.org/drawingml/2006/picture" xmlns:a14="http://schemas.microsoft.com/office/drawing/2010/main" mc:Ignorable="w14 w15 wp14">
  <w:p xmlns:wp14="http://schemas.microsoft.com/office/word/2010/wordml" w14:paraId="5468B1EA" wp14:textId="77777777">
    <w:pPr>
      <w:pStyle w:val="24"/>
      <w:ind w:left="0" w:right="-36"/>
      <w:rPr>
        <w:b/>
        <w:i/>
        <w:sz w:val="16"/>
        <w:szCs w:val="16"/>
      </w:rPr>
    </w:pPr>
    <w:r>
      <w:rPr>
        <w:b/>
        <w:i/>
        <w:sz w:val="16"/>
        <w:szCs w:val="16"/>
      </w:rPr>
      <w:t>Internal Use Only</w:t>
    </w:r>
  </w:p>
  <w:tbl>
    <w:tblPr>
      <w:tblStyle w:val="42"/>
      <w:tblW w:w="9990" w:type="dxa"/>
      <w:tblInd w:w="108" w:type="dxa"/>
      <w:tblBorders>
        <w:top w:val="none" w:color="auto" w:sz="0"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940"/>
      <w:gridCol w:w="4050"/>
    </w:tblGrid>
    <w:tr xmlns:wp14="http://schemas.microsoft.com/office/word/2010/wordml" w:rsidTr="70D04534" w14:paraId="2A198A54" wp14:textId="77777777">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780" w:hRule="atLeast"/>
      </w:trPr>
      <w:tc>
        <w:tcPr>
          <w:tcW w:w="5940" w:type="dxa"/>
          <w:tcBorders>
            <w:top w:val="single" w:color="000000" w:themeColor="text1" w:sz="0"/>
            <w:left w:val="single" w:color="000000" w:themeColor="text1" w:sz="0"/>
            <w:bottom w:val="single" w:color="auto" w:sz="4"/>
            <w:right w:val="single" w:color="000000" w:themeColor="text1" w:sz="0"/>
          </w:tcBorders>
          <w:tcMar/>
          <w:vAlign w:val="bottom"/>
        </w:tcPr>
        <w:p w14:paraId="468E1850" wp14:textId="77777777">
          <w:pPr>
            <w:tabs>
              <w:tab w:val="center" w:pos="792"/>
            </w:tabs>
            <w:spacing w:before="40" w:after="40"/>
            <w:ind w:left="-108" w:right="0"/>
            <w:rPr>
              <w:rFonts w:ascii="Arial Narrow" w:hAnsi="Arial Narrow"/>
              <w:sz w:val="18"/>
            </w:rPr>
          </w:pPr>
          <w:r>
            <w:rPr>
              <w:b/>
              <w:sz w:val="18"/>
              <w:szCs w:val="18"/>
            </w:rPr>
            <w:t>MASTRO Data Archival-SOD</w:t>
          </w:r>
        </w:p>
      </w:tc>
      <w:tc>
        <w:tcPr>
          <w:tcW w:w="4050" w:type="dxa"/>
          <w:tcBorders>
            <w:top w:val="single" w:color="000000" w:themeColor="text1" w:sz="0"/>
            <w:left w:val="single" w:color="000000" w:themeColor="text1" w:sz="0"/>
            <w:bottom w:val="single" w:color="auto" w:sz="4"/>
            <w:right w:val="single" w:color="000000" w:themeColor="text1" w:sz="0"/>
          </w:tcBorders>
          <w:tcMar/>
          <w:vAlign w:val="bottom"/>
        </w:tcPr>
        <w:p w14:paraId="0C874EDF" wp14:textId="77777777">
          <w:pPr>
            <w:spacing w:before="40" w:after="40"/>
            <w:ind w:left="0" w:right="0"/>
            <w:jc w:val="right"/>
            <w:rPr>
              <w:b/>
            </w:rPr>
          </w:pPr>
          <w:r>
            <w:drawing>
              <wp:anchor xmlns:wp14="http://schemas.microsoft.com/office/word/2010/wordprocessingDrawing" distT="0" distB="0" distL="114300" distR="114300" simplePos="0" relativeHeight="251658240" behindDoc="0" locked="0" layoutInCell="1" allowOverlap="1" wp14:anchorId="57BCC8AA" wp14:editId="7777777">
                <wp:simplePos x="0" y="0"/>
                <wp:positionH relativeFrom="column">
                  <wp:posOffset>795655</wp:posOffset>
                </wp:positionH>
                <wp:positionV relativeFrom="paragraph">
                  <wp:posOffset>78740</wp:posOffset>
                </wp:positionV>
                <wp:extent cx="1551305" cy="393065"/>
                <wp:effectExtent l="0" t="0" r="0" b="698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551305" cy="393065"/>
                        </a:xfrm>
                        <a:prstGeom prst="rect">
                          <a:avLst/>
                        </a:prstGeom>
                        <a:noFill/>
                      </pic:spPr>
                    </pic:pic>
                  </a:graphicData>
                </a:graphic>
              </wp:anchor>
            </w:drawing>
          </w:r>
          <w:r w:rsidR="70D04534">
            <w:rPr/>
            <w:t/>
          </w:r>
        </w:p>
      </w:tc>
    </w:tr>
  </w:tbl>
  <w:p xmlns:wp14="http://schemas.microsoft.com/office/word/2010/wordml" w14:paraId="71B4DA0F" wp14:textId="77777777">
    <w:pPr>
      <w:pStyle w:val="24"/>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xmlns:a="http://schemas.openxmlformats.org/drawingml/2006/main" xmlns:pic="http://schemas.openxmlformats.org/drawingml/2006/picture" xmlns:a14="http://schemas.microsoft.com/office/drawing/2010/main" mc:Ignorable="w14 w15 wp14">
  <w:p xmlns:wp14="http://schemas.microsoft.com/office/word/2010/wordml" w14:paraId="0DC7B22B" wp14:textId="77777777">
    <w:pPr>
      <w:pStyle w:val="24"/>
      <w:tabs>
        <w:tab w:val="left" w:pos="9810"/>
      </w:tabs>
      <w:ind w:left="0" w:right="-25"/>
      <w:jc w:val="right"/>
      <w:rPr>
        <w:b/>
        <w:i/>
        <w:sz w:val="16"/>
        <w:szCs w:val="16"/>
      </w:rPr>
    </w:pPr>
    <w:r>
      <w:rPr>
        <w:b/>
        <w:i/>
        <w:sz w:val="16"/>
        <w:szCs w:val="16"/>
      </w:rPr>
      <w:t>Internal Use Only</w:t>
    </w:r>
  </w:p>
  <w:tbl>
    <w:tblPr>
      <w:tblStyle w:val="42"/>
      <w:tblW w:w="9137" w:type="dxa"/>
      <w:tblInd w:w="108" w:type="dxa"/>
      <w:tblBorders>
        <w:top w:val="none" w:color="auto" w:sz="0"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234"/>
      <w:gridCol w:w="5903"/>
    </w:tblGrid>
    <w:tr xmlns:wp14="http://schemas.microsoft.com/office/word/2010/wordml" w:rsidTr="70D04534" w14:paraId="1AB1990E" wp14:textId="77777777">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772" w:hRule="atLeast"/>
      </w:trPr>
      <w:tc>
        <w:tcPr>
          <w:tcW w:w="3234" w:type="dxa"/>
          <w:tcBorders>
            <w:top w:val="single" w:color="000000" w:themeColor="text1" w:sz="0"/>
            <w:left w:val="single" w:color="000000" w:themeColor="text1" w:sz="0"/>
            <w:bottom w:val="single" w:color="auto" w:sz="4"/>
            <w:right w:val="single" w:color="000000" w:themeColor="text1" w:sz="0"/>
          </w:tcBorders>
          <w:tcMar/>
          <w:vAlign w:val="center"/>
        </w:tcPr>
        <w:p w14:paraId="17773534" wp14:textId="77777777">
          <w:pPr>
            <w:tabs>
              <w:tab w:val="left" w:pos="2637"/>
            </w:tabs>
            <w:spacing w:before="40" w:after="40"/>
            <w:ind w:left="-18"/>
            <w:rPr>
              <w:rFonts w:ascii="Arial Narrow" w:hAnsi="Arial Narrow"/>
              <w:sz w:val="18"/>
            </w:rPr>
          </w:pPr>
          <w:r w:rsidR="70D04534">
            <w:drawing>
              <wp:inline xmlns:wp14="http://schemas.microsoft.com/office/word/2010/wordprocessingDrawing" wp14:editId="0D7E4D83" wp14:anchorId="70C944C9">
                <wp:extent cx="1552575" cy="400050"/>
                <wp:effectExtent l="0" t="0" r="9525" b="0"/>
                <wp:docPr id="328772638" name="Picture 9" title=""/>
                <wp:cNvGraphicFramePr>
                  <a:graphicFrameLocks noChangeAspect="1"/>
                </wp:cNvGraphicFramePr>
                <a:graphic>
                  <a:graphicData uri="http://schemas.openxmlformats.org/drawingml/2006/picture">
                    <pic:pic>
                      <pic:nvPicPr>
                        <pic:cNvPr id="0" name="Picture 9"/>
                        <pic:cNvPicPr/>
                      </pic:nvPicPr>
                      <pic:blipFill>
                        <a:blip r:embed="Rbbcf3120553c4c6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552575" cy="400050"/>
                        </a:xfrm>
                        <a:prstGeom prst="rect">
                          <a:avLst/>
                        </a:prstGeom>
                      </pic:spPr>
                    </pic:pic>
                  </a:graphicData>
                </a:graphic>
              </wp:inline>
            </w:drawing>
          </w:r>
        </w:p>
      </w:tc>
      <w:tc>
        <w:tcPr>
          <w:tcW w:w="5903" w:type="dxa"/>
          <w:tcBorders>
            <w:top w:val="single" w:color="000000" w:themeColor="text1" w:sz="0"/>
            <w:left w:val="single" w:color="000000" w:themeColor="text1" w:sz="0"/>
            <w:bottom w:val="single" w:color="auto" w:sz="4"/>
            <w:right w:val="single" w:color="000000" w:themeColor="text1" w:sz="0"/>
          </w:tcBorders>
          <w:tcMar/>
          <w:vAlign w:val="bottom"/>
        </w:tcPr>
        <w:p w14:paraId="74D2BA6D" wp14:textId="77777777">
          <w:pPr>
            <w:tabs>
              <w:tab w:val="left" w:pos="2637"/>
              <w:tab w:val="left" w:pos="5703"/>
            </w:tabs>
            <w:spacing w:before="40" w:after="40"/>
            <w:ind w:right="0"/>
            <w:jc w:val="right"/>
            <w:rPr>
              <w:b/>
              <w:sz w:val="18"/>
              <w:szCs w:val="18"/>
            </w:rPr>
          </w:pPr>
          <w:r>
            <w:rPr>
              <w:b/>
              <w:sz w:val="18"/>
              <w:szCs w:val="18"/>
            </w:rPr>
            <w:t>MASTRO Data Archival-SOD</w:t>
          </w:r>
        </w:p>
      </w:tc>
    </w:tr>
  </w:tbl>
  <w:p xmlns:wp14="http://schemas.microsoft.com/office/word/2010/wordml" w14:paraId="5814E077" wp14:textId="77777777">
    <w:pPr>
      <w:pStyle w:val="24"/>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xmlns:a="http://schemas.openxmlformats.org/drawingml/2006/main" xmlns:pic="http://schemas.openxmlformats.org/drawingml/2006/picture" xmlns:a14="http://schemas.microsoft.com/office/drawing/2010/main" mc:Ignorable="w14 w15 wp14">
  <w:p xmlns:wp14="http://schemas.microsoft.com/office/word/2010/wordml" w14:paraId="010A27EB" wp14:textId="77777777">
    <w:pPr>
      <w:pStyle w:val="24"/>
      <w:ind w:left="0" w:right="-36"/>
      <w:rPr>
        <w:b/>
        <w:i/>
        <w:sz w:val="16"/>
        <w:szCs w:val="16"/>
      </w:rPr>
    </w:pPr>
    <w:r>
      <w:rPr>
        <w:b/>
        <w:i/>
        <w:sz w:val="16"/>
        <w:szCs w:val="16"/>
      </w:rPr>
      <w:t>Internal Use Only</w:t>
    </w:r>
  </w:p>
  <w:tbl>
    <w:tblPr>
      <w:tblStyle w:val="42"/>
      <w:tblW w:w="9990" w:type="dxa"/>
      <w:tblInd w:w="108" w:type="dxa"/>
      <w:tblBorders>
        <w:top w:val="none" w:color="auto" w:sz="0"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940"/>
      <w:gridCol w:w="4050"/>
    </w:tblGrid>
    <w:tr xmlns:wp14="http://schemas.microsoft.com/office/word/2010/wordml" w:rsidTr="70D04534" w14:paraId="3DCD2BE5" wp14:textId="77777777">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780" w:hRule="atLeast"/>
      </w:trPr>
      <w:tc>
        <w:tcPr>
          <w:tcW w:w="5940" w:type="dxa"/>
          <w:tcBorders>
            <w:top w:val="single" w:color="000000" w:themeColor="text1" w:sz="0"/>
            <w:left w:val="single" w:color="000000" w:themeColor="text1" w:sz="0"/>
            <w:bottom w:val="single" w:color="auto" w:sz="4"/>
            <w:right w:val="single" w:color="000000" w:themeColor="text1" w:sz="0"/>
          </w:tcBorders>
          <w:tcMar/>
          <w:vAlign w:val="bottom"/>
        </w:tcPr>
        <w:p w14:paraId="3BD2D665" wp14:textId="77777777">
          <w:pPr>
            <w:tabs>
              <w:tab w:val="center" w:pos="792"/>
            </w:tabs>
            <w:spacing w:before="40" w:after="40"/>
            <w:ind w:left="-108" w:right="0"/>
            <w:rPr>
              <w:rFonts w:ascii="Arial Narrow" w:hAnsi="Arial Narrow"/>
              <w:sz w:val="18"/>
            </w:rPr>
          </w:pPr>
          <w:r>
            <w:rPr>
              <w:b/>
              <w:sz w:val="18"/>
              <w:szCs w:val="18"/>
            </w:rPr>
            <w:t>MASTRO Data Archival-SOD</w:t>
          </w:r>
        </w:p>
      </w:tc>
      <w:tc>
        <w:tcPr>
          <w:tcW w:w="4050" w:type="dxa"/>
          <w:tcBorders>
            <w:top w:val="single" w:color="000000" w:themeColor="text1" w:sz="0"/>
            <w:left w:val="single" w:color="000000" w:themeColor="text1" w:sz="0"/>
            <w:bottom w:val="single" w:color="auto" w:sz="4"/>
            <w:right w:val="single" w:color="000000" w:themeColor="text1" w:sz="0"/>
          </w:tcBorders>
          <w:tcMar/>
          <w:vAlign w:val="bottom"/>
        </w:tcPr>
        <w:p w14:paraId="7AE47047" wp14:textId="77777777">
          <w:pPr>
            <w:spacing w:before="40" w:after="40"/>
            <w:ind w:left="0" w:right="0"/>
            <w:jc w:val="right"/>
            <w:rPr>
              <w:b/>
            </w:rPr>
          </w:pPr>
          <w:r>
            <w:drawing>
              <wp:anchor xmlns:wp14="http://schemas.microsoft.com/office/word/2010/wordprocessingDrawing" distT="0" distB="0" distL="114300" distR="114300" simplePos="0" relativeHeight="251659264" behindDoc="0" locked="0" layoutInCell="1" allowOverlap="1" wp14:anchorId="05E06035" wp14:editId="7777777">
                <wp:simplePos x="0" y="0"/>
                <wp:positionH relativeFrom="column">
                  <wp:posOffset>795655</wp:posOffset>
                </wp:positionH>
                <wp:positionV relativeFrom="paragraph">
                  <wp:posOffset>78740</wp:posOffset>
                </wp:positionV>
                <wp:extent cx="1551305" cy="393065"/>
                <wp:effectExtent l="0" t="0" r="0" b="698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551305" cy="393065"/>
                        </a:xfrm>
                        <a:prstGeom prst="rect">
                          <a:avLst/>
                        </a:prstGeom>
                        <a:noFill/>
                      </pic:spPr>
                    </pic:pic>
                  </a:graphicData>
                </a:graphic>
              </wp:anchor>
            </w:drawing>
          </w:r>
          <w:r w:rsidR="70D04534">
            <w:rPr/>
            <w:t/>
          </w:r>
        </w:p>
      </w:tc>
    </w:tr>
  </w:tbl>
  <w:p xmlns:wp14="http://schemas.microsoft.com/office/word/2010/wordml" w14:paraId="07610692" wp14:textId="77777777">
    <w:pPr>
      <w:pStyle w:val="2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xmlns:a="http://schemas.openxmlformats.org/drawingml/2006/main" xmlns:pic="http://schemas.openxmlformats.org/drawingml/2006/picture" xmlns:a14="http://schemas.microsoft.com/office/drawing/2010/main" mc:Ignorable="w14 w15 wp14">
  <w:p xmlns:wp14="http://schemas.microsoft.com/office/word/2010/wordml" w14:paraId="50ED7BCD" wp14:textId="77777777">
    <w:pPr>
      <w:pStyle w:val="24"/>
      <w:ind w:left="0" w:right="-36"/>
      <w:rPr>
        <w:b/>
        <w:i/>
        <w:sz w:val="16"/>
        <w:szCs w:val="16"/>
      </w:rPr>
    </w:pPr>
    <w:r>
      <w:rPr>
        <w:b/>
        <w:i/>
        <w:sz w:val="16"/>
        <w:szCs w:val="16"/>
      </w:rPr>
      <w:t>Internal Use Only</w:t>
    </w:r>
  </w:p>
  <w:tbl>
    <w:tblPr>
      <w:tblStyle w:val="42"/>
      <w:tblW w:w="9990" w:type="dxa"/>
      <w:tblInd w:w="108" w:type="dxa"/>
      <w:tblBorders>
        <w:top w:val="none" w:color="auto" w:sz="0"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940"/>
      <w:gridCol w:w="4050"/>
    </w:tblGrid>
    <w:tr xmlns:wp14="http://schemas.microsoft.com/office/word/2010/wordml" w:rsidTr="70D04534" w14:paraId="637D99D3" wp14:textId="77777777">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780" w:hRule="atLeast"/>
      </w:trPr>
      <w:tc>
        <w:tcPr>
          <w:tcW w:w="5940" w:type="dxa"/>
          <w:tcBorders>
            <w:top w:val="single" w:color="000000" w:themeColor="text1" w:sz="0"/>
            <w:left w:val="single" w:color="000000" w:themeColor="text1" w:sz="0"/>
            <w:bottom w:val="single" w:color="auto" w:sz="4"/>
            <w:right w:val="single" w:color="000000" w:themeColor="text1" w:sz="0"/>
          </w:tcBorders>
          <w:tcMar/>
          <w:vAlign w:val="bottom"/>
        </w:tcPr>
        <w:p w14:paraId="1108260C" wp14:textId="77777777">
          <w:pPr>
            <w:tabs>
              <w:tab w:val="center" w:pos="792"/>
            </w:tabs>
            <w:spacing w:before="40" w:after="40"/>
            <w:ind w:left="-108" w:right="0"/>
            <w:rPr>
              <w:rFonts w:ascii="Arial Narrow" w:hAnsi="Arial Narrow"/>
              <w:sz w:val="18"/>
            </w:rPr>
          </w:pPr>
          <w:r>
            <w:rPr>
              <w:b/>
              <w:sz w:val="18"/>
              <w:szCs w:val="18"/>
            </w:rPr>
            <w:t>MASTRO Data Archival-SOD</w:t>
          </w:r>
        </w:p>
      </w:tc>
      <w:tc>
        <w:tcPr>
          <w:tcW w:w="4050" w:type="dxa"/>
          <w:tcBorders>
            <w:top w:val="single" w:color="000000" w:themeColor="text1" w:sz="0"/>
            <w:left w:val="single" w:color="000000" w:themeColor="text1" w:sz="0"/>
            <w:bottom w:val="single" w:color="auto" w:sz="4"/>
            <w:right w:val="single" w:color="000000" w:themeColor="text1" w:sz="0"/>
          </w:tcBorders>
          <w:tcMar/>
          <w:vAlign w:val="bottom"/>
        </w:tcPr>
        <w:p w14:paraId="4FFED7A5" wp14:textId="77777777">
          <w:pPr>
            <w:spacing w:before="40" w:after="40"/>
            <w:ind w:left="0" w:right="0"/>
            <w:jc w:val="right"/>
            <w:rPr>
              <w:b/>
            </w:rPr>
          </w:pPr>
          <w:r>
            <w:drawing>
              <wp:anchor xmlns:wp14="http://schemas.microsoft.com/office/word/2010/wordprocessingDrawing" distT="0" distB="0" distL="114300" distR="114300" simplePos="0" relativeHeight="251655168" behindDoc="0" locked="0" layoutInCell="1" allowOverlap="1" wp14:anchorId="6064C7B6" wp14:editId="7777777">
                <wp:simplePos x="0" y="0"/>
                <wp:positionH relativeFrom="column">
                  <wp:posOffset>795655</wp:posOffset>
                </wp:positionH>
                <wp:positionV relativeFrom="paragraph">
                  <wp:posOffset>78740</wp:posOffset>
                </wp:positionV>
                <wp:extent cx="1551305" cy="393065"/>
                <wp:effectExtent l="0" t="0" r="0" b="6985"/>
                <wp:wrapNone/>
                <wp:docPr id="1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551305" cy="393065"/>
                        </a:xfrm>
                        <a:prstGeom prst="rect">
                          <a:avLst/>
                        </a:prstGeom>
                        <a:noFill/>
                      </pic:spPr>
                    </pic:pic>
                  </a:graphicData>
                </a:graphic>
              </wp:anchor>
            </w:drawing>
          </w:r>
          <w:r w:rsidR="70D04534">
            <w:rPr/>
            <w:t/>
          </w:r>
        </w:p>
      </w:tc>
    </w:tr>
  </w:tbl>
  <w:p xmlns:wp14="http://schemas.microsoft.com/office/word/2010/wordml" w14:paraId="54E926FA" wp14:textId="77777777">
    <w:pPr>
      <w:pStyle w:val="2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xmlns:a="http://schemas.openxmlformats.org/drawingml/2006/main" xmlns:pic="http://schemas.openxmlformats.org/drawingml/2006/picture" xmlns:a14="http://schemas.microsoft.com/office/drawing/2010/main" mc:Ignorable="w14 w15 wp14">
  <w:p xmlns:wp14="http://schemas.microsoft.com/office/word/2010/wordml" w14:paraId="11717D59" wp14:textId="77777777">
    <w:pPr>
      <w:pStyle w:val="24"/>
      <w:tabs>
        <w:tab w:val="left" w:pos="9810"/>
      </w:tabs>
      <w:ind w:left="0" w:right="-25"/>
      <w:jc w:val="right"/>
      <w:rPr>
        <w:b/>
        <w:i/>
        <w:sz w:val="16"/>
        <w:szCs w:val="16"/>
      </w:rPr>
    </w:pPr>
    <w:r>
      <w:rPr>
        <w:b/>
        <w:i/>
        <w:sz w:val="16"/>
        <w:szCs w:val="16"/>
      </w:rPr>
      <w:t>Internal Use Only</w:t>
    </w:r>
  </w:p>
  <w:tbl>
    <w:tblPr>
      <w:tblStyle w:val="42"/>
      <w:tblW w:w="10073" w:type="dxa"/>
      <w:tblInd w:w="108" w:type="dxa"/>
      <w:tblBorders>
        <w:top w:val="none" w:color="auto" w:sz="0"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234"/>
      <w:gridCol w:w="6839"/>
    </w:tblGrid>
    <w:tr xmlns:wp14="http://schemas.microsoft.com/office/word/2010/wordml" w:rsidTr="70D04534" w14:paraId="0232E366" wp14:textId="77777777">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772" w:hRule="atLeast"/>
      </w:trPr>
      <w:tc>
        <w:tcPr>
          <w:tcW w:w="3234" w:type="dxa"/>
          <w:tcBorders>
            <w:top w:val="single" w:color="000000" w:themeColor="text1" w:sz="0"/>
            <w:left w:val="single" w:color="000000" w:themeColor="text1" w:sz="0"/>
            <w:bottom w:val="single" w:color="auto" w:sz="4"/>
            <w:right w:val="single" w:color="000000" w:themeColor="text1" w:sz="0"/>
          </w:tcBorders>
          <w:tcMar/>
          <w:vAlign w:val="center"/>
        </w:tcPr>
        <w:p w14:paraId="0A9D056E" wp14:textId="77777777">
          <w:pPr>
            <w:tabs>
              <w:tab w:val="left" w:pos="2637"/>
            </w:tabs>
            <w:spacing w:before="40" w:after="40"/>
            <w:ind w:left="-18"/>
            <w:rPr>
              <w:rFonts w:ascii="Arial Narrow" w:hAnsi="Arial Narrow"/>
              <w:sz w:val="18"/>
            </w:rPr>
          </w:pPr>
          <w:r w:rsidR="70D04534">
            <w:drawing>
              <wp:inline xmlns:wp14="http://schemas.microsoft.com/office/word/2010/wordprocessingDrawing" wp14:editId="43036BD1" wp14:anchorId="24132233">
                <wp:extent cx="1552575" cy="400050"/>
                <wp:effectExtent l="0" t="0" r="9525" b="0"/>
                <wp:docPr id="242345898" name="Picture 2" title=""/>
                <wp:cNvGraphicFramePr>
                  <a:graphicFrameLocks noChangeAspect="1"/>
                </wp:cNvGraphicFramePr>
                <a:graphic>
                  <a:graphicData uri="http://schemas.openxmlformats.org/drawingml/2006/picture">
                    <pic:pic>
                      <pic:nvPicPr>
                        <pic:cNvPr id="0" name="Picture 2"/>
                        <pic:cNvPicPr/>
                      </pic:nvPicPr>
                      <pic:blipFill>
                        <a:blip r:embed="R9e82f5bd47ff49e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552575" cy="400050"/>
                        </a:xfrm>
                        <a:prstGeom prst="rect">
                          <a:avLst/>
                        </a:prstGeom>
                      </pic:spPr>
                    </pic:pic>
                  </a:graphicData>
                </a:graphic>
              </wp:inline>
            </w:drawing>
          </w:r>
        </w:p>
      </w:tc>
      <w:tc>
        <w:tcPr>
          <w:tcW w:w="6839" w:type="dxa"/>
          <w:tcBorders>
            <w:top w:val="single" w:color="000000" w:themeColor="text1" w:sz="0"/>
            <w:left w:val="single" w:color="000000" w:themeColor="text1" w:sz="0"/>
            <w:bottom w:val="single" w:color="auto" w:sz="4"/>
            <w:right w:val="single" w:color="000000" w:themeColor="text1" w:sz="0"/>
          </w:tcBorders>
          <w:tcMar/>
          <w:vAlign w:val="bottom"/>
        </w:tcPr>
        <w:p w14:paraId="176152FF" wp14:textId="77777777">
          <w:pPr>
            <w:tabs>
              <w:tab w:val="left" w:pos="2637"/>
              <w:tab w:val="left" w:pos="5703"/>
            </w:tabs>
            <w:spacing w:before="40" w:after="40"/>
            <w:ind w:right="0"/>
            <w:jc w:val="right"/>
            <w:rPr>
              <w:b/>
              <w:sz w:val="18"/>
              <w:szCs w:val="18"/>
            </w:rPr>
          </w:pPr>
          <w:r>
            <w:rPr>
              <w:b/>
              <w:sz w:val="18"/>
              <w:szCs w:val="18"/>
            </w:rPr>
            <w:t>MASTRO Data Archival-SOD</w:t>
          </w:r>
        </w:p>
      </w:tc>
    </w:tr>
  </w:tbl>
  <w:p xmlns:wp14="http://schemas.microsoft.com/office/word/2010/wordml" w14:paraId="780C8507" wp14:textId="77777777">
    <w:pPr>
      <w:pStyle w:val="24"/>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xmlns:a="http://schemas.openxmlformats.org/drawingml/2006/main" xmlns:pic="http://schemas.openxmlformats.org/drawingml/2006/picture" xmlns:a14="http://schemas.microsoft.com/office/drawing/2010/main" mc:Ignorable="w14 w15 wp14">
  <w:p xmlns:wp14="http://schemas.microsoft.com/office/word/2010/wordml" w14:paraId="5CACBA02" wp14:textId="77777777">
    <w:pPr>
      <w:pStyle w:val="24"/>
      <w:ind w:left="0" w:right="-36"/>
      <w:rPr>
        <w:b/>
        <w:i/>
        <w:sz w:val="16"/>
        <w:szCs w:val="16"/>
      </w:rPr>
    </w:pPr>
    <w:r>
      <w:rPr>
        <w:b/>
        <w:i/>
        <w:sz w:val="16"/>
        <w:szCs w:val="16"/>
      </w:rPr>
      <w:t>Internal Use Only</w:t>
    </w:r>
  </w:p>
  <w:tbl>
    <w:tblPr>
      <w:tblStyle w:val="42"/>
      <w:tblW w:w="9990" w:type="dxa"/>
      <w:tblInd w:w="108" w:type="dxa"/>
      <w:tblBorders>
        <w:top w:val="none" w:color="auto" w:sz="0"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940"/>
      <w:gridCol w:w="4050"/>
    </w:tblGrid>
    <w:tr xmlns:wp14="http://schemas.microsoft.com/office/word/2010/wordml" w:rsidTr="70D04534" w14:paraId="15792C81" wp14:textId="77777777">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780" w:hRule="atLeast"/>
      </w:trPr>
      <w:tc>
        <w:tcPr>
          <w:tcW w:w="5940" w:type="dxa"/>
          <w:tcBorders>
            <w:top w:val="single" w:color="000000" w:themeColor="text1" w:sz="0"/>
            <w:left w:val="single" w:color="000000" w:themeColor="text1" w:sz="0"/>
            <w:bottom w:val="single" w:color="auto" w:sz="4"/>
            <w:right w:val="single" w:color="000000" w:themeColor="text1" w:sz="0"/>
          </w:tcBorders>
          <w:tcMar/>
          <w:vAlign w:val="bottom"/>
        </w:tcPr>
        <w:p w14:paraId="69A1CD0D" wp14:textId="77777777">
          <w:pPr>
            <w:tabs>
              <w:tab w:val="center" w:pos="792"/>
            </w:tabs>
            <w:spacing w:before="40" w:after="40"/>
            <w:ind w:left="-108" w:right="0"/>
            <w:rPr>
              <w:rFonts w:ascii="Arial Narrow" w:hAnsi="Arial Narrow"/>
              <w:sz w:val="18"/>
            </w:rPr>
          </w:pPr>
          <w:r>
            <w:rPr>
              <w:b/>
              <w:sz w:val="18"/>
              <w:szCs w:val="18"/>
            </w:rPr>
            <w:t>MASTRO Data Archival-SOD</w:t>
          </w:r>
        </w:p>
      </w:tc>
      <w:tc>
        <w:tcPr>
          <w:tcW w:w="4050" w:type="dxa"/>
          <w:tcBorders>
            <w:top w:val="single" w:color="000000" w:themeColor="text1" w:sz="0"/>
            <w:left w:val="single" w:color="000000" w:themeColor="text1" w:sz="0"/>
            <w:bottom w:val="single" w:color="auto" w:sz="4"/>
            <w:right w:val="single" w:color="000000" w:themeColor="text1" w:sz="0"/>
          </w:tcBorders>
          <w:tcMar/>
          <w:vAlign w:val="bottom"/>
        </w:tcPr>
        <w:p w14:paraId="36F2FB4C" wp14:textId="77777777">
          <w:pPr>
            <w:spacing w:before="40" w:after="40"/>
            <w:ind w:left="0" w:right="0"/>
            <w:jc w:val="right"/>
            <w:rPr>
              <w:b/>
            </w:rPr>
          </w:pPr>
          <w:r>
            <w:drawing>
              <wp:anchor xmlns:wp14="http://schemas.microsoft.com/office/word/2010/wordprocessingDrawing" distT="0" distB="0" distL="114300" distR="114300" simplePos="0" relativeHeight="251656192" behindDoc="0" locked="0" layoutInCell="1" allowOverlap="1" wp14:anchorId="2206E5D9" wp14:editId="7777777">
                <wp:simplePos x="0" y="0"/>
                <wp:positionH relativeFrom="column">
                  <wp:posOffset>795655</wp:posOffset>
                </wp:positionH>
                <wp:positionV relativeFrom="paragraph">
                  <wp:posOffset>78740</wp:posOffset>
                </wp:positionV>
                <wp:extent cx="1551305" cy="393065"/>
                <wp:effectExtent l="0" t="0" r="0" b="6985"/>
                <wp:wrapNone/>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551305" cy="393065"/>
                        </a:xfrm>
                        <a:prstGeom prst="rect">
                          <a:avLst/>
                        </a:prstGeom>
                        <a:noFill/>
                      </pic:spPr>
                    </pic:pic>
                  </a:graphicData>
                </a:graphic>
              </wp:anchor>
            </w:drawing>
          </w:r>
          <w:r w:rsidR="70D04534">
            <w:rPr/>
            <w:t/>
          </w:r>
        </w:p>
      </w:tc>
    </w:tr>
  </w:tbl>
  <w:p xmlns:wp14="http://schemas.microsoft.com/office/word/2010/wordml" w14:paraId="72337203" wp14:textId="77777777">
    <w:pPr>
      <w:pStyle w:val="24"/>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xmlns:a="http://schemas.openxmlformats.org/drawingml/2006/main" xmlns:pic="http://schemas.openxmlformats.org/drawingml/2006/picture" xmlns:a14="http://schemas.microsoft.com/office/drawing/2010/main" mc:Ignorable="w14 w15 wp14">
  <w:p xmlns:wp14="http://schemas.microsoft.com/office/word/2010/wordml" w14:paraId="15EF5D04" wp14:textId="77777777">
    <w:pPr>
      <w:pStyle w:val="24"/>
      <w:tabs>
        <w:tab w:val="left" w:pos="9810"/>
      </w:tabs>
      <w:ind w:left="0" w:right="-25"/>
      <w:jc w:val="right"/>
      <w:rPr>
        <w:b/>
        <w:i/>
        <w:sz w:val="16"/>
        <w:szCs w:val="16"/>
      </w:rPr>
    </w:pPr>
    <w:r>
      <w:rPr>
        <w:b/>
        <w:i/>
        <w:sz w:val="16"/>
        <w:szCs w:val="16"/>
      </w:rPr>
      <w:t>Internal Use Only</w:t>
    </w:r>
  </w:p>
  <w:tbl>
    <w:tblPr>
      <w:tblStyle w:val="42"/>
      <w:tblW w:w="10073" w:type="dxa"/>
      <w:tblInd w:w="108" w:type="dxa"/>
      <w:tblBorders>
        <w:top w:val="none" w:color="auto" w:sz="0"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234"/>
      <w:gridCol w:w="6839"/>
    </w:tblGrid>
    <w:tr xmlns:wp14="http://schemas.microsoft.com/office/word/2010/wordml" w:rsidTr="70D04534" w14:paraId="23AD6101" wp14:textId="77777777">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772" w:hRule="atLeast"/>
      </w:trPr>
      <w:tc>
        <w:tcPr>
          <w:tcW w:w="3234" w:type="dxa"/>
          <w:tcBorders>
            <w:top w:val="single" w:color="000000" w:themeColor="text1" w:sz="0"/>
            <w:left w:val="single" w:color="000000" w:themeColor="text1" w:sz="0"/>
            <w:bottom w:val="single" w:color="auto" w:sz="4"/>
            <w:right w:val="single" w:color="000000" w:themeColor="text1" w:sz="0"/>
          </w:tcBorders>
          <w:tcMar/>
          <w:vAlign w:val="center"/>
        </w:tcPr>
        <w:p w14:paraId="18113A09" wp14:textId="77777777">
          <w:pPr>
            <w:tabs>
              <w:tab w:val="left" w:pos="2637"/>
            </w:tabs>
            <w:spacing w:before="40" w:after="40"/>
            <w:ind w:left="-18"/>
            <w:rPr>
              <w:rFonts w:ascii="Arial Narrow" w:hAnsi="Arial Narrow"/>
              <w:sz w:val="18"/>
            </w:rPr>
          </w:pPr>
          <w:r w:rsidR="70D04534">
            <w:drawing>
              <wp:inline xmlns:wp14="http://schemas.microsoft.com/office/word/2010/wordprocessingDrawing" wp14:editId="670BD279" wp14:anchorId="3DE21B34">
                <wp:extent cx="1552575" cy="400050"/>
                <wp:effectExtent l="0" t="0" r="9525" b="0"/>
                <wp:docPr id="620904098" name="Picture 1" title=""/>
                <wp:cNvGraphicFramePr>
                  <a:graphicFrameLocks noChangeAspect="1"/>
                </wp:cNvGraphicFramePr>
                <a:graphic>
                  <a:graphicData uri="http://schemas.openxmlformats.org/drawingml/2006/picture">
                    <pic:pic>
                      <pic:nvPicPr>
                        <pic:cNvPr id="0" name="Picture 1"/>
                        <pic:cNvPicPr/>
                      </pic:nvPicPr>
                      <pic:blipFill>
                        <a:blip r:embed="R5f3abf229ca846a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552575" cy="400050"/>
                        </a:xfrm>
                        <a:prstGeom prst="rect">
                          <a:avLst/>
                        </a:prstGeom>
                      </pic:spPr>
                    </pic:pic>
                  </a:graphicData>
                </a:graphic>
              </wp:inline>
            </w:drawing>
          </w:r>
        </w:p>
      </w:tc>
      <w:tc>
        <w:tcPr>
          <w:tcW w:w="6839" w:type="dxa"/>
          <w:tcBorders>
            <w:top w:val="single" w:color="000000" w:themeColor="text1" w:sz="0"/>
            <w:left w:val="single" w:color="000000" w:themeColor="text1" w:sz="0"/>
            <w:bottom w:val="single" w:color="auto" w:sz="4"/>
            <w:right w:val="single" w:color="000000" w:themeColor="text1" w:sz="0"/>
          </w:tcBorders>
          <w:tcMar/>
          <w:vAlign w:val="bottom"/>
        </w:tcPr>
        <w:p w14:paraId="1C7DFE9C" wp14:textId="77777777">
          <w:pPr>
            <w:tabs>
              <w:tab w:val="left" w:pos="2637"/>
              <w:tab w:val="left" w:pos="5703"/>
            </w:tabs>
            <w:spacing w:before="40" w:after="40"/>
            <w:ind w:right="0"/>
            <w:jc w:val="right"/>
            <w:rPr>
              <w:b/>
              <w:sz w:val="18"/>
              <w:szCs w:val="18"/>
            </w:rPr>
          </w:pPr>
          <w:r>
            <w:rPr>
              <w:b/>
              <w:sz w:val="18"/>
              <w:szCs w:val="18"/>
            </w:rPr>
            <w:t>MASTRO Data Archival-SOD</w:t>
          </w:r>
        </w:p>
      </w:tc>
    </w:tr>
  </w:tbl>
  <w:p xmlns:wp14="http://schemas.microsoft.com/office/word/2010/wordml" w14:paraId="18AF15B3" wp14:textId="77777777">
    <w:pPr>
      <w:pStyle w:val="24"/>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xmlns:a="http://schemas.openxmlformats.org/drawingml/2006/main" xmlns:pic="http://schemas.openxmlformats.org/drawingml/2006/picture" xmlns:a14="http://schemas.microsoft.com/office/drawing/2010/main" mc:Ignorable="w14 w15 wp14">
  <w:p xmlns:wp14="http://schemas.microsoft.com/office/word/2010/wordml" w14:paraId="2987BCCF" wp14:textId="77777777">
    <w:pPr>
      <w:pStyle w:val="24"/>
      <w:ind w:left="0" w:right="-36"/>
      <w:rPr>
        <w:b/>
        <w:i/>
        <w:sz w:val="16"/>
        <w:szCs w:val="16"/>
      </w:rPr>
    </w:pPr>
    <w:r>
      <w:rPr>
        <w:b/>
        <w:i/>
        <w:sz w:val="16"/>
        <w:szCs w:val="16"/>
      </w:rPr>
      <w:t>Internal Use Only</w:t>
    </w:r>
  </w:p>
  <w:tbl>
    <w:tblPr>
      <w:tblStyle w:val="42"/>
      <w:tblW w:w="9990" w:type="dxa"/>
      <w:tblInd w:w="108" w:type="dxa"/>
      <w:tblBorders>
        <w:top w:val="none" w:color="auto" w:sz="0"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940"/>
      <w:gridCol w:w="4050"/>
    </w:tblGrid>
    <w:tr xmlns:wp14="http://schemas.microsoft.com/office/word/2010/wordml" w:rsidTr="70D04534" w14:paraId="29FCE229" wp14:textId="77777777">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780" w:hRule="atLeast"/>
      </w:trPr>
      <w:tc>
        <w:tcPr>
          <w:tcW w:w="5940" w:type="dxa"/>
          <w:tcBorders>
            <w:top w:val="single" w:color="000000" w:themeColor="text1" w:sz="0"/>
            <w:left w:val="single" w:color="000000" w:themeColor="text1" w:sz="0"/>
            <w:bottom w:val="single" w:color="auto" w:sz="4"/>
            <w:right w:val="single" w:color="000000" w:themeColor="text1" w:sz="0"/>
          </w:tcBorders>
          <w:tcMar/>
          <w:vAlign w:val="bottom"/>
        </w:tcPr>
        <w:p w14:paraId="2B2E202E" wp14:textId="77777777">
          <w:pPr>
            <w:tabs>
              <w:tab w:val="center" w:pos="792"/>
            </w:tabs>
            <w:spacing w:before="40" w:after="40"/>
            <w:ind w:left="-108" w:right="0"/>
            <w:rPr>
              <w:rFonts w:ascii="Arial Narrow" w:hAnsi="Arial Narrow"/>
              <w:sz w:val="18"/>
            </w:rPr>
          </w:pPr>
          <w:r>
            <w:rPr>
              <w:b/>
              <w:sz w:val="18"/>
              <w:szCs w:val="18"/>
            </w:rPr>
            <w:t>MASTRO Data Archival-SOD</w:t>
          </w:r>
        </w:p>
      </w:tc>
      <w:tc>
        <w:tcPr>
          <w:tcW w:w="4050" w:type="dxa"/>
          <w:tcBorders>
            <w:top w:val="single" w:color="000000" w:themeColor="text1" w:sz="0"/>
            <w:left w:val="single" w:color="000000" w:themeColor="text1" w:sz="0"/>
            <w:bottom w:val="single" w:color="auto" w:sz="4"/>
            <w:right w:val="single" w:color="000000" w:themeColor="text1" w:sz="0"/>
          </w:tcBorders>
          <w:tcMar/>
          <w:vAlign w:val="bottom"/>
        </w:tcPr>
        <w:p w14:paraId="4E732ABF" wp14:textId="77777777">
          <w:pPr>
            <w:spacing w:before="40" w:after="40"/>
            <w:ind w:left="0" w:right="0"/>
            <w:jc w:val="right"/>
            <w:rPr>
              <w:b/>
            </w:rPr>
          </w:pPr>
          <w:r>
            <w:drawing>
              <wp:anchor xmlns:wp14="http://schemas.microsoft.com/office/word/2010/wordprocessingDrawing" distT="0" distB="0" distL="114300" distR="114300" simplePos="0" relativeHeight="251660288" behindDoc="0" locked="0" layoutInCell="1" allowOverlap="1" wp14:anchorId="502DA82D" wp14:editId="7777777">
                <wp:simplePos x="0" y="0"/>
                <wp:positionH relativeFrom="column">
                  <wp:posOffset>795655</wp:posOffset>
                </wp:positionH>
                <wp:positionV relativeFrom="paragraph">
                  <wp:posOffset>78740</wp:posOffset>
                </wp:positionV>
                <wp:extent cx="1551305" cy="393065"/>
                <wp:effectExtent l="0" t="0" r="0" b="6985"/>
                <wp:wrapNone/>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551305" cy="393065"/>
                        </a:xfrm>
                        <a:prstGeom prst="rect">
                          <a:avLst/>
                        </a:prstGeom>
                        <a:noFill/>
                      </pic:spPr>
                    </pic:pic>
                  </a:graphicData>
                </a:graphic>
              </wp:anchor>
            </w:drawing>
          </w:r>
          <w:r w:rsidR="70D04534">
            <w:rPr/>
            <w:t/>
          </w:r>
        </w:p>
      </w:tc>
    </w:tr>
  </w:tbl>
  <w:p xmlns:wp14="http://schemas.microsoft.com/office/word/2010/wordml" w14:paraId="42E3FBC2" wp14:textId="77777777">
    <w:pPr>
      <w:pStyle w:val="24"/>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xmlns:a="http://schemas.openxmlformats.org/drawingml/2006/main" xmlns:pic="http://schemas.openxmlformats.org/drawingml/2006/picture" xmlns:a14="http://schemas.microsoft.com/office/drawing/2010/main" mc:Ignorable="w14 w15 wp14">
  <w:p xmlns:wp14="http://schemas.microsoft.com/office/word/2010/wordml" w14:paraId="3828BD2F" wp14:textId="77777777">
    <w:pPr>
      <w:pStyle w:val="24"/>
      <w:tabs>
        <w:tab w:val="left" w:pos="9810"/>
      </w:tabs>
      <w:ind w:left="0" w:right="-25"/>
      <w:jc w:val="right"/>
      <w:rPr>
        <w:b/>
        <w:i/>
        <w:sz w:val="16"/>
        <w:szCs w:val="16"/>
      </w:rPr>
    </w:pPr>
    <w:r>
      <w:rPr>
        <w:b/>
        <w:i/>
        <w:sz w:val="16"/>
        <w:szCs w:val="16"/>
      </w:rPr>
      <w:t>Internal Use Only</w:t>
    </w:r>
  </w:p>
  <w:tbl>
    <w:tblPr>
      <w:tblStyle w:val="42"/>
      <w:tblW w:w="10073" w:type="dxa"/>
      <w:tblInd w:w="108" w:type="dxa"/>
      <w:tblBorders>
        <w:top w:val="none" w:color="auto" w:sz="0"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234"/>
      <w:gridCol w:w="6839"/>
    </w:tblGrid>
    <w:tr xmlns:wp14="http://schemas.microsoft.com/office/word/2010/wordml" w:rsidTr="70D04534" w14:paraId="760A3A2E" wp14:textId="77777777">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772" w:hRule="atLeast"/>
      </w:trPr>
      <w:tc>
        <w:tcPr>
          <w:tcW w:w="3234" w:type="dxa"/>
          <w:tcBorders>
            <w:top w:val="single" w:color="000000" w:themeColor="text1" w:sz="0"/>
            <w:left w:val="single" w:color="000000" w:themeColor="text1" w:sz="0"/>
            <w:bottom w:val="single" w:color="auto" w:sz="4"/>
            <w:right w:val="single" w:color="000000" w:themeColor="text1" w:sz="0"/>
          </w:tcBorders>
          <w:tcMar/>
          <w:vAlign w:val="center"/>
        </w:tcPr>
        <w:p w14:paraId="0613CC25" wp14:textId="77777777">
          <w:pPr>
            <w:tabs>
              <w:tab w:val="left" w:pos="2637"/>
            </w:tabs>
            <w:spacing w:before="40" w:after="40"/>
            <w:ind w:left="-18"/>
            <w:rPr>
              <w:rFonts w:ascii="Arial Narrow" w:hAnsi="Arial Narrow"/>
              <w:sz w:val="18"/>
            </w:rPr>
          </w:pPr>
          <w:r w:rsidR="70D04534">
            <w:drawing>
              <wp:inline xmlns:wp14="http://schemas.microsoft.com/office/word/2010/wordprocessingDrawing" wp14:editId="00E67E57" wp14:anchorId="7F85F1D8">
                <wp:extent cx="1552575" cy="400050"/>
                <wp:effectExtent l="0" t="0" r="9525" b="0"/>
                <wp:docPr id="1715045928" name="Picture 4" title=""/>
                <wp:cNvGraphicFramePr>
                  <a:graphicFrameLocks noChangeAspect="1"/>
                </wp:cNvGraphicFramePr>
                <a:graphic>
                  <a:graphicData uri="http://schemas.openxmlformats.org/drawingml/2006/picture">
                    <pic:pic>
                      <pic:nvPicPr>
                        <pic:cNvPr id="0" name="Picture 4"/>
                        <pic:cNvPicPr/>
                      </pic:nvPicPr>
                      <pic:blipFill>
                        <a:blip r:embed="R5ba3594b67ac4ba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552575" cy="400050"/>
                        </a:xfrm>
                        <a:prstGeom prst="rect">
                          <a:avLst/>
                        </a:prstGeom>
                      </pic:spPr>
                    </pic:pic>
                  </a:graphicData>
                </a:graphic>
              </wp:inline>
            </w:drawing>
          </w:r>
        </w:p>
      </w:tc>
      <w:tc>
        <w:tcPr>
          <w:tcW w:w="6839" w:type="dxa"/>
          <w:tcBorders>
            <w:top w:val="single" w:color="000000" w:themeColor="text1" w:sz="0"/>
            <w:left w:val="single" w:color="000000" w:themeColor="text1" w:sz="0"/>
            <w:bottom w:val="single" w:color="auto" w:sz="4"/>
            <w:right w:val="single" w:color="000000" w:themeColor="text1" w:sz="0"/>
          </w:tcBorders>
          <w:tcMar/>
          <w:vAlign w:val="bottom"/>
        </w:tcPr>
        <w:p w14:paraId="1E43E2E8" wp14:textId="77777777">
          <w:pPr>
            <w:tabs>
              <w:tab w:val="left" w:pos="2637"/>
              <w:tab w:val="left" w:pos="5703"/>
            </w:tabs>
            <w:spacing w:before="40" w:after="40"/>
            <w:ind w:right="0"/>
            <w:jc w:val="right"/>
            <w:rPr>
              <w:b/>
              <w:sz w:val="18"/>
              <w:szCs w:val="18"/>
            </w:rPr>
          </w:pPr>
          <w:r>
            <w:rPr>
              <w:b/>
              <w:sz w:val="18"/>
              <w:szCs w:val="18"/>
            </w:rPr>
            <w:t>MASTRO Data Archival-SOD</w:t>
          </w:r>
        </w:p>
      </w:tc>
    </w:tr>
  </w:tbl>
  <w:p xmlns:wp14="http://schemas.microsoft.com/office/word/2010/wordml" w14:paraId="7836CA9C" wp14:textId="77777777">
    <w:pPr>
      <w:pStyle w:val="24"/>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xmlns:a="http://schemas.openxmlformats.org/drawingml/2006/main" xmlns:pic="http://schemas.openxmlformats.org/drawingml/2006/picture" xmlns:a14="http://schemas.microsoft.com/office/drawing/2010/main" mc:Ignorable="w14 w15 wp14">
  <w:p xmlns:wp14="http://schemas.microsoft.com/office/word/2010/wordml" w14:paraId="699AC656" wp14:textId="77777777">
    <w:pPr>
      <w:pStyle w:val="24"/>
      <w:ind w:left="0" w:right="-36"/>
      <w:rPr>
        <w:b/>
        <w:i/>
        <w:sz w:val="16"/>
        <w:szCs w:val="16"/>
      </w:rPr>
    </w:pPr>
    <w:r>
      <w:rPr>
        <w:b/>
        <w:i/>
        <w:sz w:val="16"/>
        <w:szCs w:val="16"/>
      </w:rPr>
      <w:t>Internal Use Only</w:t>
    </w:r>
  </w:p>
  <w:tbl>
    <w:tblPr>
      <w:tblStyle w:val="42"/>
      <w:tblW w:w="9990" w:type="dxa"/>
      <w:tblInd w:w="108" w:type="dxa"/>
      <w:tblBorders>
        <w:top w:val="none" w:color="auto" w:sz="0"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940"/>
      <w:gridCol w:w="4050"/>
    </w:tblGrid>
    <w:tr xmlns:wp14="http://schemas.microsoft.com/office/word/2010/wordml" w:rsidTr="70D04534" w14:paraId="364D159F" wp14:textId="77777777">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780" w:hRule="atLeast"/>
      </w:trPr>
      <w:tc>
        <w:tcPr>
          <w:tcW w:w="5940" w:type="dxa"/>
          <w:tcBorders>
            <w:top w:val="single" w:color="000000" w:themeColor="text1" w:sz="0"/>
            <w:left w:val="single" w:color="000000" w:themeColor="text1" w:sz="0"/>
            <w:bottom w:val="single" w:color="auto" w:sz="4"/>
            <w:right w:val="single" w:color="000000" w:themeColor="text1" w:sz="0"/>
          </w:tcBorders>
          <w:tcMar/>
          <w:vAlign w:val="bottom"/>
        </w:tcPr>
        <w:p w14:paraId="6B4D82DD" wp14:textId="77777777">
          <w:pPr>
            <w:tabs>
              <w:tab w:val="center" w:pos="792"/>
            </w:tabs>
            <w:spacing w:before="40" w:after="40"/>
            <w:ind w:left="-108" w:right="0"/>
            <w:rPr>
              <w:rFonts w:ascii="Arial Narrow" w:hAnsi="Arial Narrow"/>
              <w:sz w:val="18"/>
            </w:rPr>
          </w:pPr>
          <w:r>
            <w:rPr>
              <w:b/>
              <w:sz w:val="18"/>
              <w:szCs w:val="18"/>
            </w:rPr>
            <w:t>MASTRO Data Archival-SOD</w:t>
          </w:r>
        </w:p>
      </w:tc>
      <w:tc>
        <w:tcPr>
          <w:tcW w:w="4050" w:type="dxa"/>
          <w:tcBorders>
            <w:top w:val="single" w:color="000000" w:themeColor="text1" w:sz="0"/>
            <w:left w:val="single" w:color="000000" w:themeColor="text1" w:sz="0"/>
            <w:bottom w:val="single" w:color="auto" w:sz="4"/>
            <w:right w:val="single" w:color="000000" w:themeColor="text1" w:sz="0"/>
          </w:tcBorders>
          <w:tcMar/>
          <w:vAlign w:val="bottom"/>
        </w:tcPr>
        <w:p w14:paraId="44ABC67D" wp14:textId="77777777">
          <w:pPr>
            <w:spacing w:before="40" w:after="40"/>
            <w:ind w:left="0" w:right="0"/>
            <w:jc w:val="right"/>
            <w:rPr>
              <w:b/>
            </w:rPr>
          </w:pPr>
          <w:r>
            <w:drawing>
              <wp:anchor xmlns:wp14="http://schemas.microsoft.com/office/word/2010/wordprocessingDrawing" distT="0" distB="0" distL="114300" distR="114300" simplePos="0" relativeHeight="251657216" behindDoc="0" locked="0" layoutInCell="1" allowOverlap="1" wp14:anchorId="5946797D" wp14:editId="7777777">
                <wp:simplePos x="0" y="0"/>
                <wp:positionH relativeFrom="column">
                  <wp:posOffset>795655</wp:posOffset>
                </wp:positionH>
                <wp:positionV relativeFrom="paragraph">
                  <wp:posOffset>78740</wp:posOffset>
                </wp:positionV>
                <wp:extent cx="1551305" cy="393065"/>
                <wp:effectExtent l="0" t="0" r="0" b="6985"/>
                <wp:wrapNone/>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551305" cy="393065"/>
                        </a:xfrm>
                        <a:prstGeom prst="rect">
                          <a:avLst/>
                        </a:prstGeom>
                        <a:noFill/>
                      </pic:spPr>
                    </pic:pic>
                  </a:graphicData>
                </a:graphic>
              </wp:anchor>
            </w:drawing>
          </w:r>
          <w:r w:rsidR="70D04534">
            <w:rPr/>
            <w:t/>
          </w:r>
        </w:p>
      </w:tc>
    </w:tr>
  </w:tbl>
  <w:p xmlns:wp14="http://schemas.microsoft.com/office/word/2010/wordml" w14:paraId="0994303C" wp14:textId="77777777">
    <w:pPr>
      <w:pStyle w:val="24"/>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xmlns:a="http://schemas.openxmlformats.org/drawingml/2006/main" xmlns:pic="http://schemas.openxmlformats.org/drawingml/2006/picture" xmlns:a14="http://schemas.microsoft.com/office/drawing/2010/main" mc:Ignorable="w14 w15 wp14">
  <w:p xmlns:wp14="http://schemas.microsoft.com/office/word/2010/wordml" w14:paraId="493B237A" wp14:textId="77777777">
    <w:pPr>
      <w:pStyle w:val="24"/>
      <w:tabs>
        <w:tab w:val="left" w:pos="9810"/>
      </w:tabs>
      <w:ind w:left="0" w:right="-25"/>
      <w:jc w:val="right"/>
      <w:rPr>
        <w:b/>
        <w:i/>
        <w:sz w:val="16"/>
        <w:szCs w:val="16"/>
      </w:rPr>
    </w:pPr>
    <w:r>
      <w:rPr>
        <w:b/>
        <w:i/>
        <w:sz w:val="16"/>
        <w:szCs w:val="16"/>
      </w:rPr>
      <w:t>Internal Use Only</w:t>
    </w:r>
  </w:p>
  <w:tbl>
    <w:tblPr>
      <w:tblStyle w:val="42"/>
      <w:tblW w:w="10073" w:type="dxa"/>
      <w:tblInd w:w="108" w:type="dxa"/>
      <w:tblBorders>
        <w:top w:val="none" w:color="auto" w:sz="0"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234"/>
      <w:gridCol w:w="6839"/>
    </w:tblGrid>
    <w:tr xmlns:wp14="http://schemas.microsoft.com/office/word/2010/wordml" w:rsidTr="70D04534" w14:paraId="515A08D0" wp14:textId="77777777">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772" w:hRule="atLeast"/>
      </w:trPr>
      <w:tc>
        <w:tcPr>
          <w:tcW w:w="3234" w:type="dxa"/>
          <w:tcBorders>
            <w:top w:val="single" w:color="000000" w:themeColor="text1" w:sz="0"/>
            <w:left w:val="single" w:color="000000" w:themeColor="text1" w:sz="0"/>
            <w:bottom w:val="single" w:color="auto" w:sz="4"/>
            <w:right w:val="single" w:color="000000" w:themeColor="text1" w:sz="0"/>
          </w:tcBorders>
          <w:tcMar/>
          <w:vAlign w:val="center"/>
        </w:tcPr>
        <w:p w14:paraId="330838BD" wp14:textId="77777777">
          <w:pPr>
            <w:tabs>
              <w:tab w:val="left" w:pos="2637"/>
            </w:tabs>
            <w:spacing w:before="40" w:after="40"/>
            <w:ind w:left="-18"/>
            <w:rPr>
              <w:rFonts w:ascii="Arial Narrow" w:hAnsi="Arial Narrow"/>
              <w:sz w:val="18"/>
            </w:rPr>
          </w:pPr>
          <w:r w:rsidR="70D04534">
            <w:drawing>
              <wp:inline xmlns:wp14="http://schemas.microsoft.com/office/word/2010/wordprocessingDrawing" wp14:editId="6DA85BE6" wp14:anchorId="7AC600F8">
                <wp:extent cx="1552575" cy="400050"/>
                <wp:effectExtent l="0" t="0" r="9525" b="0"/>
                <wp:docPr id="796252757" name="Picture 5" title=""/>
                <wp:cNvGraphicFramePr>
                  <a:graphicFrameLocks noChangeAspect="1"/>
                </wp:cNvGraphicFramePr>
                <a:graphic>
                  <a:graphicData uri="http://schemas.openxmlformats.org/drawingml/2006/picture">
                    <pic:pic>
                      <pic:nvPicPr>
                        <pic:cNvPr id="0" name="Picture 5"/>
                        <pic:cNvPicPr/>
                      </pic:nvPicPr>
                      <pic:blipFill>
                        <a:blip r:embed="Rdb70f898d71843c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552575" cy="400050"/>
                        </a:xfrm>
                        <a:prstGeom prst="rect">
                          <a:avLst/>
                        </a:prstGeom>
                      </pic:spPr>
                    </pic:pic>
                  </a:graphicData>
                </a:graphic>
              </wp:inline>
            </w:drawing>
          </w:r>
        </w:p>
      </w:tc>
      <w:tc>
        <w:tcPr>
          <w:tcW w:w="6839" w:type="dxa"/>
          <w:tcBorders>
            <w:top w:val="single" w:color="000000" w:themeColor="text1" w:sz="0"/>
            <w:left w:val="single" w:color="000000" w:themeColor="text1" w:sz="0"/>
            <w:bottom w:val="single" w:color="auto" w:sz="4"/>
            <w:right w:val="single" w:color="000000" w:themeColor="text1" w:sz="0"/>
          </w:tcBorders>
          <w:tcMar/>
          <w:vAlign w:val="bottom"/>
        </w:tcPr>
        <w:p w14:paraId="79B1FFC8" wp14:textId="77777777">
          <w:pPr>
            <w:tabs>
              <w:tab w:val="left" w:pos="2637"/>
              <w:tab w:val="left" w:pos="5703"/>
            </w:tabs>
            <w:spacing w:before="40" w:after="40"/>
            <w:ind w:right="0"/>
            <w:jc w:val="right"/>
            <w:rPr>
              <w:b/>
              <w:sz w:val="18"/>
              <w:szCs w:val="18"/>
            </w:rPr>
          </w:pPr>
          <w:r>
            <w:rPr>
              <w:b/>
              <w:sz w:val="18"/>
              <w:szCs w:val="18"/>
            </w:rPr>
            <w:t>MASTRO Data Archival-SOD</w:t>
          </w:r>
        </w:p>
      </w:tc>
    </w:tr>
  </w:tbl>
  <w:p xmlns:wp14="http://schemas.microsoft.com/office/word/2010/wordml" w14:paraId="3941A625" wp14:textId="77777777">
    <w:pPr>
      <w:pStyle w:val="2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D"/>
    <w:multiLevelType w:val="singleLevel"/>
    <w:tmpl w:val="FFFFFF7D"/>
    <w:lvl w:ilvl="0" w:tentative="0">
      <w:start w:val="1"/>
      <w:numFmt w:val="lowerRoman"/>
      <w:pStyle w:val="28"/>
      <w:lvlText w:val="%1."/>
      <w:lvlJc w:val="left"/>
      <w:pPr>
        <w:tabs>
          <w:tab w:val="left" w:pos="3024"/>
        </w:tabs>
        <w:ind w:left="2664" w:hanging="360"/>
      </w:pPr>
      <w:rPr>
        <w:rFonts w:hint="default" w:ascii="Arial" w:hAnsi="Arial"/>
        <w:b w:val="0"/>
        <w:i w:val="0"/>
        <w:sz w:val="22"/>
      </w:rPr>
    </w:lvl>
  </w:abstractNum>
  <w:abstractNum w:abstractNumId="1">
    <w:nsid w:val="FFFFFF88"/>
    <w:multiLevelType w:val="singleLevel"/>
    <w:tmpl w:val="FFFFFF88"/>
    <w:lvl w:ilvl="0" w:tentative="0">
      <w:start w:val="1"/>
      <w:numFmt w:val="decimal"/>
      <w:pStyle w:val="27"/>
      <w:lvlText w:val="%1."/>
      <w:lvlJc w:val="left"/>
      <w:pPr>
        <w:tabs>
          <w:tab w:val="left" w:pos="360"/>
        </w:tabs>
        <w:ind w:left="360" w:hanging="360"/>
      </w:pPr>
    </w:lvl>
  </w:abstractNum>
  <w:abstractNum w:abstractNumId="2">
    <w:nsid w:val="00000006"/>
    <w:multiLevelType w:val="multilevel"/>
    <w:tmpl w:val="00000006"/>
    <w:lvl w:ilvl="0" w:tentative="0">
      <w:start w:val="1"/>
      <w:numFmt w:val="bullet"/>
      <w:lvlText w:val=""/>
      <w:lvlJc w:val="left"/>
      <w:pPr>
        <w:tabs>
          <w:tab w:val="left" w:pos="1440"/>
        </w:tabs>
        <w:ind w:left="1440" w:hanging="360"/>
      </w:pPr>
      <w:rPr>
        <w:rFonts w:ascii="Symbol" w:hAnsi="Symbol" w:cs="Arial"/>
        <w:b/>
        <w:bCs/>
        <w:sz w:val="20"/>
      </w:rPr>
    </w:lvl>
    <w:lvl w:ilvl="1" w:tentative="0">
      <w:start w:val="1"/>
      <w:numFmt w:val="bullet"/>
      <w:lvlText w:val="◦"/>
      <w:lvlJc w:val="left"/>
      <w:pPr>
        <w:tabs>
          <w:tab w:val="left" w:pos="1800"/>
        </w:tabs>
        <w:ind w:left="1800" w:hanging="360"/>
      </w:pPr>
      <w:rPr>
        <w:rFonts w:ascii="OpenSymbol" w:hAnsi="OpenSymbol"/>
      </w:rPr>
    </w:lvl>
    <w:lvl w:ilvl="2" w:tentative="0">
      <w:start w:val="1"/>
      <w:numFmt w:val="bullet"/>
      <w:lvlText w:val="▪"/>
      <w:lvlJc w:val="left"/>
      <w:pPr>
        <w:tabs>
          <w:tab w:val="left" w:pos="2160"/>
        </w:tabs>
        <w:ind w:left="2160" w:hanging="360"/>
      </w:pPr>
      <w:rPr>
        <w:rFonts w:ascii="OpenSymbol" w:hAnsi="OpenSymbol"/>
      </w:rPr>
    </w:lvl>
    <w:lvl w:ilvl="3" w:tentative="0">
      <w:start w:val="1"/>
      <w:numFmt w:val="bullet"/>
      <w:lvlText w:val=""/>
      <w:lvlJc w:val="left"/>
      <w:pPr>
        <w:tabs>
          <w:tab w:val="left" w:pos="2520"/>
        </w:tabs>
        <w:ind w:left="2520" w:hanging="360"/>
      </w:pPr>
      <w:rPr>
        <w:rFonts w:ascii="Wingdings" w:hAnsi="Wingdings"/>
      </w:rPr>
    </w:lvl>
    <w:lvl w:ilvl="4" w:tentative="0">
      <w:start w:val="1"/>
      <w:numFmt w:val="bullet"/>
      <w:lvlText w:val="◦"/>
      <w:lvlJc w:val="left"/>
      <w:pPr>
        <w:tabs>
          <w:tab w:val="left" w:pos="2880"/>
        </w:tabs>
        <w:ind w:left="2880" w:hanging="360"/>
      </w:pPr>
      <w:rPr>
        <w:rFonts w:ascii="OpenSymbol" w:hAnsi="OpenSymbol"/>
      </w:rPr>
    </w:lvl>
    <w:lvl w:ilvl="5" w:tentative="0">
      <w:start w:val="1"/>
      <w:numFmt w:val="bullet"/>
      <w:lvlText w:val="▪"/>
      <w:lvlJc w:val="left"/>
      <w:pPr>
        <w:tabs>
          <w:tab w:val="left" w:pos="3240"/>
        </w:tabs>
        <w:ind w:left="3240" w:hanging="360"/>
      </w:pPr>
      <w:rPr>
        <w:rFonts w:ascii="OpenSymbol" w:hAnsi="OpenSymbol"/>
      </w:rPr>
    </w:lvl>
    <w:lvl w:ilvl="6" w:tentative="0">
      <w:start w:val="1"/>
      <w:numFmt w:val="bullet"/>
      <w:lvlText w:val=""/>
      <w:lvlJc w:val="left"/>
      <w:pPr>
        <w:tabs>
          <w:tab w:val="left" w:pos="3600"/>
        </w:tabs>
        <w:ind w:left="3600" w:hanging="360"/>
      </w:pPr>
      <w:rPr>
        <w:rFonts w:ascii="Symbol" w:hAnsi="Symbol"/>
      </w:rPr>
    </w:lvl>
    <w:lvl w:ilvl="7" w:tentative="0">
      <w:start w:val="1"/>
      <w:numFmt w:val="bullet"/>
      <w:lvlText w:val="◦"/>
      <w:lvlJc w:val="left"/>
      <w:pPr>
        <w:tabs>
          <w:tab w:val="left" w:pos="3960"/>
        </w:tabs>
        <w:ind w:left="3960" w:hanging="360"/>
      </w:pPr>
      <w:rPr>
        <w:rFonts w:ascii="OpenSymbol" w:hAnsi="OpenSymbol"/>
      </w:rPr>
    </w:lvl>
    <w:lvl w:ilvl="8" w:tentative="0">
      <w:start w:val="1"/>
      <w:numFmt w:val="bullet"/>
      <w:lvlText w:val="▪"/>
      <w:lvlJc w:val="left"/>
      <w:pPr>
        <w:tabs>
          <w:tab w:val="left" w:pos="4320"/>
        </w:tabs>
        <w:ind w:left="4320" w:hanging="360"/>
      </w:pPr>
      <w:rPr>
        <w:rFonts w:ascii="OpenSymbol" w:hAnsi="OpenSymbol"/>
      </w:rPr>
    </w:lvl>
  </w:abstractNum>
  <w:abstractNum w:abstractNumId="3">
    <w:nsid w:val="00000008"/>
    <w:multiLevelType w:val="multilevel"/>
    <w:tmpl w:val="00000008"/>
    <w:lvl w:ilvl="0" w:tentative="0">
      <w:start w:val="1"/>
      <w:numFmt w:val="bullet"/>
      <w:lvlText w:val=""/>
      <w:lvlJc w:val="left"/>
      <w:pPr>
        <w:tabs>
          <w:tab w:val="left" w:pos="0"/>
        </w:tabs>
        <w:ind w:left="990" w:hanging="360"/>
      </w:pPr>
      <w:rPr>
        <w:rFonts w:ascii="Symbol" w:hAnsi="Symbol"/>
        <w:caps/>
        <w:color w:val="000000"/>
        <w:szCs w:val="20"/>
        <w:lang w:val="en-US"/>
      </w:rPr>
    </w:lvl>
    <w:lvl w:ilvl="1" w:tentative="0">
      <w:start w:val="1"/>
      <w:numFmt w:val="bullet"/>
      <w:lvlText w:val="o"/>
      <w:lvlJc w:val="left"/>
      <w:pPr>
        <w:tabs>
          <w:tab w:val="left" w:pos="0"/>
        </w:tabs>
        <w:ind w:left="2160" w:hanging="360"/>
      </w:pPr>
      <w:rPr>
        <w:rFonts w:ascii="Courier New" w:hAnsi="Courier New"/>
      </w:rPr>
    </w:lvl>
    <w:lvl w:ilvl="2" w:tentative="0">
      <w:start w:val="1"/>
      <w:numFmt w:val="bullet"/>
      <w:lvlText w:val=""/>
      <w:lvlJc w:val="left"/>
      <w:pPr>
        <w:tabs>
          <w:tab w:val="left" w:pos="0"/>
        </w:tabs>
        <w:ind w:left="2880" w:hanging="360"/>
      </w:pPr>
      <w:rPr>
        <w:rFonts w:ascii="Wingdings" w:hAnsi="Wingdings" w:cs="Wingdings"/>
      </w:rPr>
    </w:lvl>
    <w:lvl w:ilvl="3" w:tentative="0">
      <w:start w:val="1"/>
      <w:numFmt w:val="bullet"/>
      <w:lvlText w:val=""/>
      <w:lvlJc w:val="left"/>
      <w:pPr>
        <w:tabs>
          <w:tab w:val="left" w:pos="0"/>
        </w:tabs>
        <w:ind w:left="3600" w:hanging="360"/>
      </w:pPr>
      <w:rPr>
        <w:rFonts w:ascii="Symbol" w:hAnsi="Symbol"/>
        <w:caps/>
        <w:color w:val="000000"/>
        <w:szCs w:val="20"/>
        <w:lang w:val="en-US"/>
      </w:rPr>
    </w:lvl>
    <w:lvl w:ilvl="4" w:tentative="0">
      <w:start w:val="1"/>
      <w:numFmt w:val="bullet"/>
      <w:lvlText w:val="o"/>
      <w:lvlJc w:val="left"/>
      <w:pPr>
        <w:tabs>
          <w:tab w:val="left" w:pos="0"/>
        </w:tabs>
        <w:ind w:left="4320" w:hanging="360"/>
      </w:pPr>
      <w:rPr>
        <w:rFonts w:ascii="Courier New" w:hAnsi="Courier New"/>
      </w:rPr>
    </w:lvl>
    <w:lvl w:ilvl="5" w:tentative="0">
      <w:start w:val="1"/>
      <w:numFmt w:val="bullet"/>
      <w:lvlText w:val=""/>
      <w:lvlJc w:val="left"/>
      <w:pPr>
        <w:tabs>
          <w:tab w:val="left" w:pos="0"/>
        </w:tabs>
        <w:ind w:left="5040" w:hanging="360"/>
      </w:pPr>
      <w:rPr>
        <w:rFonts w:ascii="Wingdings" w:hAnsi="Wingdings" w:cs="Wingdings"/>
      </w:rPr>
    </w:lvl>
    <w:lvl w:ilvl="6" w:tentative="0">
      <w:start w:val="1"/>
      <w:numFmt w:val="bullet"/>
      <w:lvlText w:val=""/>
      <w:lvlJc w:val="left"/>
      <w:pPr>
        <w:tabs>
          <w:tab w:val="left" w:pos="0"/>
        </w:tabs>
        <w:ind w:left="5760" w:hanging="360"/>
      </w:pPr>
      <w:rPr>
        <w:rFonts w:ascii="Symbol" w:hAnsi="Symbol"/>
        <w:caps/>
        <w:color w:val="000000"/>
        <w:szCs w:val="20"/>
        <w:lang w:val="en-US"/>
      </w:rPr>
    </w:lvl>
    <w:lvl w:ilvl="7" w:tentative="0">
      <w:start w:val="1"/>
      <w:numFmt w:val="bullet"/>
      <w:lvlText w:val="o"/>
      <w:lvlJc w:val="left"/>
      <w:pPr>
        <w:tabs>
          <w:tab w:val="left" w:pos="0"/>
        </w:tabs>
        <w:ind w:left="6480" w:hanging="360"/>
      </w:pPr>
      <w:rPr>
        <w:rFonts w:ascii="Courier New" w:hAnsi="Courier New"/>
      </w:rPr>
    </w:lvl>
    <w:lvl w:ilvl="8" w:tentative="0">
      <w:start w:val="1"/>
      <w:numFmt w:val="bullet"/>
      <w:lvlText w:val=""/>
      <w:lvlJc w:val="left"/>
      <w:pPr>
        <w:tabs>
          <w:tab w:val="left" w:pos="0"/>
        </w:tabs>
        <w:ind w:left="7200" w:hanging="360"/>
      </w:pPr>
      <w:rPr>
        <w:rFonts w:ascii="Wingdings" w:hAnsi="Wingdings" w:cs="Wingdings"/>
      </w:rPr>
    </w:lvl>
  </w:abstractNum>
  <w:abstractNum w:abstractNumId="4">
    <w:nsid w:val="00000009"/>
    <w:multiLevelType w:val="multilevel"/>
    <w:tmpl w:val="00000009"/>
    <w:lvl w:ilvl="0" w:tentative="0">
      <w:start w:val="1"/>
      <w:numFmt w:val="bullet"/>
      <w:lvlText w:val=""/>
      <w:lvlJc w:val="left"/>
      <w:pPr>
        <w:tabs>
          <w:tab w:val="left" w:pos="1710"/>
        </w:tabs>
        <w:ind w:left="1710" w:hanging="360"/>
      </w:pPr>
      <w:rPr>
        <w:rFonts w:ascii="Wingdings" w:hAnsi="Wingdings" w:cs="Consolas"/>
        <w:i/>
        <w:caps/>
        <w:color w:val="000000"/>
        <w:szCs w:val="20"/>
      </w:rPr>
    </w:lvl>
    <w:lvl w:ilvl="1" w:tentative="0">
      <w:start w:val="1"/>
      <w:numFmt w:val="bullet"/>
      <w:lvlText w:val="◦"/>
      <w:lvlJc w:val="left"/>
      <w:pPr>
        <w:tabs>
          <w:tab w:val="left" w:pos="2070"/>
        </w:tabs>
        <w:ind w:left="2070" w:hanging="360"/>
      </w:pPr>
      <w:rPr>
        <w:rFonts w:ascii="OpenSymbol" w:hAnsi="OpenSymbol"/>
      </w:rPr>
    </w:lvl>
    <w:lvl w:ilvl="2" w:tentative="0">
      <w:start w:val="1"/>
      <w:numFmt w:val="bullet"/>
      <w:lvlText w:val="▪"/>
      <w:lvlJc w:val="left"/>
      <w:pPr>
        <w:tabs>
          <w:tab w:val="left" w:pos="2430"/>
        </w:tabs>
        <w:ind w:left="2430" w:hanging="360"/>
      </w:pPr>
      <w:rPr>
        <w:rFonts w:ascii="OpenSymbol" w:hAnsi="OpenSymbol"/>
      </w:rPr>
    </w:lvl>
    <w:lvl w:ilvl="3" w:tentative="0">
      <w:start w:val="1"/>
      <w:numFmt w:val="bullet"/>
      <w:lvlText w:val=""/>
      <w:lvlJc w:val="left"/>
      <w:pPr>
        <w:tabs>
          <w:tab w:val="left" w:pos="2790"/>
        </w:tabs>
        <w:ind w:left="2790" w:hanging="360"/>
      </w:pPr>
      <w:rPr>
        <w:rFonts w:ascii="Symbol" w:hAnsi="Symbol"/>
      </w:rPr>
    </w:lvl>
    <w:lvl w:ilvl="4" w:tentative="0">
      <w:start w:val="1"/>
      <w:numFmt w:val="bullet"/>
      <w:lvlText w:val="◦"/>
      <w:lvlJc w:val="left"/>
      <w:pPr>
        <w:tabs>
          <w:tab w:val="left" w:pos="3150"/>
        </w:tabs>
        <w:ind w:left="3150" w:hanging="360"/>
      </w:pPr>
      <w:rPr>
        <w:rFonts w:ascii="OpenSymbol" w:hAnsi="OpenSymbol"/>
      </w:rPr>
    </w:lvl>
    <w:lvl w:ilvl="5" w:tentative="0">
      <w:start w:val="1"/>
      <w:numFmt w:val="bullet"/>
      <w:lvlText w:val="▪"/>
      <w:lvlJc w:val="left"/>
      <w:pPr>
        <w:tabs>
          <w:tab w:val="left" w:pos="3510"/>
        </w:tabs>
        <w:ind w:left="3510" w:hanging="360"/>
      </w:pPr>
      <w:rPr>
        <w:rFonts w:ascii="OpenSymbol" w:hAnsi="OpenSymbol"/>
      </w:rPr>
    </w:lvl>
    <w:lvl w:ilvl="6" w:tentative="0">
      <w:start w:val="1"/>
      <w:numFmt w:val="bullet"/>
      <w:lvlText w:val=""/>
      <w:lvlJc w:val="left"/>
      <w:pPr>
        <w:tabs>
          <w:tab w:val="left" w:pos="3870"/>
        </w:tabs>
        <w:ind w:left="3870" w:hanging="360"/>
      </w:pPr>
      <w:rPr>
        <w:rFonts w:ascii="Symbol" w:hAnsi="Symbol"/>
      </w:rPr>
    </w:lvl>
    <w:lvl w:ilvl="7" w:tentative="0">
      <w:start w:val="1"/>
      <w:numFmt w:val="bullet"/>
      <w:lvlText w:val="◦"/>
      <w:lvlJc w:val="left"/>
      <w:pPr>
        <w:tabs>
          <w:tab w:val="left" w:pos="4230"/>
        </w:tabs>
        <w:ind w:left="4230" w:hanging="360"/>
      </w:pPr>
      <w:rPr>
        <w:rFonts w:ascii="OpenSymbol" w:hAnsi="OpenSymbol"/>
      </w:rPr>
    </w:lvl>
    <w:lvl w:ilvl="8" w:tentative="0">
      <w:start w:val="1"/>
      <w:numFmt w:val="bullet"/>
      <w:lvlText w:val="▪"/>
      <w:lvlJc w:val="left"/>
      <w:pPr>
        <w:tabs>
          <w:tab w:val="left" w:pos="4590"/>
        </w:tabs>
        <w:ind w:left="4590" w:hanging="360"/>
      </w:pPr>
      <w:rPr>
        <w:rFonts w:ascii="OpenSymbol" w:hAnsi="OpenSymbol"/>
      </w:rPr>
    </w:lvl>
  </w:abstractNum>
  <w:abstractNum w:abstractNumId="5">
    <w:nsid w:val="0000000C"/>
    <w:multiLevelType w:val="multilevel"/>
    <w:tmpl w:val="0000000C"/>
    <w:lvl w:ilvl="0" w:tentative="0">
      <w:start w:val="1"/>
      <w:numFmt w:val="bullet"/>
      <w:lvlText w:val=""/>
      <w:lvlJc w:val="left"/>
      <w:pPr>
        <w:tabs>
          <w:tab w:val="left" w:pos="2148"/>
        </w:tabs>
        <w:ind w:left="2148" w:hanging="360"/>
      </w:pPr>
      <w:rPr>
        <w:rFonts w:ascii="Symbol" w:hAnsi="Symbol"/>
      </w:rPr>
    </w:lvl>
    <w:lvl w:ilvl="1" w:tentative="0">
      <w:start w:val="1"/>
      <w:numFmt w:val="bullet"/>
      <w:lvlText w:val="◦"/>
      <w:lvlJc w:val="left"/>
      <w:pPr>
        <w:tabs>
          <w:tab w:val="left" w:pos="2508"/>
        </w:tabs>
        <w:ind w:left="2508" w:hanging="360"/>
      </w:pPr>
      <w:rPr>
        <w:rFonts w:ascii="OpenSymbol" w:hAnsi="OpenSymbol"/>
      </w:rPr>
    </w:lvl>
    <w:lvl w:ilvl="2" w:tentative="0">
      <w:start w:val="1"/>
      <w:numFmt w:val="bullet"/>
      <w:lvlText w:val="▪"/>
      <w:lvlJc w:val="left"/>
      <w:pPr>
        <w:tabs>
          <w:tab w:val="left" w:pos="2868"/>
        </w:tabs>
        <w:ind w:left="2868" w:hanging="360"/>
      </w:pPr>
      <w:rPr>
        <w:rFonts w:ascii="OpenSymbol" w:hAnsi="OpenSymbol"/>
      </w:rPr>
    </w:lvl>
    <w:lvl w:ilvl="3" w:tentative="0">
      <w:start w:val="1"/>
      <w:numFmt w:val="bullet"/>
      <w:lvlText w:val=""/>
      <w:lvlJc w:val="left"/>
      <w:pPr>
        <w:tabs>
          <w:tab w:val="left" w:pos="3228"/>
        </w:tabs>
        <w:ind w:left="3228" w:hanging="360"/>
      </w:pPr>
      <w:rPr>
        <w:rFonts w:ascii="Symbol" w:hAnsi="Symbol"/>
      </w:rPr>
    </w:lvl>
    <w:lvl w:ilvl="4" w:tentative="0">
      <w:start w:val="1"/>
      <w:numFmt w:val="bullet"/>
      <w:lvlText w:val="◦"/>
      <w:lvlJc w:val="left"/>
      <w:pPr>
        <w:tabs>
          <w:tab w:val="left" w:pos="3588"/>
        </w:tabs>
        <w:ind w:left="3588" w:hanging="360"/>
      </w:pPr>
      <w:rPr>
        <w:rFonts w:ascii="OpenSymbol" w:hAnsi="OpenSymbol"/>
      </w:rPr>
    </w:lvl>
    <w:lvl w:ilvl="5" w:tentative="0">
      <w:start w:val="1"/>
      <w:numFmt w:val="bullet"/>
      <w:lvlText w:val="▪"/>
      <w:lvlJc w:val="left"/>
      <w:pPr>
        <w:tabs>
          <w:tab w:val="left" w:pos="3948"/>
        </w:tabs>
        <w:ind w:left="3948" w:hanging="360"/>
      </w:pPr>
      <w:rPr>
        <w:rFonts w:ascii="OpenSymbol" w:hAnsi="OpenSymbol"/>
      </w:rPr>
    </w:lvl>
    <w:lvl w:ilvl="6" w:tentative="0">
      <w:start w:val="1"/>
      <w:numFmt w:val="bullet"/>
      <w:lvlText w:val=""/>
      <w:lvlJc w:val="left"/>
      <w:pPr>
        <w:tabs>
          <w:tab w:val="left" w:pos="4308"/>
        </w:tabs>
        <w:ind w:left="4308" w:hanging="360"/>
      </w:pPr>
      <w:rPr>
        <w:rFonts w:ascii="Symbol" w:hAnsi="Symbol"/>
      </w:rPr>
    </w:lvl>
    <w:lvl w:ilvl="7" w:tentative="0">
      <w:start w:val="1"/>
      <w:numFmt w:val="bullet"/>
      <w:lvlText w:val="◦"/>
      <w:lvlJc w:val="left"/>
      <w:pPr>
        <w:tabs>
          <w:tab w:val="left" w:pos="4668"/>
        </w:tabs>
        <w:ind w:left="4668" w:hanging="360"/>
      </w:pPr>
      <w:rPr>
        <w:rFonts w:ascii="OpenSymbol" w:hAnsi="OpenSymbol"/>
      </w:rPr>
    </w:lvl>
    <w:lvl w:ilvl="8" w:tentative="0">
      <w:start w:val="1"/>
      <w:numFmt w:val="bullet"/>
      <w:lvlText w:val="▪"/>
      <w:lvlJc w:val="left"/>
      <w:pPr>
        <w:tabs>
          <w:tab w:val="left" w:pos="5028"/>
        </w:tabs>
        <w:ind w:left="5028" w:hanging="360"/>
      </w:pPr>
      <w:rPr>
        <w:rFonts w:ascii="OpenSymbol" w:hAnsi="OpenSymbol"/>
      </w:rPr>
    </w:lvl>
  </w:abstractNum>
  <w:abstractNum w:abstractNumId="6">
    <w:nsid w:val="0000000D"/>
    <w:multiLevelType w:val="multilevel"/>
    <w:tmpl w:val="0000000D"/>
    <w:lvl w:ilvl="0" w:tentative="0">
      <w:start w:val="1"/>
      <w:numFmt w:val="bullet"/>
      <w:lvlText w:val=""/>
      <w:lvlJc w:val="left"/>
      <w:pPr>
        <w:tabs>
          <w:tab w:val="left" w:pos="1800"/>
        </w:tabs>
        <w:ind w:left="1800" w:hanging="360"/>
      </w:pPr>
      <w:rPr>
        <w:rFonts w:ascii="Symbol" w:hAnsi="Symbol" w:cs="Times New Roman"/>
      </w:rPr>
    </w:lvl>
    <w:lvl w:ilvl="1" w:tentative="0">
      <w:start w:val="1"/>
      <w:numFmt w:val="bullet"/>
      <w:lvlText w:val="◦"/>
      <w:lvlJc w:val="left"/>
      <w:pPr>
        <w:tabs>
          <w:tab w:val="left" w:pos="2160"/>
        </w:tabs>
        <w:ind w:left="2160" w:hanging="360"/>
      </w:pPr>
      <w:rPr>
        <w:rFonts w:ascii="OpenSymbol" w:hAnsi="OpenSymbol" w:cs="Arial"/>
      </w:rPr>
    </w:lvl>
    <w:lvl w:ilvl="2" w:tentative="0">
      <w:start w:val="1"/>
      <w:numFmt w:val="bullet"/>
      <w:lvlText w:val="▪"/>
      <w:lvlJc w:val="left"/>
      <w:pPr>
        <w:tabs>
          <w:tab w:val="left" w:pos="2520"/>
        </w:tabs>
        <w:ind w:left="2520" w:hanging="360"/>
      </w:pPr>
      <w:rPr>
        <w:rFonts w:ascii="OpenSymbol" w:hAnsi="OpenSymbol" w:cs="Arial"/>
      </w:rPr>
    </w:lvl>
    <w:lvl w:ilvl="3" w:tentative="0">
      <w:start w:val="1"/>
      <w:numFmt w:val="bullet"/>
      <w:lvlText w:val=""/>
      <w:lvlJc w:val="left"/>
      <w:pPr>
        <w:tabs>
          <w:tab w:val="left" w:pos="2880"/>
        </w:tabs>
        <w:ind w:left="2880" w:hanging="360"/>
      </w:pPr>
      <w:rPr>
        <w:rFonts w:ascii="Symbol" w:hAnsi="Symbol" w:cs="Times New Roman"/>
      </w:rPr>
    </w:lvl>
    <w:lvl w:ilvl="4" w:tentative="0">
      <w:start w:val="1"/>
      <w:numFmt w:val="bullet"/>
      <w:lvlText w:val="◦"/>
      <w:lvlJc w:val="left"/>
      <w:pPr>
        <w:tabs>
          <w:tab w:val="left" w:pos="3240"/>
        </w:tabs>
        <w:ind w:left="3240" w:hanging="360"/>
      </w:pPr>
      <w:rPr>
        <w:rFonts w:ascii="OpenSymbol" w:hAnsi="OpenSymbol" w:cs="Arial"/>
      </w:rPr>
    </w:lvl>
    <w:lvl w:ilvl="5" w:tentative="0">
      <w:start w:val="1"/>
      <w:numFmt w:val="bullet"/>
      <w:lvlText w:val="▪"/>
      <w:lvlJc w:val="left"/>
      <w:pPr>
        <w:tabs>
          <w:tab w:val="left" w:pos="3600"/>
        </w:tabs>
        <w:ind w:left="3600" w:hanging="360"/>
      </w:pPr>
      <w:rPr>
        <w:rFonts w:ascii="OpenSymbol" w:hAnsi="OpenSymbol" w:cs="Arial"/>
      </w:rPr>
    </w:lvl>
    <w:lvl w:ilvl="6" w:tentative="0">
      <w:start w:val="1"/>
      <w:numFmt w:val="bullet"/>
      <w:lvlText w:val=""/>
      <w:lvlJc w:val="left"/>
      <w:pPr>
        <w:tabs>
          <w:tab w:val="left" w:pos="3960"/>
        </w:tabs>
        <w:ind w:left="3960" w:hanging="360"/>
      </w:pPr>
      <w:rPr>
        <w:rFonts w:ascii="Symbol" w:hAnsi="Symbol" w:cs="Times New Roman"/>
      </w:rPr>
    </w:lvl>
    <w:lvl w:ilvl="7" w:tentative="0">
      <w:start w:val="1"/>
      <w:numFmt w:val="bullet"/>
      <w:lvlText w:val="◦"/>
      <w:lvlJc w:val="left"/>
      <w:pPr>
        <w:tabs>
          <w:tab w:val="left" w:pos="4320"/>
        </w:tabs>
        <w:ind w:left="4320" w:hanging="360"/>
      </w:pPr>
      <w:rPr>
        <w:rFonts w:ascii="OpenSymbol" w:hAnsi="OpenSymbol" w:cs="Arial"/>
      </w:rPr>
    </w:lvl>
    <w:lvl w:ilvl="8" w:tentative="0">
      <w:start w:val="1"/>
      <w:numFmt w:val="bullet"/>
      <w:lvlText w:val="▪"/>
      <w:lvlJc w:val="left"/>
      <w:pPr>
        <w:tabs>
          <w:tab w:val="left" w:pos="4680"/>
        </w:tabs>
        <w:ind w:left="4680" w:hanging="360"/>
      </w:pPr>
      <w:rPr>
        <w:rFonts w:ascii="OpenSymbol" w:hAnsi="OpenSymbol" w:cs="Arial"/>
      </w:rPr>
    </w:lvl>
  </w:abstractNum>
  <w:abstractNum w:abstractNumId="7">
    <w:nsid w:val="0000000E"/>
    <w:multiLevelType w:val="multilevel"/>
    <w:tmpl w:val="0000000E"/>
    <w:lvl w:ilvl="0" w:tentative="0">
      <w:start w:val="1"/>
      <w:numFmt w:val="bullet"/>
      <w:lvlText w:val=""/>
      <w:lvlJc w:val="left"/>
      <w:pPr>
        <w:tabs>
          <w:tab w:val="left" w:pos="720"/>
        </w:tabs>
        <w:ind w:left="720" w:hanging="360"/>
      </w:pPr>
      <w:rPr>
        <w:rFonts w:ascii="Symbol" w:hAnsi="Symbol" w:cs="Arial"/>
        <w:color w:val="000000"/>
        <w:sz w:val="20"/>
        <w:szCs w:val="20"/>
        <w:lang w:val="en-US"/>
      </w:rPr>
    </w:lvl>
    <w:lvl w:ilvl="1" w:tentative="0">
      <w:start w:val="1"/>
      <w:numFmt w:val="bullet"/>
      <w:lvlText w:val="◦"/>
      <w:lvlJc w:val="left"/>
      <w:pPr>
        <w:tabs>
          <w:tab w:val="left" w:pos="1080"/>
        </w:tabs>
        <w:ind w:left="1080" w:hanging="360"/>
      </w:pPr>
      <w:rPr>
        <w:rFonts w:ascii="OpenSymbol" w:hAnsi="OpenSymbol" w:cs="OpenSymbol"/>
      </w:rPr>
    </w:lvl>
    <w:lvl w:ilvl="2" w:tentative="0">
      <w:start w:val="1"/>
      <w:numFmt w:val="bullet"/>
      <w:lvlText w:val=""/>
      <w:lvlJc w:val="left"/>
      <w:pPr>
        <w:tabs>
          <w:tab w:val="left" w:pos="1440"/>
        </w:tabs>
        <w:ind w:left="1440" w:hanging="360"/>
      </w:pPr>
      <w:rPr>
        <w:rFonts w:ascii="Symbol" w:hAnsi="Symbol" w:cs="Arial"/>
        <w:color w:val="000000"/>
        <w:sz w:val="20"/>
        <w:szCs w:val="20"/>
        <w:lang w:val="en-US"/>
      </w:rPr>
    </w:lvl>
    <w:lvl w:ilvl="3" w:tentative="0">
      <w:start w:val="1"/>
      <w:numFmt w:val="bullet"/>
      <w:lvlText w:val=""/>
      <w:lvlJc w:val="left"/>
      <w:pPr>
        <w:tabs>
          <w:tab w:val="left" w:pos="1800"/>
        </w:tabs>
        <w:ind w:left="1800" w:hanging="360"/>
      </w:pPr>
      <w:rPr>
        <w:rFonts w:ascii="Symbol" w:hAnsi="Symbol" w:cs="Arial"/>
        <w:color w:val="000000"/>
        <w:sz w:val="20"/>
        <w:szCs w:val="20"/>
        <w:lang w:val="en-US"/>
      </w:rPr>
    </w:lvl>
    <w:lvl w:ilvl="4" w:tentative="0">
      <w:start w:val="1"/>
      <w:numFmt w:val="bullet"/>
      <w:lvlText w:val="◦"/>
      <w:lvlJc w:val="left"/>
      <w:pPr>
        <w:tabs>
          <w:tab w:val="left" w:pos="2160"/>
        </w:tabs>
        <w:ind w:left="2160" w:hanging="360"/>
      </w:pPr>
      <w:rPr>
        <w:rFonts w:ascii="OpenSymbol" w:hAnsi="OpenSymbol" w:cs="OpenSymbol"/>
      </w:rPr>
    </w:lvl>
    <w:lvl w:ilvl="5" w:tentative="0">
      <w:start w:val="1"/>
      <w:numFmt w:val="bullet"/>
      <w:lvlText w:val="▪"/>
      <w:lvlJc w:val="left"/>
      <w:pPr>
        <w:tabs>
          <w:tab w:val="left" w:pos="2520"/>
        </w:tabs>
        <w:ind w:left="2520" w:hanging="360"/>
      </w:pPr>
      <w:rPr>
        <w:rFonts w:ascii="OpenSymbol" w:hAnsi="OpenSymbol" w:cs="OpenSymbol"/>
      </w:rPr>
    </w:lvl>
    <w:lvl w:ilvl="6" w:tentative="0">
      <w:start w:val="1"/>
      <w:numFmt w:val="bullet"/>
      <w:lvlText w:val=""/>
      <w:lvlJc w:val="left"/>
      <w:pPr>
        <w:tabs>
          <w:tab w:val="left" w:pos="2880"/>
        </w:tabs>
        <w:ind w:left="2880" w:hanging="360"/>
      </w:pPr>
      <w:rPr>
        <w:rFonts w:ascii="Symbol" w:hAnsi="Symbol" w:cs="Arial"/>
        <w:color w:val="000000"/>
        <w:sz w:val="20"/>
        <w:szCs w:val="20"/>
        <w:lang w:val="en-US"/>
      </w:rPr>
    </w:lvl>
    <w:lvl w:ilvl="7" w:tentative="0">
      <w:start w:val="1"/>
      <w:numFmt w:val="bullet"/>
      <w:lvlText w:val="◦"/>
      <w:lvlJc w:val="left"/>
      <w:pPr>
        <w:tabs>
          <w:tab w:val="left" w:pos="3240"/>
        </w:tabs>
        <w:ind w:left="3240" w:hanging="360"/>
      </w:pPr>
      <w:rPr>
        <w:rFonts w:ascii="OpenSymbol" w:hAnsi="OpenSymbol" w:cs="OpenSymbol"/>
      </w:rPr>
    </w:lvl>
    <w:lvl w:ilvl="8" w:tentative="0">
      <w:start w:val="1"/>
      <w:numFmt w:val="bullet"/>
      <w:lvlText w:val="▪"/>
      <w:lvlJc w:val="left"/>
      <w:pPr>
        <w:tabs>
          <w:tab w:val="left" w:pos="3600"/>
        </w:tabs>
        <w:ind w:left="3600" w:hanging="360"/>
      </w:pPr>
      <w:rPr>
        <w:rFonts w:ascii="OpenSymbol" w:hAnsi="OpenSymbol" w:cs="OpenSymbol"/>
      </w:rPr>
    </w:lvl>
  </w:abstractNum>
  <w:abstractNum w:abstractNumId="8">
    <w:nsid w:val="00000010"/>
    <w:multiLevelType w:val="multilevel"/>
    <w:tmpl w:val="00000010"/>
    <w:lvl w:ilvl="0" w:tentative="0">
      <w:start w:val="1"/>
      <w:numFmt w:val="bullet"/>
      <w:lvlText w:val=""/>
      <w:lvlJc w:val="left"/>
      <w:pPr>
        <w:tabs>
          <w:tab w:val="left" w:pos="2919"/>
        </w:tabs>
        <w:ind w:left="2919" w:hanging="360"/>
      </w:pPr>
      <w:rPr>
        <w:rFonts w:ascii="Symbol" w:hAnsi="Symbol" w:cs="Symbol"/>
        <w:color w:val="000000"/>
        <w:sz w:val="20"/>
      </w:rPr>
    </w:lvl>
    <w:lvl w:ilvl="1" w:tentative="0">
      <w:start w:val="1"/>
      <w:numFmt w:val="bullet"/>
      <w:lvlText w:val="◦"/>
      <w:lvlJc w:val="left"/>
      <w:pPr>
        <w:tabs>
          <w:tab w:val="left" w:pos="3279"/>
        </w:tabs>
        <w:ind w:left="3279" w:hanging="360"/>
      </w:pPr>
      <w:rPr>
        <w:rFonts w:ascii="OpenSymbol" w:hAnsi="OpenSymbol" w:cs="OpenSymbol"/>
      </w:rPr>
    </w:lvl>
    <w:lvl w:ilvl="2" w:tentative="0">
      <w:start w:val="1"/>
      <w:numFmt w:val="bullet"/>
      <w:lvlText w:val="▪"/>
      <w:lvlJc w:val="left"/>
      <w:pPr>
        <w:tabs>
          <w:tab w:val="left" w:pos="3639"/>
        </w:tabs>
        <w:ind w:left="3639" w:hanging="360"/>
      </w:pPr>
      <w:rPr>
        <w:rFonts w:ascii="OpenSymbol" w:hAnsi="OpenSymbol" w:cs="OpenSymbol"/>
      </w:rPr>
    </w:lvl>
    <w:lvl w:ilvl="3" w:tentative="0">
      <w:start w:val="1"/>
      <w:numFmt w:val="bullet"/>
      <w:lvlText w:val=""/>
      <w:lvlJc w:val="left"/>
      <w:pPr>
        <w:tabs>
          <w:tab w:val="left" w:pos="3999"/>
        </w:tabs>
        <w:ind w:left="3999" w:hanging="360"/>
      </w:pPr>
      <w:rPr>
        <w:rFonts w:ascii="Symbol" w:hAnsi="Symbol" w:cs="Symbol"/>
        <w:color w:val="000000"/>
        <w:sz w:val="20"/>
      </w:rPr>
    </w:lvl>
    <w:lvl w:ilvl="4" w:tentative="0">
      <w:start w:val="1"/>
      <w:numFmt w:val="bullet"/>
      <w:lvlText w:val="◦"/>
      <w:lvlJc w:val="left"/>
      <w:pPr>
        <w:tabs>
          <w:tab w:val="left" w:pos="4359"/>
        </w:tabs>
        <w:ind w:left="4359" w:hanging="360"/>
      </w:pPr>
      <w:rPr>
        <w:rFonts w:ascii="OpenSymbol" w:hAnsi="OpenSymbol" w:cs="OpenSymbol"/>
      </w:rPr>
    </w:lvl>
    <w:lvl w:ilvl="5" w:tentative="0">
      <w:start w:val="1"/>
      <w:numFmt w:val="bullet"/>
      <w:lvlText w:val="▪"/>
      <w:lvlJc w:val="left"/>
      <w:pPr>
        <w:tabs>
          <w:tab w:val="left" w:pos="4719"/>
        </w:tabs>
        <w:ind w:left="4719" w:hanging="360"/>
      </w:pPr>
      <w:rPr>
        <w:rFonts w:ascii="OpenSymbol" w:hAnsi="OpenSymbol" w:cs="OpenSymbol"/>
      </w:rPr>
    </w:lvl>
    <w:lvl w:ilvl="6" w:tentative="0">
      <w:start w:val="1"/>
      <w:numFmt w:val="bullet"/>
      <w:lvlText w:val=""/>
      <w:lvlJc w:val="left"/>
      <w:pPr>
        <w:tabs>
          <w:tab w:val="left" w:pos="5079"/>
        </w:tabs>
        <w:ind w:left="5079" w:hanging="360"/>
      </w:pPr>
      <w:rPr>
        <w:rFonts w:ascii="Symbol" w:hAnsi="Symbol" w:cs="Symbol"/>
        <w:color w:val="000000"/>
        <w:sz w:val="20"/>
      </w:rPr>
    </w:lvl>
    <w:lvl w:ilvl="7" w:tentative="0">
      <w:start w:val="1"/>
      <w:numFmt w:val="bullet"/>
      <w:lvlText w:val="◦"/>
      <w:lvlJc w:val="left"/>
      <w:pPr>
        <w:tabs>
          <w:tab w:val="left" w:pos="5439"/>
        </w:tabs>
        <w:ind w:left="5439" w:hanging="360"/>
      </w:pPr>
      <w:rPr>
        <w:rFonts w:ascii="OpenSymbol" w:hAnsi="OpenSymbol" w:cs="OpenSymbol"/>
      </w:rPr>
    </w:lvl>
    <w:lvl w:ilvl="8" w:tentative="0">
      <w:start w:val="1"/>
      <w:numFmt w:val="bullet"/>
      <w:lvlText w:val="▪"/>
      <w:lvlJc w:val="left"/>
      <w:pPr>
        <w:tabs>
          <w:tab w:val="left" w:pos="5799"/>
        </w:tabs>
        <w:ind w:left="5799" w:hanging="360"/>
      </w:pPr>
      <w:rPr>
        <w:rFonts w:ascii="OpenSymbol" w:hAnsi="OpenSymbol" w:cs="OpenSymbol"/>
      </w:rPr>
    </w:lvl>
  </w:abstractNum>
  <w:abstractNum w:abstractNumId="9">
    <w:nsid w:val="00000011"/>
    <w:multiLevelType w:val="multilevel"/>
    <w:tmpl w:val="00000011"/>
    <w:lvl w:ilvl="0" w:tentative="0">
      <w:start w:val="1"/>
      <w:numFmt w:val="bullet"/>
      <w:lvlText w:val=""/>
      <w:lvlJc w:val="left"/>
      <w:pPr>
        <w:tabs>
          <w:tab w:val="left" w:pos="1935"/>
        </w:tabs>
        <w:ind w:left="1935" w:hanging="360"/>
      </w:pPr>
      <w:rPr>
        <w:rFonts w:ascii="Symbol" w:hAnsi="Symbol" w:cs="Arial"/>
        <w:color w:val="000000"/>
        <w:szCs w:val="20"/>
      </w:rPr>
    </w:lvl>
    <w:lvl w:ilvl="1" w:tentative="0">
      <w:start w:val="1"/>
      <w:numFmt w:val="bullet"/>
      <w:lvlText w:val="◦"/>
      <w:lvlJc w:val="left"/>
      <w:pPr>
        <w:tabs>
          <w:tab w:val="left" w:pos="2295"/>
        </w:tabs>
        <w:ind w:left="2295" w:hanging="360"/>
      </w:pPr>
      <w:rPr>
        <w:rFonts w:ascii="OpenSymbol" w:hAnsi="OpenSymbol"/>
      </w:rPr>
    </w:lvl>
    <w:lvl w:ilvl="2" w:tentative="0">
      <w:start w:val="1"/>
      <w:numFmt w:val="bullet"/>
      <w:lvlText w:val="▪"/>
      <w:lvlJc w:val="left"/>
      <w:pPr>
        <w:tabs>
          <w:tab w:val="left" w:pos="2655"/>
        </w:tabs>
        <w:ind w:left="2655" w:hanging="360"/>
      </w:pPr>
      <w:rPr>
        <w:rFonts w:ascii="OpenSymbol" w:hAnsi="OpenSymbol"/>
      </w:rPr>
    </w:lvl>
    <w:lvl w:ilvl="3" w:tentative="0">
      <w:start w:val="1"/>
      <w:numFmt w:val="bullet"/>
      <w:lvlText w:val=""/>
      <w:lvlJc w:val="left"/>
      <w:pPr>
        <w:tabs>
          <w:tab w:val="left" w:pos="3015"/>
        </w:tabs>
        <w:ind w:left="3015" w:hanging="360"/>
      </w:pPr>
      <w:rPr>
        <w:rFonts w:ascii="Symbol" w:hAnsi="Symbol" w:cs="Arial"/>
        <w:color w:val="000000"/>
        <w:szCs w:val="20"/>
      </w:rPr>
    </w:lvl>
    <w:lvl w:ilvl="4" w:tentative="0">
      <w:start w:val="1"/>
      <w:numFmt w:val="bullet"/>
      <w:lvlText w:val="◦"/>
      <w:lvlJc w:val="left"/>
      <w:pPr>
        <w:tabs>
          <w:tab w:val="left" w:pos="3375"/>
        </w:tabs>
        <w:ind w:left="3375" w:hanging="360"/>
      </w:pPr>
      <w:rPr>
        <w:rFonts w:ascii="OpenSymbol" w:hAnsi="OpenSymbol"/>
      </w:rPr>
    </w:lvl>
    <w:lvl w:ilvl="5" w:tentative="0">
      <w:start w:val="1"/>
      <w:numFmt w:val="bullet"/>
      <w:lvlText w:val="▪"/>
      <w:lvlJc w:val="left"/>
      <w:pPr>
        <w:tabs>
          <w:tab w:val="left" w:pos="3735"/>
        </w:tabs>
        <w:ind w:left="3735" w:hanging="360"/>
      </w:pPr>
      <w:rPr>
        <w:rFonts w:ascii="OpenSymbol" w:hAnsi="OpenSymbol"/>
      </w:rPr>
    </w:lvl>
    <w:lvl w:ilvl="6" w:tentative="0">
      <w:start w:val="1"/>
      <w:numFmt w:val="bullet"/>
      <w:lvlText w:val=""/>
      <w:lvlJc w:val="left"/>
      <w:pPr>
        <w:tabs>
          <w:tab w:val="left" w:pos="4095"/>
        </w:tabs>
        <w:ind w:left="4095" w:hanging="360"/>
      </w:pPr>
      <w:rPr>
        <w:rFonts w:ascii="Symbol" w:hAnsi="Symbol" w:cs="Arial"/>
        <w:color w:val="000000"/>
        <w:szCs w:val="20"/>
      </w:rPr>
    </w:lvl>
    <w:lvl w:ilvl="7" w:tentative="0">
      <w:start w:val="1"/>
      <w:numFmt w:val="bullet"/>
      <w:lvlText w:val="◦"/>
      <w:lvlJc w:val="left"/>
      <w:pPr>
        <w:tabs>
          <w:tab w:val="left" w:pos="4455"/>
        </w:tabs>
        <w:ind w:left="4455" w:hanging="360"/>
      </w:pPr>
      <w:rPr>
        <w:rFonts w:ascii="OpenSymbol" w:hAnsi="OpenSymbol"/>
      </w:rPr>
    </w:lvl>
    <w:lvl w:ilvl="8" w:tentative="0">
      <w:start w:val="1"/>
      <w:numFmt w:val="bullet"/>
      <w:lvlText w:val="▪"/>
      <w:lvlJc w:val="left"/>
      <w:pPr>
        <w:tabs>
          <w:tab w:val="left" w:pos="4815"/>
        </w:tabs>
        <w:ind w:left="4815" w:hanging="360"/>
      </w:pPr>
      <w:rPr>
        <w:rFonts w:ascii="OpenSymbol" w:hAnsi="OpenSymbol"/>
      </w:rPr>
    </w:lvl>
  </w:abstractNum>
  <w:abstractNum w:abstractNumId="10">
    <w:nsid w:val="00000013"/>
    <w:multiLevelType w:val="multilevel"/>
    <w:tmpl w:val="00000013"/>
    <w:lvl w:ilvl="0" w:tentative="0">
      <w:start w:val="1"/>
      <w:numFmt w:val="bullet"/>
      <w:lvlText w:val=""/>
      <w:lvlJc w:val="left"/>
      <w:pPr>
        <w:tabs>
          <w:tab w:val="left" w:pos="1296"/>
        </w:tabs>
        <w:ind w:left="1296" w:hanging="360"/>
      </w:pPr>
      <w:rPr>
        <w:rFonts w:ascii="Symbol" w:hAnsi="Symbol" w:cs="Arial"/>
        <w:color w:val="000000"/>
        <w:szCs w:val="20"/>
      </w:rPr>
    </w:lvl>
    <w:lvl w:ilvl="1" w:tentative="0">
      <w:start w:val="1"/>
      <w:numFmt w:val="bullet"/>
      <w:lvlText w:val="◦"/>
      <w:lvlJc w:val="left"/>
      <w:pPr>
        <w:tabs>
          <w:tab w:val="left" w:pos="1656"/>
        </w:tabs>
        <w:ind w:left="1656" w:hanging="360"/>
      </w:pPr>
      <w:rPr>
        <w:rFonts w:ascii="OpenSymbol" w:hAnsi="OpenSymbol" w:cs="Times New Roman"/>
      </w:rPr>
    </w:lvl>
    <w:lvl w:ilvl="2" w:tentative="0">
      <w:start w:val="1"/>
      <w:numFmt w:val="bullet"/>
      <w:lvlText w:val="▪"/>
      <w:lvlJc w:val="left"/>
      <w:pPr>
        <w:tabs>
          <w:tab w:val="left" w:pos="2016"/>
        </w:tabs>
        <w:ind w:left="2016" w:hanging="360"/>
      </w:pPr>
      <w:rPr>
        <w:rFonts w:ascii="OpenSymbol" w:hAnsi="OpenSymbol" w:cs="Times New Roman"/>
      </w:rPr>
    </w:lvl>
    <w:lvl w:ilvl="3" w:tentative="0">
      <w:start w:val="1"/>
      <w:numFmt w:val="bullet"/>
      <w:lvlText w:val=""/>
      <w:lvlJc w:val="left"/>
      <w:pPr>
        <w:tabs>
          <w:tab w:val="left" w:pos="2376"/>
        </w:tabs>
        <w:ind w:left="2376" w:hanging="360"/>
      </w:pPr>
      <w:rPr>
        <w:rFonts w:ascii="Symbol" w:hAnsi="Symbol" w:cs="Arial"/>
        <w:color w:val="000000"/>
        <w:szCs w:val="20"/>
      </w:rPr>
    </w:lvl>
    <w:lvl w:ilvl="4" w:tentative="0">
      <w:start w:val="1"/>
      <w:numFmt w:val="bullet"/>
      <w:lvlText w:val="◦"/>
      <w:lvlJc w:val="left"/>
      <w:pPr>
        <w:tabs>
          <w:tab w:val="left" w:pos="2736"/>
        </w:tabs>
        <w:ind w:left="2736" w:hanging="360"/>
      </w:pPr>
      <w:rPr>
        <w:rFonts w:ascii="OpenSymbol" w:hAnsi="OpenSymbol" w:cs="Times New Roman"/>
      </w:rPr>
    </w:lvl>
    <w:lvl w:ilvl="5" w:tentative="0">
      <w:start w:val="1"/>
      <w:numFmt w:val="bullet"/>
      <w:lvlText w:val="▪"/>
      <w:lvlJc w:val="left"/>
      <w:pPr>
        <w:tabs>
          <w:tab w:val="left" w:pos="3096"/>
        </w:tabs>
        <w:ind w:left="3096" w:hanging="360"/>
      </w:pPr>
      <w:rPr>
        <w:rFonts w:ascii="OpenSymbol" w:hAnsi="OpenSymbol" w:cs="Times New Roman"/>
      </w:rPr>
    </w:lvl>
    <w:lvl w:ilvl="6" w:tentative="0">
      <w:start w:val="1"/>
      <w:numFmt w:val="bullet"/>
      <w:lvlText w:val=""/>
      <w:lvlJc w:val="left"/>
      <w:pPr>
        <w:tabs>
          <w:tab w:val="left" w:pos="3456"/>
        </w:tabs>
        <w:ind w:left="3456" w:hanging="360"/>
      </w:pPr>
      <w:rPr>
        <w:rFonts w:ascii="Symbol" w:hAnsi="Symbol" w:cs="Arial"/>
        <w:color w:val="000000"/>
        <w:szCs w:val="20"/>
      </w:rPr>
    </w:lvl>
    <w:lvl w:ilvl="7" w:tentative="0">
      <w:start w:val="1"/>
      <w:numFmt w:val="bullet"/>
      <w:lvlText w:val="◦"/>
      <w:lvlJc w:val="left"/>
      <w:pPr>
        <w:tabs>
          <w:tab w:val="left" w:pos="3816"/>
        </w:tabs>
        <w:ind w:left="3816" w:hanging="360"/>
      </w:pPr>
      <w:rPr>
        <w:rFonts w:ascii="OpenSymbol" w:hAnsi="OpenSymbol" w:cs="Times New Roman"/>
      </w:rPr>
    </w:lvl>
    <w:lvl w:ilvl="8" w:tentative="0">
      <w:start w:val="1"/>
      <w:numFmt w:val="bullet"/>
      <w:lvlText w:val="▪"/>
      <w:lvlJc w:val="left"/>
      <w:pPr>
        <w:tabs>
          <w:tab w:val="left" w:pos="4176"/>
        </w:tabs>
        <w:ind w:left="4176" w:hanging="360"/>
      </w:pPr>
      <w:rPr>
        <w:rFonts w:ascii="OpenSymbol" w:hAnsi="OpenSymbol" w:cs="Times New Roman"/>
      </w:rPr>
    </w:lvl>
  </w:abstractNum>
  <w:abstractNum w:abstractNumId="11">
    <w:nsid w:val="00000014"/>
    <w:multiLevelType w:val="multilevel"/>
    <w:tmpl w:val="00000014"/>
    <w:lvl w:ilvl="0" w:tentative="0">
      <w:start w:val="1"/>
      <w:numFmt w:val="bullet"/>
      <w:lvlText w:val=""/>
      <w:lvlJc w:val="left"/>
      <w:pPr>
        <w:tabs>
          <w:tab w:val="left" w:pos="1437"/>
        </w:tabs>
        <w:ind w:left="1437" w:hanging="360"/>
      </w:pPr>
      <w:rPr>
        <w:rFonts w:ascii="Wingdings" w:hAnsi="Wingdings" w:cs="Times New Roman"/>
        <w:color w:val="000000"/>
        <w:szCs w:val="20"/>
      </w:rPr>
    </w:lvl>
    <w:lvl w:ilvl="1" w:tentative="0">
      <w:start w:val="1"/>
      <w:numFmt w:val="bullet"/>
      <w:lvlText w:val="◦"/>
      <w:lvlJc w:val="left"/>
      <w:pPr>
        <w:tabs>
          <w:tab w:val="left" w:pos="1797"/>
        </w:tabs>
        <w:ind w:left="1797" w:hanging="360"/>
      </w:pPr>
      <w:rPr>
        <w:rFonts w:ascii="OpenSymbol" w:hAnsi="OpenSymbol" w:cs="OpenSymbol"/>
      </w:rPr>
    </w:lvl>
    <w:lvl w:ilvl="2" w:tentative="0">
      <w:start w:val="1"/>
      <w:numFmt w:val="bullet"/>
      <w:lvlText w:val="▪"/>
      <w:lvlJc w:val="left"/>
      <w:pPr>
        <w:tabs>
          <w:tab w:val="left" w:pos="2157"/>
        </w:tabs>
        <w:ind w:left="2157" w:hanging="360"/>
      </w:pPr>
      <w:rPr>
        <w:rFonts w:ascii="OpenSymbol" w:hAnsi="OpenSymbol" w:cs="OpenSymbol"/>
      </w:rPr>
    </w:lvl>
    <w:lvl w:ilvl="3" w:tentative="0">
      <w:start w:val="1"/>
      <w:numFmt w:val="bullet"/>
      <w:lvlText w:val=""/>
      <w:lvlJc w:val="left"/>
      <w:pPr>
        <w:tabs>
          <w:tab w:val="left" w:pos="2517"/>
        </w:tabs>
        <w:ind w:left="2517" w:hanging="360"/>
      </w:pPr>
      <w:rPr>
        <w:rFonts w:ascii="Symbol" w:hAnsi="Symbol" w:cs="OpenSymbol"/>
      </w:rPr>
    </w:lvl>
    <w:lvl w:ilvl="4" w:tentative="0">
      <w:start w:val="1"/>
      <w:numFmt w:val="bullet"/>
      <w:lvlText w:val="◦"/>
      <w:lvlJc w:val="left"/>
      <w:pPr>
        <w:tabs>
          <w:tab w:val="left" w:pos="2877"/>
        </w:tabs>
        <w:ind w:left="2877" w:hanging="360"/>
      </w:pPr>
      <w:rPr>
        <w:rFonts w:ascii="OpenSymbol" w:hAnsi="OpenSymbol" w:cs="OpenSymbol"/>
      </w:rPr>
    </w:lvl>
    <w:lvl w:ilvl="5" w:tentative="0">
      <w:start w:val="1"/>
      <w:numFmt w:val="bullet"/>
      <w:lvlText w:val="▪"/>
      <w:lvlJc w:val="left"/>
      <w:pPr>
        <w:tabs>
          <w:tab w:val="left" w:pos="3237"/>
        </w:tabs>
        <w:ind w:left="3237" w:hanging="360"/>
      </w:pPr>
      <w:rPr>
        <w:rFonts w:ascii="OpenSymbol" w:hAnsi="OpenSymbol" w:cs="OpenSymbol"/>
      </w:rPr>
    </w:lvl>
    <w:lvl w:ilvl="6" w:tentative="0">
      <w:start w:val="1"/>
      <w:numFmt w:val="bullet"/>
      <w:lvlText w:val=""/>
      <w:lvlJc w:val="left"/>
      <w:pPr>
        <w:tabs>
          <w:tab w:val="left" w:pos="3597"/>
        </w:tabs>
        <w:ind w:left="3597" w:hanging="360"/>
      </w:pPr>
      <w:rPr>
        <w:rFonts w:ascii="Symbol" w:hAnsi="Symbol" w:cs="OpenSymbol"/>
      </w:rPr>
    </w:lvl>
    <w:lvl w:ilvl="7" w:tentative="0">
      <w:start w:val="1"/>
      <w:numFmt w:val="bullet"/>
      <w:lvlText w:val="◦"/>
      <w:lvlJc w:val="left"/>
      <w:pPr>
        <w:tabs>
          <w:tab w:val="left" w:pos="3957"/>
        </w:tabs>
        <w:ind w:left="3957" w:hanging="360"/>
      </w:pPr>
      <w:rPr>
        <w:rFonts w:ascii="OpenSymbol" w:hAnsi="OpenSymbol" w:cs="OpenSymbol"/>
      </w:rPr>
    </w:lvl>
    <w:lvl w:ilvl="8" w:tentative="0">
      <w:start w:val="1"/>
      <w:numFmt w:val="bullet"/>
      <w:lvlText w:val="▪"/>
      <w:lvlJc w:val="left"/>
      <w:pPr>
        <w:tabs>
          <w:tab w:val="left" w:pos="4317"/>
        </w:tabs>
        <w:ind w:left="4317" w:hanging="360"/>
      </w:pPr>
      <w:rPr>
        <w:rFonts w:ascii="OpenSymbol" w:hAnsi="OpenSymbol" w:cs="OpenSymbol"/>
      </w:rPr>
    </w:lvl>
  </w:abstractNum>
  <w:abstractNum w:abstractNumId="12">
    <w:nsid w:val="042415E7"/>
    <w:multiLevelType w:val="multilevel"/>
    <w:tmpl w:val="042415E7"/>
    <w:lvl w:ilvl="0" w:tentative="0">
      <w:start w:val="1"/>
      <w:numFmt w:val="bullet"/>
      <w:pStyle w:val="63"/>
      <w:lvlText w:val=""/>
      <w:lvlJc w:val="left"/>
      <w:pPr>
        <w:tabs>
          <w:tab w:val="left" w:pos="360"/>
        </w:tabs>
        <w:ind w:left="357" w:hanging="357"/>
      </w:pPr>
      <w:rPr>
        <w:rFonts w:hint="default" w:ascii="Symbol" w:hAnsi="Symbol"/>
      </w:rPr>
    </w:lvl>
    <w:lvl w:ilvl="1" w:tentative="0">
      <w:start w:val="1"/>
      <w:numFmt w:val="bullet"/>
      <w:lvlText w:val="o"/>
      <w:lvlJc w:val="left"/>
      <w:pPr>
        <w:tabs>
          <w:tab w:val="left" w:pos="1077"/>
        </w:tabs>
        <w:ind w:left="1077" w:hanging="360"/>
      </w:pPr>
      <w:rPr>
        <w:rFonts w:hint="default" w:ascii="Courier New" w:hAnsi="Courier New"/>
      </w:rPr>
    </w:lvl>
    <w:lvl w:ilvl="2" w:tentative="0">
      <w:start w:val="1"/>
      <w:numFmt w:val="bullet"/>
      <w:lvlText w:val=""/>
      <w:lvlJc w:val="left"/>
      <w:pPr>
        <w:tabs>
          <w:tab w:val="left" w:pos="1797"/>
        </w:tabs>
        <w:ind w:left="1797" w:hanging="360"/>
      </w:pPr>
      <w:rPr>
        <w:rFonts w:hint="default" w:ascii="Wingdings" w:hAnsi="Wingdings"/>
      </w:rPr>
    </w:lvl>
    <w:lvl w:ilvl="3" w:tentative="0">
      <w:start w:val="1"/>
      <w:numFmt w:val="bullet"/>
      <w:lvlText w:val=""/>
      <w:lvlJc w:val="left"/>
      <w:pPr>
        <w:tabs>
          <w:tab w:val="left" w:pos="2517"/>
        </w:tabs>
        <w:ind w:left="2517" w:hanging="360"/>
      </w:pPr>
      <w:rPr>
        <w:rFonts w:hint="default" w:ascii="Symbol" w:hAnsi="Symbol"/>
      </w:rPr>
    </w:lvl>
    <w:lvl w:ilvl="4" w:tentative="0">
      <w:start w:val="1"/>
      <w:numFmt w:val="bullet"/>
      <w:lvlText w:val="o"/>
      <w:lvlJc w:val="left"/>
      <w:pPr>
        <w:tabs>
          <w:tab w:val="left" w:pos="3237"/>
        </w:tabs>
        <w:ind w:left="3237" w:hanging="360"/>
      </w:pPr>
      <w:rPr>
        <w:rFonts w:hint="default" w:ascii="Courier New" w:hAnsi="Courier New"/>
      </w:rPr>
    </w:lvl>
    <w:lvl w:ilvl="5" w:tentative="0">
      <w:start w:val="1"/>
      <w:numFmt w:val="bullet"/>
      <w:lvlText w:val=""/>
      <w:lvlJc w:val="left"/>
      <w:pPr>
        <w:tabs>
          <w:tab w:val="left" w:pos="3957"/>
        </w:tabs>
        <w:ind w:left="3957" w:hanging="360"/>
      </w:pPr>
      <w:rPr>
        <w:rFonts w:hint="default" w:ascii="Wingdings" w:hAnsi="Wingdings"/>
      </w:rPr>
    </w:lvl>
    <w:lvl w:ilvl="6" w:tentative="0">
      <w:start w:val="1"/>
      <w:numFmt w:val="bullet"/>
      <w:lvlText w:val=""/>
      <w:lvlJc w:val="left"/>
      <w:pPr>
        <w:tabs>
          <w:tab w:val="left" w:pos="4677"/>
        </w:tabs>
        <w:ind w:left="4677" w:hanging="360"/>
      </w:pPr>
      <w:rPr>
        <w:rFonts w:hint="default" w:ascii="Symbol" w:hAnsi="Symbol"/>
      </w:rPr>
    </w:lvl>
    <w:lvl w:ilvl="7" w:tentative="0">
      <w:start w:val="1"/>
      <w:numFmt w:val="bullet"/>
      <w:lvlText w:val="o"/>
      <w:lvlJc w:val="left"/>
      <w:pPr>
        <w:tabs>
          <w:tab w:val="left" w:pos="5397"/>
        </w:tabs>
        <w:ind w:left="5397" w:hanging="360"/>
      </w:pPr>
      <w:rPr>
        <w:rFonts w:hint="default" w:ascii="Courier New" w:hAnsi="Courier New"/>
      </w:rPr>
    </w:lvl>
    <w:lvl w:ilvl="8" w:tentative="0">
      <w:start w:val="1"/>
      <w:numFmt w:val="bullet"/>
      <w:lvlText w:val=""/>
      <w:lvlJc w:val="left"/>
      <w:pPr>
        <w:tabs>
          <w:tab w:val="left" w:pos="6117"/>
        </w:tabs>
        <w:ind w:left="6117" w:hanging="360"/>
      </w:pPr>
      <w:rPr>
        <w:rFonts w:hint="default" w:ascii="Wingdings" w:hAnsi="Wingdings"/>
      </w:rPr>
    </w:lvl>
  </w:abstractNum>
  <w:abstractNum w:abstractNumId="13">
    <w:nsid w:val="04392632"/>
    <w:multiLevelType w:val="multilevel"/>
    <w:tmpl w:val="04392632"/>
    <w:lvl w:ilvl="0" w:tentative="0">
      <w:start w:val="1"/>
      <w:numFmt w:val="decimal"/>
      <w:lvlText w:val="%1."/>
      <w:lvlJc w:val="left"/>
      <w:pPr>
        <w:ind w:left="360" w:hanging="360"/>
      </w:pPr>
      <w:rPr>
        <w:rFonts w:hint="default"/>
      </w:rPr>
    </w:lvl>
    <w:lvl w:ilvl="1" w:tentative="0">
      <w:start w:val="1"/>
      <w:numFmt w:val="decimal"/>
      <w:lvlText w:val="%1.%2"/>
      <w:lvlJc w:val="left"/>
      <w:pPr>
        <w:ind w:left="792" w:hanging="432"/>
      </w:pPr>
      <w:rPr>
        <w:rFonts w:hint="default"/>
      </w:rPr>
    </w:lvl>
    <w:lvl w:ilvl="2" w:tentative="0">
      <w:start w:val="1"/>
      <w:numFmt w:val="decimal"/>
      <w:lvlText w:val="%1.%2.%3"/>
      <w:lvlJc w:val="left"/>
      <w:pPr>
        <w:ind w:left="1224" w:hanging="504"/>
      </w:pPr>
      <w:rPr>
        <w:rFonts w:hint="default"/>
      </w:rPr>
    </w:lvl>
    <w:lvl w:ilvl="3" w:tentative="0">
      <w:start w:val="1"/>
      <w:numFmt w:val="decimal"/>
      <w:lvlText w:val="%1.%2.%3.%4"/>
      <w:lvlJc w:val="left"/>
      <w:pPr>
        <w:ind w:left="1728" w:hanging="64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14">
    <w:nsid w:val="10F70AFD"/>
    <w:multiLevelType w:val="multilevel"/>
    <w:tmpl w:val="10F70AFD"/>
    <w:lvl w:ilvl="0" w:tentative="0">
      <w:start w:val="1"/>
      <w:numFmt w:val="bullet"/>
      <w:lvlText w:val=""/>
      <w:lvlJc w:val="left"/>
      <w:pPr>
        <w:ind w:left="1296" w:hanging="360"/>
      </w:pPr>
      <w:rPr>
        <w:rFonts w:hint="default" w:ascii="Symbol" w:hAnsi="Symbol"/>
      </w:rPr>
    </w:lvl>
    <w:lvl w:ilvl="1" w:tentative="0">
      <w:start w:val="1"/>
      <w:numFmt w:val="bullet"/>
      <w:lvlText w:val="o"/>
      <w:lvlJc w:val="left"/>
      <w:pPr>
        <w:ind w:left="2016" w:hanging="360"/>
      </w:pPr>
      <w:rPr>
        <w:rFonts w:hint="default" w:ascii="Courier New" w:hAnsi="Courier New" w:cs="Courier New"/>
      </w:rPr>
    </w:lvl>
    <w:lvl w:ilvl="2" w:tentative="0">
      <w:start w:val="1"/>
      <w:numFmt w:val="bullet"/>
      <w:lvlText w:val=""/>
      <w:lvlJc w:val="left"/>
      <w:pPr>
        <w:ind w:left="2736" w:hanging="360"/>
      </w:pPr>
      <w:rPr>
        <w:rFonts w:hint="default" w:ascii="Wingdings" w:hAnsi="Wingdings"/>
      </w:rPr>
    </w:lvl>
    <w:lvl w:ilvl="3" w:tentative="0">
      <w:start w:val="1"/>
      <w:numFmt w:val="bullet"/>
      <w:lvlText w:val=""/>
      <w:lvlJc w:val="left"/>
      <w:pPr>
        <w:ind w:left="3456" w:hanging="360"/>
      </w:pPr>
      <w:rPr>
        <w:rFonts w:hint="default" w:ascii="Symbol" w:hAnsi="Symbol"/>
      </w:rPr>
    </w:lvl>
    <w:lvl w:ilvl="4" w:tentative="0">
      <w:start w:val="1"/>
      <w:numFmt w:val="bullet"/>
      <w:lvlText w:val="o"/>
      <w:lvlJc w:val="left"/>
      <w:pPr>
        <w:ind w:left="4176" w:hanging="360"/>
      </w:pPr>
      <w:rPr>
        <w:rFonts w:hint="default" w:ascii="Courier New" w:hAnsi="Courier New" w:cs="Courier New"/>
      </w:rPr>
    </w:lvl>
    <w:lvl w:ilvl="5" w:tentative="0">
      <w:start w:val="1"/>
      <w:numFmt w:val="bullet"/>
      <w:lvlText w:val=""/>
      <w:lvlJc w:val="left"/>
      <w:pPr>
        <w:ind w:left="4896" w:hanging="360"/>
      </w:pPr>
      <w:rPr>
        <w:rFonts w:hint="default" w:ascii="Wingdings" w:hAnsi="Wingdings"/>
      </w:rPr>
    </w:lvl>
    <w:lvl w:ilvl="6" w:tentative="0">
      <w:start w:val="1"/>
      <w:numFmt w:val="bullet"/>
      <w:lvlText w:val=""/>
      <w:lvlJc w:val="left"/>
      <w:pPr>
        <w:ind w:left="5616" w:hanging="360"/>
      </w:pPr>
      <w:rPr>
        <w:rFonts w:hint="default" w:ascii="Symbol" w:hAnsi="Symbol"/>
      </w:rPr>
    </w:lvl>
    <w:lvl w:ilvl="7" w:tentative="0">
      <w:start w:val="1"/>
      <w:numFmt w:val="bullet"/>
      <w:lvlText w:val="o"/>
      <w:lvlJc w:val="left"/>
      <w:pPr>
        <w:ind w:left="6336" w:hanging="360"/>
      </w:pPr>
      <w:rPr>
        <w:rFonts w:hint="default" w:ascii="Courier New" w:hAnsi="Courier New" w:cs="Courier New"/>
      </w:rPr>
    </w:lvl>
    <w:lvl w:ilvl="8" w:tentative="0">
      <w:start w:val="1"/>
      <w:numFmt w:val="bullet"/>
      <w:lvlText w:val=""/>
      <w:lvlJc w:val="left"/>
      <w:pPr>
        <w:ind w:left="7056" w:hanging="360"/>
      </w:pPr>
      <w:rPr>
        <w:rFonts w:hint="default" w:ascii="Wingdings" w:hAnsi="Wingdings"/>
      </w:rPr>
    </w:lvl>
  </w:abstractNum>
  <w:abstractNum w:abstractNumId="15">
    <w:nsid w:val="30833EA3"/>
    <w:multiLevelType w:val="multilevel"/>
    <w:tmpl w:val="30833EA3"/>
    <w:lvl w:ilvl="0" w:tentative="0">
      <w:start w:val="1"/>
      <w:numFmt w:val="decimal"/>
      <w:pStyle w:val="30"/>
      <w:lvlText w:val="PART %1"/>
      <w:lvlJc w:val="left"/>
      <w:pPr>
        <w:ind w:left="720" w:hanging="360"/>
      </w:pPr>
      <w:rPr>
        <w:rFonts w:hint="default" w:ascii="Arial" w:hAnsi="Arial"/>
        <w:b/>
        <w:i w:val="0"/>
        <w:sz w:val="28"/>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6">
    <w:nsid w:val="312358A7"/>
    <w:multiLevelType w:val="multilevel"/>
    <w:tmpl w:val="312358A7"/>
    <w:lvl w:ilvl="0" w:tentative="0">
      <w:start w:val="1"/>
      <w:numFmt w:val="bullet"/>
      <w:pStyle w:val="26"/>
      <w:lvlText w:val=""/>
      <w:lvlJc w:val="left"/>
      <w:pPr>
        <w:tabs>
          <w:tab w:val="left" w:pos="1440"/>
        </w:tabs>
        <w:ind w:left="1440" w:hanging="360"/>
      </w:pPr>
      <w:rPr>
        <w:rFonts w:hint="default" w:ascii="Symbol" w:hAnsi="Symbol"/>
        <w:color w:val="0000FF"/>
      </w:rPr>
    </w:lvl>
    <w:lvl w:ilvl="1" w:tentative="0">
      <w:start w:val="1"/>
      <w:numFmt w:val="bullet"/>
      <w:lvlText w:val="o"/>
      <w:lvlJc w:val="left"/>
      <w:pPr>
        <w:tabs>
          <w:tab w:val="left" w:pos="1800"/>
        </w:tabs>
        <w:ind w:left="1800" w:hanging="360"/>
      </w:pPr>
      <w:rPr>
        <w:rFonts w:hint="default" w:ascii="Courier New" w:hAnsi="Courier New"/>
      </w:rPr>
    </w:lvl>
    <w:lvl w:ilvl="2" w:tentative="0">
      <w:start w:val="1"/>
      <w:numFmt w:val="bullet"/>
      <w:lvlText w:val=""/>
      <w:lvlJc w:val="left"/>
      <w:pPr>
        <w:tabs>
          <w:tab w:val="left" w:pos="2520"/>
        </w:tabs>
        <w:ind w:left="2520" w:hanging="360"/>
      </w:pPr>
      <w:rPr>
        <w:rFonts w:hint="default" w:ascii="Wingdings" w:hAnsi="Wingdings"/>
      </w:rPr>
    </w:lvl>
    <w:lvl w:ilvl="3" w:tentative="0">
      <w:start w:val="1"/>
      <w:numFmt w:val="bullet"/>
      <w:lvlText w:val=""/>
      <w:lvlJc w:val="left"/>
      <w:pPr>
        <w:tabs>
          <w:tab w:val="left" w:pos="3240"/>
        </w:tabs>
        <w:ind w:left="3240" w:hanging="360"/>
      </w:pPr>
      <w:rPr>
        <w:rFonts w:hint="default" w:ascii="Symbol" w:hAnsi="Symbol"/>
      </w:rPr>
    </w:lvl>
    <w:lvl w:ilvl="4" w:tentative="0">
      <w:start w:val="1"/>
      <w:numFmt w:val="bullet"/>
      <w:lvlText w:val="o"/>
      <w:lvlJc w:val="left"/>
      <w:pPr>
        <w:tabs>
          <w:tab w:val="left" w:pos="3960"/>
        </w:tabs>
        <w:ind w:left="3960" w:hanging="360"/>
      </w:pPr>
      <w:rPr>
        <w:rFonts w:hint="default" w:ascii="Courier New" w:hAnsi="Courier New"/>
      </w:rPr>
    </w:lvl>
    <w:lvl w:ilvl="5" w:tentative="0">
      <w:start w:val="1"/>
      <w:numFmt w:val="bullet"/>
      <w:lvlText w:val=""/>
      <w:lvlJc w:val="left"/>
      <w:pPr>
        <w:tabs>
          <w:tab w:val="left" w:pos="4680"/>
        </w:tabs>
        <w:ind w:left="4680" w:hanging="360"/>
      </w:pPr>
      <w:rPr>
        <w:rFonts w:hint="default" w:ascii="Wingdings" w:hAnsi="Wingdings"/>
      </w:rPr>
    </w:lvl>
    <w:lvl w:ilvl="6" w:tentative="0">
      <w:start w:val="1"/>
      <w:numFmt w:val="bullet"/>
      <w:lvlText w:val=""/>
      <w:lvlJc w:val="left"/>
      <w:pPr>
        <w:tabs>
          <w:tab w:val="left" w:pos="5400"/>
        </w:tabs>
        <w:ind w:left="5400" w:hanging="360"/>
      </w:pPr>
      <w:rPr>
        <w:rFonts w:hint="default" w:ascii="Symbol" w:hAnsi="Symbol"/>
      </w:rPr>
    </w:lvl>
    <w:lvl w:ilvl="7" w:tentative="0">
      <w:start w:val="1"/>
      <w:numFmt w:val="bullet"/>
      <w:lvlText w:val="o"/>
      <w:lvlJc w:val="left"/>
      <w:pPr>
        <w:tabs>
          <w:tab w:val="left" w:pos="6120"/>
        </w:tabs>
        <w:ind w:left="6120" w:hanging="360"/>
      </w:pPr>
      <w:rPr>
        <w:rFonts w:hint="default" w:ascii="Courier New" w:hAnsi="Courier New"/>
      </w:rPr>
    </w:lvl>
    <w:lvl w:ilvl="8" w:tentative="0">
      <w:start w:val="1"/>
      <w:numFmt w:val="bullet"/>
      <w:lvlText w:val=""/>
      <w:lvlJc w:val="left"/>
      <w:pPr>
        <w:tabs>
          <w:tab w:val="left" w:pos="6840"/>
        </w:tabs>
        <w:ind w:left="6840" w:hanging="360"/>
      </w:pPr>
      <w:rPr>
        <w:rFonts w:hint="default" w:ascii="Wingdings" w:hAnsi="Wingdings"/>
      </w:rPr>
    </w:lvl>
  </w:abstractNum>
  <w:abstractNum w:abstractNumId="17">
    <w:nsid w:val="35165912"/>
    <w:multiLevelType w:val="multilevel"/>
    <w:tmpl w:val="35165912"/>
    <w:lvl w:ilvl="0" w:tentative="0">
      <w:start w:val="2"/>
      <w:numFmt w:val="decimal"/>
      <w:lvlText w:val="%1"/>
      <w:lvlJc w:val="left"/>
      <w:pPr>
        <w:ind w:left="360" w:hanging="360"/>
      </w:pPr>
      <w:rPr>
        <w:rFonts w:hint="default"/>
      </w:rPr>
    </w:lvl>
    <w:lvl w:ilvl="1" w:tentative="0">
      <w:start w:val="1"/>
      <w:numFmt w:val="decimal"/>
      <w:lvlText w:val="%1.%2"/>
      <w:lvlJc w:val="left"/>
      <w:pPr>
        <w:ind w:left="1080" w:hanging="360"/>
      </w:pPr>
      <w:rPr>
        <w:rFonts w:hint="default"/>
      </w:rPr>
    </w:lvl>
    <w:lvl w:ilvl="2" w:tentative="0">
      <w:start w:val="1"/>
      <w:numFmt w:val="decimal"/>
      <w:lvlText w:val="%1.%2.%3"/>
      <w:lvlJc w:val="left"/>
      <w:pPr>
        <w:ind w:left="2160" w:hanging="720"/>
      </w:pPr>
      <w:rPr>
        <w:rFonts w:hint="default"/>
      </w:rPr>
    </w:lvl>
    <w:lvl w:ilvl="3" w:tentative="0">
      <w:start w:val="1"/>
      <w:numFmt w:val="decimal"/>
      <w:lvlText w:val="%1.%2.%3.%4"/>
      <w:lvlJc w:val="left"/>
      <w:pPr>
        <w:ind w:left="2880" w:hanging="720"/>
      </w:pPr>
      <w:rPr>
        <w:rFonts w:hint="default"/>
      </w:rPr>
    </w:lvl>
    <w:lvl w:ilvl="4" w:tentative="0">
      <w:start w:val="1"/>
      <w:numFmt w:val="decimal"/>
      <w:lvlText w:val="%1.%2.%3.%4.%5"/>
      <w:lvlJc w:val="left"/>
      <w:pPr>
        <w:ind w:left="3960" w:hanging="1080"/>
      </w:pPr>
      <w:rPr>
        <w:rFonts w:hint="default"/>
      </w:rPr>
    </w:lvl>
    <w:lvl w:ilvl="5" w:tentative="0">
      <w:start w:val="1"/>
      <w:numFmt w:val="decimal"/>
      <w:lvlText w:val="%1.%2.%3.%4.%5.%6"/>
      <w:lvlJc w:val="left"/>
      <w:pPr>
        <w:ind w:left="4680" w:hanging="1080"/>
      </w:pPr>
      <w:rPr>
        <w:rFonts w:hint="default"/>
      </w:rPr>
    </w:lvl>
    <w:lvl w:ilvl="6" w:tentative="0">
      <w:start w:val="1"/>
      <w:numFmt w:val="decimal"/>
      <w:lvlText w:val="%1.%2.%3.%4.%5.%6.%7"/>
      <w:lvlJc w:val="left"/>
      <w:pPr>
        <w:ind w:left="5760" w:hanging="1440"/>
      </w:pPr>
      <w:rPr>
        <w:rFonts w:hint="default"/>
      </w:rPr>
    </w:lvl>
    <w:lvl w:ilvl="7" w:tentative="0">
      <w:start w:val="1"/>
      <w:numFmt w:val="decimal"/>
      <w:lvlText w:val="%1.%2.%3.%4.%5.%6.%7.%8"/>
      <w:lvlJc w:val="left"/>
      <w:pPr>
        <w:ind w:left="6480" w:hanging="1440"/>
      </w:pPr>
      <w:rPr>
        <w:rFonts w:hint="default"/>
      </w:rPr>
    </w:lvl>
    <w:lvl w:ilvl="8" w:tentative="0">
      <w:start w:val="1"/>
      <w:numFmt w:val="decimal"/>
      <w:lvlText w:val="%1.%2.%3.%4.%5.%6.%7.%8.%9"/>
      <w:lvlJc w:val="left"/>
      <w:pPr>
        <w:ind w:left="7200" w:hanging="1440"/>
      </w:pPr>
      <w:rPr>
        <w:rFonts w:hint="default"/>
      </w:rPr>
    </w:lvl>
  </w:abstractNum>
  <w:abstractNum w:abstractNumId="18">
    <w:nsid w:val="39054562"/>
    <w:multiLevelType w:val="multilevel"/>
    <w:tmpl w:val="3905456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9">
    <w:nsid w:val="3A9A58D3"/>
    <w:multiLevelType w:val="singleLevel"/>
    <w:tmpl w:val="3A9A58D3"/>
    <w:lvl w:ilvl="0" w:tentative="0">
      <w:start w:val="1"/>
      <w:numFmt w:val="lowerLetter"/>
      <w:pStyle w:val="25"/>
      <w:lvlText w:val="%1."/>
      <w:lvlJc w:val="left"/>
      <w:pPr>
        <w:tabs>
          <w:tab w:val="left" w:pos="1800"/>
        </w:tabs>
        <w:ind w:left="1800" w:hanging="360"/>
      </w:pPr>
      <w:rPr>
        <w:rFonts w:hint="default" w:ascii="Arial" w:hAnsi="Arial"/>
        <w:b w:val="0"/>
        <w:i w:val="0"/>
        <w:sz w:val="22"/>
      </w:rPr>
    </w:lvl>
  </w:abstractNum>
  <w:abstractNum w:abstractNumId="20">
    <w:nsid w:val="4B205B5B"/>
    <w:multiLevelType w:val="multilevel"/>
    <w:tmpl w:val="4B205B5B"/>
    <w:lvl w:ilvl="0" w:tentative="0">
      <w:start w:val="1"/>
      <w:numFmt w:val="decimal"/>
      <w:lvlText w:val="3.%1"/>
      <w:lvlJc w:val="left"/>
      <w:pPr>
        <w:ind w:left="907" w:hanging="360"/>
      </w:pPr>
      <w:rPr>
        <w:rFonts w:hint="default" w:ascii="Arial" w:hAnsi="Arial"/>
        <w:b/>
        <w:i w:val="0"/>
        <w:sz w:val="20"/>
      </w:rPr>
    </w:lvl>
    <w:lvl w:ilvl="1" w:tentative="0">
      <w:start w:val="1"/>
      <w:numFmt w:val="decimal"/>
      <w:lvlText w:val="3.%2"/>
      <w:lvlJc w:val="left"/>
      <w:pPr>
        <w:ind w:left="1807" w:hanging="360"/>
      </w:pPr>
      <w:rPr>
        <w:rFonts w:hint="default" w:ascii="Arial" w:hAnsi="Arial"/>
        <w:b w:val="0"/>
        <w:i w:val="0"/>
        <w:sz w:val="20"/>
      </w:rPr>
    </w:lvl>
    <w:lvl w:ilvl="2" w:tentative="0">
      <w:start w:val="1"/>
      <w:numFmt w:val="decimal"/>
      <w:lvlText w:val="%1.%2.%3"/>
      <w:lvlJc w:val="left"/>
      <w:pPr>
        <w:ind w:left="2707" w:hanging="720"/>
      </w:pPr>
      <w:rPr>
        <w:rFonts w:hint="default"/>
      </w:rPr>
    </w:lvl>
    <w:lvl w:ilvl="3" w:tentative="0">
      <w:start w:val="1"/>
      <w:numFmt w:val="decimal"/>
      <w:lvlText w:val="%1.%2.%3.%4"/>
      <w:lvlJc w:val="left"/>
      <w:pPr>
        <w:ind w:left="3427" w:hanging="720"/>
      </w:pPr>
      <w:rPr>
        <w:rFonts w:hint="default"/>
      </w:rPr>
    </w:lvl>
    <w:lvl w:ilvl="4" w:tentative="0">
      <w:start w:val="1"/>
      <w:numFmt w:val="decimal"/>
      <w:lvlText w:val="%1.%2.%3.%4.%5"/>
      <w:lvlJc w:val="left"/>
      <w:pPr>
        <w:ind w:left="4507" w:hanging="1080"/>
      </w:pPr>
      <w:rPr>
        <w:rFonts w:hint="default"/>
      </w:rPr>
    </w:lvl>
    <w:lvl w:ilvl="5" w:tentative="0">
      <w:start w:val="1"/>
      <w:numFmt w:val="decimal"/>
      <w:lvlText w:val="%1.%2.%3.%4.%5.%6"/>
      <w:lvlJc w:val="left"/>
      <w:pPr>
        <w:ind w:left="5227" w:hanging="1080"/>
      </w:pPr>
      <w:rPr>
        <w:rFonts w:hint="default"/>
      </w:rPr>
    </w:lvl>
    <w:lvl w:ilvl="6" w:tentative="0">
      <w:start w:val="1"/>
      <w:numFmt w:val="decimal"/>
      <w:lvlText w:val="%1.%2.%3.%4.%5.%6.%7"/>
      <w:lvlJc w:val="left"/>
      <w:pPr>
        <w:ind w:left="6307" w:hanging="1440"/>
      </w:pPr>
      <w:rPr>
        <w:rFonts w:hint="default"/>
      </w:rPr>
    </w:lvl>
    <w:lvl w:ilvl="7" w:tentative="0">
      <w:start w:val="1"/>
      <w:numFmt w:val="decimal"/>
      <w:lvlText w:val="%1.%2.%3.%4.%5.%6.%7.%8"/>
      <w:lvlJc w:val="left"/>
      <w:pPr>
        <w:ind w:left="7027" w:hanging="1440"/>
      </w:pPr>
      <w:rPr>
        <w:rFonts w:hint="default"/>
      </w:rPr>
    </w:lvl>
    <w:lvl w:ilvl="8" w:tentative="0">
      <w:start w:val="1"/>
      <w:numFmt w:val="decimal"/>
      <w:lvlText w:val="%1.%2.%3.%4.%5.%6.%7.%8.%9"/>
      <w:lvlJc w:val="left"/>
      <w:pPr>
        <w:ind w:left="7747" w:hanging="1440"/>
      </w:pPr>
      <w:rPr>
        <w:rFonts w:hint="default"/>
      </w:rPr>
    </w:lvl>
  </w:abstractNum>
  <w:abstractNum w:abstractNumId="21">
    <w:nsid w:val="4F750CE5"/>
    <w:multiLevelType w:val="multilevel"/>
    <w:tmpl w:val="4F750CE5"/>
    <w:lvl w:ilvl="0" w:tentative="0">
      <w:start w:val="1"/>
      <w:numFmt w:val="decimal"/>
      <w:lvlText w:val="%1)"/>
      <w:lvlJc w:val="left"/>
      <w:pPr>
        <w:ind w:left="3600" w:hanging="360"/>
      </w:pPr>
      <w:rPr>
        <w:rFonts w:hint="default" w:ascii="Arial" w:hAnsi="Arial"/>
        <w:sz w:val="20"/>
      </w:rPr>
    </w:lvl>
    <w:lvl w:ilvl="1" w:tentative="0">
      <w:start w:val="1"/>
      <w:numFmt w:val="lowerLetter"/>
      <w:lvlText w:val="%2."/>
      <w:lvlJc w:val="left"/>
      <w:pPr>
        <w:ind w:left="4320" w:hanging="360"/>
      </w:pPr>
    </w:lvl>
    <w:lvl w:ilvl="2" w:tentative="0">
      <w:start w:val="1"/>
      <w:numFmt w:val="lowerRoman"/>
      <w:lvlText w:val="%3."/>
      <w:lvlJc w:val="right"/>
      <w:pPr>
        <w:ind w:left="5040" w:hanging="180"/>
      </w:pPr>
    </w:lvl>
    <w:lvl w:ilvl="3" w:tentative="0">
      <w:start w:val="1"/>
      <w:numFmt w:val="decimal"/>
      <w:lvlText w:val="%4."/>
      <w:lvlJc w:val="left"/>
      <w:pPr>
        <w:ind w:left="5760" w:hanging="360"/>
      </w:pPr>
    </w:lvl>
    <w:lvl w:ilvl="4" w:tentative="0">
      <w:start w:val="1"/>
      <w:numFmt w:val="lowerLetter"/>
      <w:lvlText w:val="%5."/>
      <w:lvlJc w:val="left"/>
      <w:pPr>
        <w:ind w:left="6480" w:hanging="360"/>
      </w:pPr>
    </w:lvl>
    <w:lvl w:ilvl="5" w:tentative="0">
      <w:start w:val="1"/>
      <w:numFmt w:val="lowerRoman"/>
      <w:lvlText w:val="%6."/>
      <w:lvlJc w:val="right"/>
      <w:pPr>
        <w:ind w:left="7200" w:hanging="180"/>
      </w:pPr>
    </w:lvl>
    <w:lvl w:ilvl="6" w:tentative="0">
      <w:start w:val="1"/>
      <w:numFmt w:val="decimal"/>
      <w:lvlText w:val="%7."/>
      <w:lvlJc w:val="left"/>
      <w:pPr>
        <w:ind w:left="7920" w:hanging="360"/>
      </w:pPr>
    </w:lvl>
    <w:lvl w:ilvl="7" w:tentative="0">
      <w:start w:val="1"/>
      <w:numFmt w:val="lowerLetter"/>
      <w:lvlText w:val="%8."/>
      <w:lvlJc w:val="left"/>
      <w:pPr>
        <w:ind w:left="8640" w:hanging="360"/>
      </w:pPr>
    </w:lvl>
    <w:lvl w:ilvl="8" w:tentative="0">
      <w:start w:val="1"/>
      <w:numFmt w:val="lowerRoman"/>
      <w:lvlText w:val="%9."/>
      <w:lvlJc w:val="right"/>
      <w:pPr>
        <w:ind w:left="9360" w:hanging="180"/>
      </w:pPr>
    </w:lvl>
  </w:abstractNum>
  <w:abstractNum w:abstractNumId="22">
    <w:nsid w:val="520F48D3"/>
    <w:multiLevelType w:val="multilevel"/>
    <w:tmpl w:val="520F48D3"/>
    <w:lvl w:ilvl="0" w:tentative="0">
      <w:start w:val="1"/>
      <w:numFmt w:val="bullet"/>
      <w:lvlText w:val=""/>
      <w:lvlJc w:val="left"/>
      <w:pPr>
        <w:ind w:left="927" w:hanging="360"/>
      </w:pPr>
      <w:rPr>
        <w:rFonts w:hint="default" w:ascii="Symbol" w:hAnsi="Symbol"/>
      </w:rPr>
    </w:lvl>
    <w:lvl w:ilvl="1" w:tentative="0">
      <w:start w:val="1"/>
      <w:numFmt w:val="bullet"/>
      <w:lvlText w:val=""/>
      <w:lvlJc w:val="left"/>
      <w:pPr>
        <w:ind w:left="1647" w:hanging="360"/>
      </w:pPr>
      <w:rPr>
        <w:rFonts w:hint="default" w:ascii="Symbol" w:hAnsi="Symbol"/>
      </w:rPr>
    </w:lvl>
    <w:lvl w:ilvl="2" w:tentative="0">
      <w:start w:val="1"/>
      <w:numFmt w:val="bullet"/>
      <w:lvlText w:val=""/>
      <w:lvlJc w:val="left"/>
      <w:pPr>
        <w:ind w:left="2367" w:hanging="360"/>
      </w:pPr>
      <w:rPr>
        <w:rFonts w:hint="default" w:ascii="Wingdings" w:hAnsi="Wingdings"/>
      </w:rPr>
    </w:lvl>
    <w:lvl w:ilvl="3" w:tentative="0">
      <w:start w:val="1"/>
      <w:numFmt w:val="bullet"/>
      <w:lvlText w:val=""/>
      <w:lvlJc w:val="left"/>
      <w:pPr>
        <w:ind w:left="3087" w:hanging="360"/>
      </w:pPr>
      <w:rPr>
        <w:rFonts w:hint="default" w:ascii="Symbol" w:hAnsi="Symbol"/>
      </w:rPr>
    </w:lvl>
    <w:lvl w:ilvl="4" w:tentative="0">
      <w:start w:val="1"/>
      <w:numFmt w:val="bullet"/>
      <w:lvlText w:val="o"/>
      <w:lvlJc w:val="left"/>
      <w:pPr>
        <w:ind w:left="3807" w:hanging="360"/>
      </w:pPr>
      <w:rPr>
        <w:rFonts w:hint="default" w:ascii="Courier New" w:hAnsi="Courier New" w:cs="Courier New"/>
      </w:rPr>
    </w:lvl>
    <w:lvl w:ilvl="5" w:tentative="0">
      <w:start w:val="1"/>
      <w:numFmt w:val="bullet"/>
      <w:lvlText w:val=""/>
      <w:lvlJc w:val="left"/>
      <w:pPr>
        <w:ind w:left="4527" w:hanging="360"/>
      </w:pPr>
      <w:rPr>
        <w:rFonts w:hint="default" w:ascii="Wingdings" w:hAnsi="Wingdings"/>
      </w:rPr>
    </w:lvl>
    <w:lvl w:ilvl="6" w:tentative="0">
      <w:start w:val="1"/>
      <w:numFmt w:val="bullet"/>
      <w:lvlText w:val=""/>
      <w:lvlJc w:val="left"/>
      <w:pPr>
        <w:ind w:left="5247" w:hanging="360"/>
      </w:pPr>
      <w:rPr>
        <w:rFonts w:hint="default" w:ascii="Symbol" w:hAnsi="Symbol"/>
      </w:rPr>
    </w:lvl>
    <w:lvl w:ilvl="7" w:tentative="0">
      <w:start w:val="1"/>
      <w:numFmt w:val="bullet"/>
      <w:lvlText w:val="o"/>
      <w:lvlJc w:val="left"/>
      <w:pPr>
        <w:ind w:left="5967" w:hanging="360"/>
      </w:pPr>
      <w:rPr>
        <w:rFonts w:hint="default" w:ascii="Courier New" w:hAnsi="Courier New" w:cs="Courier New"/>
      </w:rPr>
    </w:lvl>
    <w:lvl w:ilvl="8" w:tentative="0">
      <w:start w:val="1"/>
      <w:numFmt w:val="bullet"/>
      <w:lvlText w:val=""/>
      <w:lvlJc w:val="left"/>
      <w:pPr>
        <w:ind w:left="6687" w:hanging="360"/>
      </w:pPr>
      <w:rPr>
        <w:rFonts w:hint="default" w:ascii="Wingdings" w:hAnsi="Wingdings"/>
      </w:rPr>
    </w:lvl>
  </w:abstractNum>
  <w:abstractNum w:abstractNumId="23">
    <w:nsid w:val="53C4501B"/>
    <w:multiLevelType w:val="multilevel"/>
    <w:tmpl w:val="53C4501B"/>
    <w:lvl w:ilvl="0" w:tentative="0">
      <w:start w:val="1"/>
      <w:numFmt w:val="decimal"/>
      <w:pStyle w:val="10"/>
      <w:lvlText w:val="PART %1"/>
      <w:lvlJc w:val="left"/>
      <w:pPr>
        <w:ind w:left="720" w:hanging="360"/>
      </w:pPr>
      <w:rPr>
        <w:rFonts w:hint="default" w:ascii="Arial" w:hAnsi="Arial"/>
        <w:b/>
        <w:i w:val="0"/>
        <w:sz w:val="28"/>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4">
    <w:nsid w:val="5976505A"/>
    <w:multiLevelType w:val="multilevel"/>
    <w:tmpl w:val="5976505A"/>
    <w:lvl w:ilvl="0" w:tentative="0">
      <w:start w:val="1"/>
      <w:numFmt w:val="decimal"/>
      <w:lvlText w:val="%1)"/>
      <w:lvlJc w:val="left"/>
      <w:pPr>
        <w:ind w:left="3600" w:hanging="360"/>
      </w:pPr>
      <w:rPr>
        <w:rFonts w:hint="default" w:ascii="Arial" w:hAnsi="Arial"/>
        <w:sz w:val="20"/>
      </w:rPr>
    </w:lvl>
    <w:lvl w:ilvl="1" w:tentative="0">
      <w:start w:val="1"/>
      <w:numFmt w:val="lowerLetter"/>
      <w:lvlText w:val="%2."/>
      <w:lvlJc w:val="left"/>
      <w:pPr>
        <w:ind w:left="4320" w:hanging="360"/>
      </w:pPr>
    </w:lvl>
    <w:lvl w:ilvl="2" w:tentative="0">
      <w:start w:val="1"/>
      <w:numFmt w:val="lowerRoman"/>
      <w:lvlText w:val="%3."/>
      <w:lvlJc w:val="right"/>
      <w:pPr>
        <w:ind w:left="5040" w:hanging="180"/>
      </w:pPr>
    </w:lvl>
    <w:lvl w:ilvl="3" w:tentative="0">
      <w:start w:val="1"/>
      <w:numFmt w:val="decimal"/>
      <w:lvlText w:val="%4."/>
      <w:lvlJc w:val="left"/>
      <w:pPr>
        <w:ind w:left="5760" w:hanging="360"/>
      </w:pPr>
    </w:lvl>
    <w:lvl w:ilvl="4" w:tentative="0">
      <w:start w:val="1"/>
      <w:numFmt w:val="lowerLetter"/>
      <w:lvlText w:val="%5."/>
      <w:lvlJc w:val="left"/>
      <w:pPr>
        <w:ind w:left="6480" w:hanging="360"/>
      </w:pPr>
    </w:lvl>
    <w:lvl w:ilvl="5" w:tentative="0">
      <w:start w:val="1"/>
      <w:numFmt w:val="lowerRoman"/>
      <w:lvlText w:val="%6."/>
      <w:lvlJc w:val="right"/>
      <w:pPr>
        <w:ind w:left="7200" w:hanging="180"/>
      </w:pPr>
    </w:lvl>
    <w:lvl w:ilvl="6" w:tentative="0">
      <w:start w:val="1"/>
      <w:numFmt w:val="decimal"/>
      <w:lvlText w:val="%7."/>
      <w:lvlJc w:val="left"/>
      <w:pPr>
        <w:ind w:left="7920" w:hanging="360"/>
      </w:pPr>
    </w:lvl>
    <w:lvl w:ilvl="7" w:tentative="0">
      <w:start w:val="1"/>
      <w:numFmt w:val="lowerLetter"/>
      <w:lvlText w:val="%8."/>
      <w:lvlJc w:val="left"/>
      <w:pPr>
        <w:ind w:left="8640" w:hanging="360"/>
      </w:pPr>
    </w:lvl>
    <w:lvl w:ilvl="8" w:tentative="0">
      <w:start w:val="1"/>
      <w:numFmt w:val="lowerRoman"/>
      <w:lvlText w:val="%9."/>
      <w:lvlJc w:val="right"/>
      <w:pPr>
        <w:ind w:left="9360" w:hanging="180"/>
      </w:pPr>
    </w:lvl>
  </w:abstractNum>
  <w:abstractNum w:abstractNumId="25">
    <w:nsid w:val="646B2677"/>
    <w:multiLevelType w:val="multilevel"/>
    <w:tmpl w:val="646B2677"/>
    <w:lvl w:ilvl="0" w:tentative="0">
      <w:start w:val="1"/>
      <w:numFmt w:val="decimal"/>
      <w:lvlText w:val="%1."/>
      <w:lvlJc w:val="left"/>
      <w:pPr>
        <w:tabs>
          <w:tab w:val="left" w:pos="540"/>
        </w:tabs>
        <w:ind w:left="540" w:hanging="360"/>
      </w:pPr>
      <w:rPr>
        <w:rFonts w:hint="default"/>
        <w:color w:val="4A442A"/>
      </w:r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26">
    <w:nsid w:val="6E8C356D"/>
    <w:multiLevelType w:val="multilevel"/>
    <w:tmpl w:val="6E8C356D"/>
    <w:lvl w:ilvl="0" w:tentative="0">
      <w:start w:val="1"/>
      <w:numFmt w:val="bullet"/>
      <w:lvlText w:val=""/>
      <w:lvlJc w:val="left"/>
      <w:pPr>
        <w:ind w:left="2160" w:hanging="360"/>
      </w:pPr>
      <w:rPr>
        <w:rFonts w:hint="default" w:ascii="Symbol" w:hAnsi="Symbol"/>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27">
    <w:nsid w:val="6EEE6838"/>
    <w:multiLevelType w:val="multilevel"/>
    <w:tmpl w:val="6EEE6838"/>
    <w:lvl w:ilvl="0" w:tentative="0">
      <w:start w:val="1"/>
      <w:numFmt w:val="bullet"/>
      <w:lvlText w:val=""/>
      <w:lvlJc w:val="left"/>
      <w:pPr>
        <w:tabs>
          <w:tab w:val="left" w:pos="0"/>
        </w:tabs>
        <w:ind w:left="990" w:hanging="360"/>
      </w:pPr>
      <w:rPr>
        <w:rFonts w:ascii="Symbol" w:hAnsi="Symbol"/>
        <w:caps/>
        <w:color w:val="000000"/>
        <w:szCs w:val="20"/>
        <w:lang w:val="en-US"/>
      </w:rPr>
    </w:lvl>
    <w:lvl w:ilvl="1" w:tentative="0">
      <w:start w:val="1"/>
      <w:numFmt w:val="bullet"/>
      <w:lvlText w:val=""/>
      <w:lvlJc w:val="left"/>
      <w:pPr>
        <w:tabs>
          <w:tab w:val="left" w:pos="0"/>
        </w:tabs>
        <w:ind w:left="2160" w:hanging="360"/>
      </w:pPr>
      <w:rPr>
        <w:rFonts w:hint="default" w:ascii="Symbol" w:hAnsi="Symbol"/>
      </w:rPr>
    </w:lvl>
    <w:lvl w:ilvl="2" w:tentative="0">
      <w:start w:val="1"/>
      <w:numFmt w:val="bullet"/>
      <w:lvlText w:val=""/>
      <w:lvlJc w:val="left"/>
      <w:pPr>
        <w:tabs>
          <w:tab w:val="left" w:pos="0"/>
        </w:tabs>
        <w:ind w:left="2880" w:hanging="360"/>
      </w:pPr>
      <w:rPr>
        <w:rFonts w:ascii="Wingdings" w:hAnsi="Wingdings" w:cs="Wingdings"/>
      </w:rPr>
    </w:lvl>
    <w:lvl w:ilvl="3" w:tentative="0">
      <w:start w:val="1"/>
      <w:numFmt w:val="bullet"/>
      <w:lvlText w:val=""/>
      <w:lvlJc w:val="left"/>
      <w:pPr>
        <w:tabs>
          <w:tab w:val="left" w:pos="0"/>
        </w:tabs>
        <w:ind w:left="3600" w:hanging="360"/>
      </w:pPr>
      <w:rPr>
        <w:rFonts w:ascii="Symbol" w:hAnsi="Symbol"/>
        <w:caps/>
        <w:color w:val="000000"/>
        <w:szCs w:val="20"/>
        <w:lang w:val="en-US"/>
      </w:rPr>
    </w:lvl>
    <w:lvl w:ilvl="4" w:tentative="0">
      <w:start w:val="1"/>
      <w:numFmt w:val="bullet"/>
      <w:lvlText w:val="o"/>
      <w:lvlJc w:val="left"/>
      <w:pPr>
        <w:tabs>
          <w:tab w:val="left" w:pos="0"/>
        </w:tabs>
        <w:ind w:left="4320" w:hanging="360"/>
      </w:pPr>
      <w:rPr>
        <w:rFonts w:ascii="Courier New" w:hAnsi="Courier New"/>
      </w:rPr>
    </w:lvl>
    <w:lvl w:ilvl="5" w:tentative="0">
      <w:start w:val="1"/>
      <w:numFmt w:val="bullet"/>
      <w:lvlText w:val=""/>
      <w:lvlJc w:val="left"/>
      <w:pPr>
        <w:tabs>
          <w:tab w:val="left" w:pos="0"/>
        </w:tabs>
        <w:ind w:left="5040" w:hanging="360"/>
      </w:pPr>
      <w:rPr>
        <w:rFonts w:ascii="Wingdings" w:hAnsi="Wingdings" w:cs="Wingdings"/>
      </w:rPr>
    </w:lvl>
    <w:lvl w:ilvl="6" w:tentative="0">
      <w:start w:val="1"/>
      <w:numFmt w:val="bullet"/>
      <w:lvlText w:val=""/>
      <w:lvlJc w:val="left"/>
      <w:pPr>
        <w:tabs>
          <w:tab w:val="left" w:pos="0"/>
        </w:tabs>
        <w:ind w:left="5760" w:hanging="360"/>
      </w:pPr>
      <w:rPr>
        <w:rFonts w:ascii="Symbol" w:hAnsi="Symbol"/>
        <w:caps/>
        <w:color w:val="000000"/>
        <w:szCs w:val="20"/>
        <w:lang w:val="en-US"/>
      </w:rPr>
    </w:lvl>
    <w:lvl w:ilvl="7" w:tentative="0">
      <w:start w:val="1"/>
      <w:numFmt w:val="bullet"/>
      <w:lvlText w:val="o"/>
      <w:lvlJc w:val="left"/>
      <w:pPr>
        <w:tabs>
          <w:tab w:val="left" w:pos="0"/>
        </w:tabs>
        <w:ind w:left="6480" w:hanging="360"/>
      </w:pPr>
      <w:rPr>
        <w:rFonts w:ascii="Courier New" w:hAnsi="Courier New"/>
      </w:rPr>
    </w:lvl>
    <w:lvl w:ilvl="8" w:tentative="0">
      <w:start w:val="1"/>
      <w:numFmt w:val="bullet"/>
      <w:lvlText w:val=""/>
      <w:lvlJc w:val="left"/>
      <w:pPr>
        <w:tabs>
          <w:tab w:val="left" w:pos="0"/>
        </w:tabs>
        <w:ind w:left="7200" w:hanging="360"/>
      </w:pPr>
      <w:rPr>
        <w:rFonts w:ascii="Wingdings" w:hAnsi="Wingdings" w:cs="Wingdings"/>
      </w:rPr>
    </w:lvl>
  </w:abstractNum>
  <w:abstractNum w:abstractNumId="28">
    <w:nsid w:val="6F043492"/>
    <w:multiLevelType w:val="multilevel"/>
    <w:tmpl w:val="6F043492"/>
    <w:lvl w:ilvl="0" w:tentative="0">
      <w:start w:val="1"/>
      <w:numFmt w:val="decimal"/>
      <w:lvlText w:val="%1."/>
      <w:lvlJc w:val="left"/>
      <w:pPr>
        <w:tabs>
          <w:tab w:val="left" w:pos="1800"/>
        </w:tabs>
        <w:ind w:left="1800" w:hanging="360"/>
      </w:pPr>
      <w:rPr>
        <w:rFonts w:hint="default" w:ascii="Arial" w:hAnsi="Arial" w:cs="Times New Roman"/>
        <w:b w:val="0"/>
        <w:i w:val="0"/>
        <w:color w:val="000000"/>
        <w:sz w:val="20"/>
        <w:szCs w:val="20"/>
      </w:rPr>
    </w:lvl>
    <w:lvl w:ilvl="1" w:tentative="0">
      <w:start w:val="1"/>
      <w:numFmt w:val="bullet"/>
      <w:lvlText w:val="◦"/>
      <w:lvlJc w:val="left"/>
      <w:pPr>
        <w:tabs>
          <w:tab w:val="left" w:pos="2160"/>
        </w:tabs>
        <w:ind w:left="2160" w:hanging="360"/>
      </w:pPr>
      <w:rPr>
        <w:rFonts w:ascii="OpenSymbol" w:hAnsi="OpenSymbol" w:cs="OpenSymbol"/>
      </w:rPr>
    </w:lvl>
    <w:lvl w:ilvl="2" w:tentative="0">
      <w:start w:val="1"/>
      <w:numFmt w:val="bullet"/>
      <w:lvlText w:val="▪"/>
      <w:lvlJc w:val="left"/>
      <w:pPr>
        <w:tabs>
          <w:tab w:val="left" w:pos="2520"/>
        </w:tabs>
        <w:ind w:left="2520" w:hanging="360"/>
      </w:pPr>
      <w:rPr>
        <w:rFonts w:ascii="OpenSymbol" w:hAnsi="OpenSymbol" w:cs="OpenSymbol"/>
      </w:rPr>
    </w:lvl>
    <w:lvl w:ilvl="3" w:tentative="0">
      <w:start w:val="1"/>
      <w:numFmt w:val="bullet"/>
      <w:lvlText w:val=""/>
      <w:lvlJc w:val="left"/>
      <w:pPr>
        <w:tabs>
          <w:tab w:val="left" w:pos="2880"/>
        </w:tabs>
        <w:ind w:left="2880" w:hanging="360"/>
      </w:pPr>
      <w:rPr>
        <w:rFonts w:ascii="Symbol" w:hAnsi="Symbol" w:cs="OpenSymbol"/>
      </w:rPr>
    </w:lvl>
    <w:lvl w:ilvl="4" w:tentative="0">
      <w:start w:val="1"/>
      <w:numFmt w:val="bullet"/>
      <w:lvlText w:val="◦"/>
      <w:lvlJc w:val="left"/>
      <w:pPr>
        <w:tabs>
          <w:tab w:val="left" w:pos="3240"/>
        </w:tabs>
        <w:ind w:left="3240" w:hanging="360"/>
      </w:pPr>
      <w:rPr>
        <w:rFonts w:ascii="OpenSymbol" w:hAnsi="OpenSymbol" w:cs="OpenSymbol"/>
      </w:rPr>
    </w:lvl>
    <w:lvl w:ilvl="5" w:tentative="0">
      <w:start w:val="1"/>
      <w:numFmt w:val="bullet"/>
      <w:lvlText w:val="▪"/>
      <w:lvlJc w:val="left"/>
      <w:pPr>
        <w:tabs>
          <w:tab w:val="left" w:pos="3600"/>
        </w:tabs>
        <w:ind w:left="3600" w:hanging="360"/>
      </w:pPr>
      <w:rPr>
        <w:rFonts w:ascii="OpenSymbol" w:hAnsi="OpenSymbol" w:cs="OpenSymbol"/>
      </w:rPr>
    </w:lvl>
    <w:lvl w:ilvl="6" w:tentative="0">
      <w:start w:val="1"/>
      <w:numFmt w:val="bullet"/>
      <w:lvlText w:val=""/>
      <w:lvlJc w:val="left"/>
      <w:pPr>
        <w:tabs>
          <w:tab w:val="left" w:pos="3960"/>
        </w:tabs>
        <w:ind w:left="3960" w:hanging="360"/>
      </w:pPr>
      <w:rPr>
        <w:rFonts w:ascii="Symbol" w:hAnsi="Symbol" w:cs="OpenSymbol"/>
      </w:rPr>
    </w:lvl>
    <w:lvl w:ilvl="7" w:tentative="0">
      <w:start w:val="1"/>
      <w:numFmt w:val="bullet"/>
      <w:lvlText w:val="◦"/>
      <w:lvlJc w:val="left"/>
      <w:pPr>
        <w:tabs>
          <w:tab w:val="left" w:pos="4320"/>
        </w:tabs>
        <w:ind w:left="4320" w:hanging="360"/>
      </w:pPr>
      <w:rPr>
        <w:rFonts w:ascii="OpenSymbol" w:hAnsi="OpenSymbol" w:cs="OpenSymbol"/>
      </w:rPr>
    </w:lvl>
    <w:lvl w:ilvl="8" w:tentative="0">
      <w:start w:val="1"/>
      <w:numFmt w:val="bullet"/>
      <w:lvlText w:val="▪"/>
      <w:lvlJc w:val="left"/>
      <w:pPr>
        <w:tabs>
          <w:tab w:val="left" w:pos="4680"/>
        </w:tabs>
        <w:ind w:left="4680" w:hanging="360"/>
      </w:pPr>
      <w:rPr>
        <w:rFonts w:ascii="OpenSymbol" w:hAnsi="OpenSymbol" w:cs="OpenSymbol"/>
      </w:rPr>
    </w:lvl>
  </w:abstractNum>
  <w:num w:numId="1">
    <w:abstractNumId w:val="23"/>
  </w:num>
  <w:num w:numId="2">
    <w:abstractNumId w:val="19"/>
  </w:num>
  <w:num w:numId="3">
    <w:abstractNumId w:val="16"/>
  </w:num>
  <w:num w:numId="4">
    <w:abstractNumId w:val="1"/>
  </w:num>
  <w:num w:numId="5">
    <w:abstractNumId w:val="0"/>
  </w:num>
  <w:num w:numId="6">
    <w:abstractNumId w:val="15"/>
  </w:num>
  <w:num w:numId="7">
    <w:abstractNumId w:val="12"/>
  </w:num>
  <w:num w:numId="8">
    <w:abstractNumId w:val="13"/>
  </w:num>
  <w:num w:numId="9">
    <w:abstractNumId w:val="17"/>
  </w:num>
  <w:num w:numId="10">
    <w:abstractNumId w:val="20"/>
  </w:num>
  <w:num w:numId="11">
    <w:abstractNumId w:val="4"/>
  </w:num>
  <w:num w:numId="12">
    <w:abstractNumId w:val="21"/>
  </w:num>
  <w:num w:numId="13">
    <w:abstractNumId w:val="24"/>
  </w:num>
  <w:num w:numId="14">
    <w:abstractNumId w:val="5"/>
  </w:num>
  <w:num w:numId="15">
    <w:abstractNumId w:val="28"/>
  </w:num>
  <w:num w:numId="16">
    <w:abstractNumId w:val="10"/>
  </w:num>
  <w:num w:numId="17">
    <w:abstractNumId w:val="6"/>
  </w:num>
  <w:num w:numId="18">
    <w:abstractNumId w:val="2"/>
  </w:num>
  <w:num w:numId="19">
    <w:abstractNumId w:val="7"/>
  </w:num>
  <w:num w:numId="20">
    <w:abstractNumId w:val="22"/>
  </w:num>
  <w:num w:numId="21">
    <w:abstractNumId w:val="8"/>
  </w:num>
  <w:num w:numId="22">
    <w:abstractNumId w:val="9"/>
  </w:num>
  <w:num w:numId="23">
    <w:abstractNumId w:val="11"/>
  </w:num>
  <w:num w:numId="24">
    <w:abstractNumId w:val="3"/>
  </w:num>
  <w:num w:numId="25">
    <w:abstractNumId w:val="27"/>
  </w:num>
  <w:num w:numId="26">
    <w:abstractNumId w:val="26"/>
  </w:num>
  <w:num w:numId="27">
    <w:abstractNumId w:val="18"/>
  </w:num>
  <w:num w:numId="28">
    <w:abstractNumId w:val="14"/>
  </w:num>
  <w:num w:numId="29">
    <w:abstractNumId w:val="2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palash.pandit">
    <w15:presenceInfo w15:providerId="None" w15:userId="palash.pandit"/>
  </w15:person>
  <w15:person w15:author="Rajeev Mahadasu">
    <w15:presenceInfo w15:providerId="AD" w15:userId="S::Rajeev.Mahadasu@Yash.com::cd04c028-e9d4-449d-99f1-fbf8be202123"/>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15="http://schemas.microsoft.com/office/word/2012/wordml" mc:Ignorable="w14 wp14 w15">
  <w:zoom w:percent="10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val="true"/>
  <w:documentProtection w:enforcement="0"/>
  <w:defaultTabStop w:val="360"/>
  <w:hyphenationZone w:val="0"/>
  <w:doNotHyphenateCaps/>
  <w:evenAndOddHeaders w:val="1"/>
  <w:drawingGridHorizontalSpacing w:val="100"/>
  <w:drawingGridVerticalSpacing w:val="120"/>
  <w:displayHorizontalDrawingGridEvery w:val="1"/>
  <w:displayVerticalDrawingGridEvery w:val="1"/>
  <w:doNotShadeFormData w:val="1"/>
  <w:noPunctuationKerning w:val="1"/>
  <w:characterSpacingControl w:val="doNotCompress"/>
  <w:compat>
    <w:balanceSingleByteDoubleByteWidth/>
    <w:doNotLeaveBackslashAlone/>
    <w:ulTrailSpace/>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AMO_ReportControlsVisible" w:val="Empty"/>
    <w:docVar w:name="_AMO_UniqueIdentifier" w:val="dd0db283-62ef-4e65-828e-b2e92693dd05"/>
  </w:docVars>
  <w:rsids>
    <w:rsidRoot w:val="00731749"/>
    <w:rsid w:val="00000EE6"/>
    <w:rsid w:val="00002662"/>
    <w:rsid w:val="00005991"/>
    <w:rsid w:val="00006B0A"/>
    <w:rsid w:val="00006ED8"/>
    <w:rsid w:val="00007529"/>
    <w:rsid w:val="000140C5"/>
    <w:rsid w:val="0001655A"/>
    <w:rsid w:val="00017AAE"/>
    <w:rsid w:val="00022787"/>
    <w:rsid w:val="000277CF"/>
    <w:rsid w:val="00031F78"/>
    <w:rsid w:val="000401AF"/>
    <w:rsid w:val="00042D05"/>
    <w:rsid w:val="000520E6"/>
    <w:rsid w:val="0005524E"/>
    <w:rsid w:val="00055343"/>
    <w:rsid w:val="000557F1"/>
    <w:rsid w:val="00060053"/>
    <w:rsid w:val="00065076"/>
    <w:rsid w:val="00065168"/>
    <w:rsid w:val="00065ECE"/>
    <w:rsid w:val="00067F8F"/>
    <w:rsid w:val="000701DF"/>
    <w:rsid w:val="000708E1"/>
    <w:rsid w:val="00070A0B"/>
    <w:rsid w:val="00073F49"/>
    <w:rsid w:val="00076E08"/>
    <w:rsid w:val="000775B2"/>
    <w:rsid w:val="000805A3"/>
    <w:rsid w:val="000834A3"/>
    <w:rsid w:val="00083DFD"/>
    <w:rsid w:val="00092F92"/>
    <w:rsid w:val="000934AE"/>
    <w:rsid w:val="00094FE6"/>
    <w:rsid w:val="00096071"/>
    <w:rsid w:val="0009660D"/>
    <w:rsid w:val="000A0510"/>
    <w:rsid w:val="000A2179"/>
    <w:rsid w:val="000A21B1"/>
    <w:rsid w:val="000A4662"/>
    <w:rsid w:val="000A48A8"/>
    <w:rsid w:val="000A6D6B"/>
    <w:rsid w:val="000A7F25"/>
    <w:rsid w:val="000B1758"/>
    <w:rsid w:val="000B1A44"/>
    <w:rsid w:val="000B31FD"/>
    <w:rsid w:val="000B4608"/>
    <w:rsid w:val="000B4BF7"/>
    <w:rsid w:val="000B5832"/>
    <w:rsid w:val="000B7126"/>
    <w:rsid w:val="000C2AED"/>
    <w:rsid w:val="000C5C45"/>
    <w:rsid w:val="000C60F0"/>
    <w:rsid w:val="000C6595"/>
    <w:rsid w:val="000D0C0A"/>
    <w:rsid w:val="000D1108"/>
    <w:rsid w:val="000D3D81"/>
    <w:rsid w:val="000D5CAE"/>
    <w:rsid w:val="000D6753"/>
    <w:rsid w:val="000E010D"/>
    <w:rsid w:val="000E212F"/>
    <w:rsid w:val="000E27CE"/>
    <w:rsid w:val="000E2D64"/>
    <w:rsid w:val="000E339B"/>
    <w:rsid w:val="000E56B1"/>
    <w:rsid w:val="000F37C2"/>
    <w:rsid w:val="000F553B"/>
    <w:rsid w:val="000F6D0F"/>
    <w:rsid w:val="00100CD6"/>
    <w:rsid w:val="001011BE"/>
    <w:rsid w:val="001011C1"/>
    <w:rsid w:val="00101251"/>
    <w:rsid w:val="0010556B"/>
    <w:rsid w:val="001068BC"/>
    <w:rsid w:val="00106FE3"/>
    <w:rsid w:val="0010775E"/>
    <w:rsid w:val="0011108E"/>
    <w:rsid w:val="001133B7"/>
    <w:rsid w:val="00113D79"/>
    <w:rsid w:val="00116AF2"/>
    <w:rsid w:val="00117F1E"/>
    <w:rsid w:val="001241F9"/>
    <w:rsid w:val="00130D8F"/>
    <w:rsid w:val="00132996"/>
    <w:rsid w:val="00132BD3"/>
    <w:rsid w:val="00135E4B"/>
    <w:rsid w:val="00137D6A"/>
    <w:rsid w:val="001424F7"/>
    <w:rsid w:val="00142B12"/>
    <w:rsid w:val="00145430"/>
    <w:rsid w:val="00146957"/>
    <w:rsid w:val="0015650C"/>
    <w:rsid w:val="00160BFC"/>
    <w:rsid w:val="001635D4"/>
    <w:rsid w:val="0016555D"/>
    <w:rsid w:val="00165CB3"/>
    <w:rsid w:val="00166526"/>
    <w:rsid w:val="00167EDF"/>
    <w:rsid w:val="001702E9"/>
    <w:rsid w:val="001728D9"/>
    <w:rsid w:val="001729F0"/>
    <w:rsid w:val="00175E10"/>
    <w:rsid w:val="00176044"/>
    <w:rsid w:val="00176DF8"/>
    <w:rsid w:val="00177AC4"/>
    <w:rsid w:val="0018148A"/>
    <w:rsid w:val="00181ABF"/>
    <w:rsid w:val="00183DB5"/>
    <w:rsid w:val="0018678D"/>
    <w:rsid w:val="00186AC4"/>
    <w:rsid w:val="00187129"/>
    <w:rsid w:val="00193079"/>
    <w:rsid w:val="00193617"/>
    <w:rsid w:val="0019535E"/>
    <w:rsid w:val="00196300"/>
    <w:rsid w:val="001A23D5"/>
    <w:rsid w:val="001A2B75"/>
    <w:rsid w:val="001A30D9"/>
    <w:rsid w:val="001A3601"/>
    <w:rsid w:val="001A4A7C"/>
    <w:rsid w:val="001A5A21"/>
    <w:rsid w:val="001B264D"/>
    <w:rsid w:val="001B3BD9"/>
    <w:rsid w:val="001B4431"/>
    <w:rsid w:val="001B5A5B"/>
    <w:rsid w:val="001B634C"/>
    <w:rsid w:val="001B6C38"/>
    <w:rsid w:val="001B7CA9"/>
    <w:rsid w:val="001C2769"/>
    <w:rsid w:val="001C394E"/>
    <w:rsid w:val="001C3B51"/>
    <w:rsid w:val="001C55BA"/>
    <w:rsid w:val="001C7E55"/>
    <w:rsid w:val="001C7F48"/>
    <w:rsid w:val="001D2039"/>
    <w:rsid w:val="001D3FE6"/>
    <w:rsid w:val="001D4737"/>
    <w:rsid w:val="001D5808"/>
    <w:rsid w:val="001D7034"/>
    <w:rsid w:val="001D75C9"/>
    <w:rsid w:val="001D7C5B"/>
    <w:rsid w:val="001E0E67"/>
    <w:rsid w:val="001E1ABF"/>
    <w:rsid w:val="001E23C8"/>
    <w:rsid w:val="001E299D"/>
    <w:rsid w:val="001E2AA3"/>
    <w:rsid w:val="001E4FC1"/>
    <w:rsid w:val="001E71DB"/>
    <w:rsid w:val="001E78DB"/>
    <w:rsid w:val="001F123F"/>
    <w:rsid w:val="001F34D8"/>
    <w:rsid w:val="001F357C"/>
    <w:rsid w:val="001F3934"/>
    <w:rsid w:val="002005B0"/>
    <w:rsid w:val="00203C9C"/>
    <w:rsid w:val="00210295"/>
    <w:rsid w:val="002107A4"/>
    <w:rsid w:val="0021593B"/>
    <w:rsid w:val="00215E7D"/>
    <w:rsid w:val="002168FC"/>
    <w:rsid w:val="00217B16"/>
    <w:rsid w:val="00217C0A"/>
    <w:rsid w:val="00217C46"/>
    <w:rsid w:val="00220452"/>
    <w:rsid w:val="00220E48"/>
    <w:rsid w:val="002232F6"/>
    <w:rsid w:val="002241EC"/>
    <w:rsid w:val="0023753F"/>
    <w:rsid w:val="002378F8"/>
    <w:rsid w:val="002432B4"/>
    <w:rsid w:val="0024604A"/>
    <w:rsid w:val="00247647"/>
    <w:rsid w:val="00250626"/>
    <w:rsid w:val="00253F61"/>
    <w:rsid w:val="00254622"/>
    <w:rsid w:val="00256493"/>
    <w:rsid w:val="002607D2"/>
    <w:rsid w:val="00261846"/>
    <w:rsid w:val="00261BB1"/>
    <w:rsid w:val="00264D9F"/>
    <w:rsid w:val="00264EC9"/>
    <w:rsid w:val="00266849"/>
    <w:rsid w:val="00267266"/>
    <w:rsid w:val="00267B94"/>
    <w:rsid w:val="00270901"/>
    <w:rsid w:val="00272AEB"/>
    <w:rsid w:val="00276A39"/>
    <w:rsid w:val="00280C76"/>
    <w:rsid w:val="00281D73"/>
    <w:rsid w:val="00283A49"/>
    <w:rsid w:val="00286B14"/>
    <w:rsid w:val="0029151C"/>
    <w:rsid w:val="002943C8"/>
    <w:rsid w:val="00295674"/>
    <w:rsid w:val="002970AF"/>
    <w:rsid w:val="002A0B12"/>
    <w:rsid w:val="002A1902"/>
    <w:rsid w:val="002A36AE"/>
    <w:rsid w:val="002A4B66"/>
    <w:rsid w:val="002A5465"/>
    <w:rsid w:val="002A752D"/>
    <w:rsid w:val="002B0187"/>
    <w:rsid w:val="002B0CB5"/>
    <w:rsid w:val="002B3EA0"/>
    <w:rsid w:val="002B54A1"/>
    <w:rsid w:val="002B5EBA"/>
    <w:rsid w:val="002B62F2"/>
    <w:rsid w:val="002B72CD"/>
    <w:rsid w:val="002B7C7F"/>
    <w:rsid w:val="002C05BA"/>
    <w:rsid w:val="002C163C"/>
    <w:rsid w:val="002C2388"/>
    <w:rsid w:val="002C3077"/>
    <w:rsid w:val="002C64AD"/>
    <w:rsid w:val="002D0C46"/>
    <w:rsid w:val="002D326B"/>
    <w:rsid w:val="002D40FA"/>
    <w:rsid w:val="002D4239"/>
    <w:rsid w:val="002D4559"/>
    <w:rsid w:val="002D45F8"/>
    <w:rsid w:val="002D49BC"/>
    <w:rsid w:val="002D5377"/>
    <w:rsid w:val="002D54D0"/>
    <w:rsid w:val="002E1A03"/>
    <w:rsid w:val="002E22BB"/>
    <w:rsid w:val="002E2339"/>
    <w:rsid w:val="002E6BF0"/>
    <w:rsid w:val="002E7480"/>
    <w:rsid w:val="002F46DB"/>
    <w:rsid w:val="002F7C17"/>
    <w:rsid w:val="00300845"/>
    <w:rsid w:val="00301323"/>
    <w:rsid w:val="0030696D"/>
    <w:rsid w:val="0031203A"/>
    <w:rsid w:val="0031254A"/>
    <w:rsid w:val="0031543B"/>
    <w:rsid w:val="00315AE1"/>
    <w:rsid w:val="00315DD6"/>
    <w:rsid w:val="00320D7F"/>
    <w:rsid w:val="00321122"/>
    <w:rsid w:val="003239F4"/>
    <w:rsid w:val="003253E0"/>
    <w:rsid w:val="0033103F"/>
    <w:rsid w:val="00331DF2"/>
    <w:rsid w:val="003322EE"/>
    <w:rsid w:val="00333367"/>
    <w:rsid w:val="00335410"/>
    <w:rsid w:val="003359C8"/>
    <w:rsid w:val="0034484D"/>
    <w:rsid w:val="00350C16"/>
    <w:rsid w:val="00351336"/>
    <w:rsid w:val="00352015"/>
    <w:rsid w:val="00353914"/>
    <w:rsid w:val="00355057"/>
    <w:rsid w:val="00355207"/>
    <w:rsid w:val="0035762A"/>
    <w:rsid w:val="003606F2"/>
    <w:rsid w:val="00364279"/>
    <w:rsid w:val="00364FEC"/>
    <w:rsid w:val="003736FE"/>
    <w:rsid w:val="00376263"/>
    <w:rsid w:val="003766E6"/>
    <w:rsid w:val="00380444"/>
    <w:rsid w:val="00381167"/>
    <w:rsid w:val="00381AFC"/>
    <w:rsid w:val="00383010"/>
    <w:rsid w:val="003852A7"/>
    <w:rsid w:val="00385501"/>
    <w:rsid w:val="003875EA"/>
    <w:rsid w:val="00391FB6"/>
    <w:rsid w:val="003925AF"/>
    <w:rsid w:val="0039519F"/>
    <w:rsid w:val="00397127"/>
    <w:rsid w:val="003A1FCC"/>
    <w:rsid w:val="003A2012"/>
    <w:rsid w:val="003A4980"/>
    <w:rsid w:val="003A6938"/>
    <w:rsid w:val="003A6C47"/>
    <w:rsid w:val="003A78DA"/>
    <w:rsid w:val="003B0F36"/>
    <w:rsid w:val="003B1267"/>
    <w:rsid w:val="003B1737"/>
    <w:rsid w:val="003B2438"/>
    <w:rsid w:val="003B297B"/>
    <w:rsid w:val="003B4064"/>
    <w:rsid w:val="003B48DA"/>
    <w:rsid w:val="003B55D9"/>
    <w:rsid w:val="003B6ADE"/>
    <w:rsid w:val="003D1581"/>
    <w:rsid w:val="003E024D"/>
    <w:rsid w:val="003E0DC9"/>
    <w:rsid w:val="003E2258"/>
    <w:rsid w:val="003E31E5"/>
    <w:rsid w:val="003E39A7"/>
    <w:rsid w:val="003E49BB"/>
    <w:rsid w:val="003E4D1A"/>
    <w:rsid w:val="003E555C"/>
    <w:rsid w:val="003E682D"/>
    <w:rsid w:val="003E7A42"/>
    <w:rsid w:val="003F2CD0"/>
    <w:rsid w:val="003F4088"/>
    <w:rsid w:val="003F49F6"/>
    <w:rsid w:val="003F5357"/>
    <w:rsid w:val="003F5E76"/>
    <w:rsid w:val="003F679A"/>
    <w:rsid w:val="004023C2"/>
    <w:rsid w:val="00403314"/>
    <w:rsid w:val="004063EA"/>
    <w:rsid w:val="004105AC"/>
    <w:rsid w:val="00410E88"/>
    <w:rsid w:val="00411B25"/>
    <w:rsid w:val="00413150"/>
    <w:rsid w:val="00415891"/>
    <w:rsid w:val="00416C23"/>
    <w:rsid w:val="00420F71"/>
    <w:rsid w:val="004235FC"/>
    <w:rsid w:val="00425349"/>
    <w:rsid w:val="004262DF"/>
    <w:rsid w:val="00430275"/>
    <w:rsid w:val="00431E86"/>
    <w:rsid w:val="00434FDB"/>
    <w:rsid w:val="0043545E"/>
    <w:rsid w:val="004365A1"/>
    <w:rsid w:val="00436B3C"/>
    <w:rsid w:val="00440642"/>
    <w:rsid w:val="00442344"/>
    <w:rsid w:val="00442945"/>
    <w:rsid w:val="004431F6"/>
    <w:rsid w:val="00443411"/>
    <w:rsid w:val="00451282"/>
    <w:rsid w:val="0045192D"/>
    <w:rsid w:val="00451F46"/>
    <w:rsid w:val="00457E09"/>
    <w:rsid w:val="004611A4"/>
    <w:rsid w:val="00461B43"/>
    <w:rsid w:val="00463663"/>
    <w:rsid w:val="00463C5D"/>
    <w:rsid w:val="00464CE9"/>
    <w:rsid w:val="004664A3"/>
    <w:rsid w:val="00467393"/>
    <w:rsid w:val="00470F7E"/>
    <w:rsid w:val="00470FDE"/>
    <w:rsid w:val="00471AB4"/>
    <w:rsid w:val="0047392B"/>
    <w:rsid w:val="004779B5"/>
    <w:rsid w:val="00477F19"/>
    <w:rsid w:val="004818D2"/>
    <w:rsid w:val="004824DC"/>
    <w:rsid w:val="00482524"/>
    <w:rsid w:val="00483F08"/>
    <w:rsid w:val="00485C51"/>
    <w:rsid w:val="00486E54"/>
    <w:rsid w:val="004872E9"/>
    <w:rsid w:val="0049123B"/>
    <w:rsid w:val="00491813"/>
    <w:rsid w:val="004919F3"/>
    <w:rsid w:val="004934C5"/>
    <w:rsid w:val="00494E5C"/>
    <w:rsid w:val="00494F01"/>
    <w:rsid w:val="0049697D"/>
    <w:rsid w:val="0049777B"/>
    <w:rsid w:val="00497D97"/>
    <w:rsid w:val="004A105C"/>
    <w:rsid w:val="004A261A"/>
    <w:rsid w:val="004A3C39"/>
    <w:rsid w:val="004B4DBD"/>
    <w:rsid w:val="004B5B7D"/>
    <w:rsid w:val="004B5F1D"/>
    <w:rsid w:val="004B6562"/>
    <w:rsid w:val="004B6EE4"/>
    <w:rsid w:val="004B77E9"/>
    <w:rsid w:val="004C0607"/>
    <w:rsid w:val="004C1D41"/>
    <w:rsid w:val="004C2B8B"/>
    <w:rsid w:val="004C3FB9"/>
    <w:rsid w:val="004C5D7B"/>
    <w:rsid w:val="004D0938"/>
    <w:rsid w:val="004D15A3"/>
    <w:rsid w:val="004D2850"/>
    <w:rsid w:val="004D6BCB"/>
    <w:rsid w:val="004E1527"/>
    <w:rsid w:val="004E4B75"/>
    <w:rsid w:val="004E5237"/>
    <w:rsid w:val="004E5663"/>
    <w:rsid w:val="004E7755"/>
    <w:rsid w:val="004F26FB"/>
    <w:rsid w:val="004F2CA9"/>
    <w:rsid w:val="004F38A2"/>
    <w:rsid w:val="004F5386"/>
    <w:rsid w:val="004F5725"/>
    <w:rsid w:val="004F6B1C"/>
    <w:rsid w:val="004F71E7"/>
    <w:rsid w:val="004F72B6"/>
    <w:rsid w:val="004F76B4"/>
    <w:rsid w:val="004F7E78"/>
    <w:rsid w:val="0050046A"/>
    <w:rsid w:val="00501860"/>
    <w:rsid w:val="00501A66"/>
    <w:rsid w:val="00502F2F"/>
    <w:rsid w:val="00504EB6"/>
    <w:rsid w:val="0050562A"/>
    <w:rsid w:val="005103C9"/>
    <w:rsid w:val="005104AE"/>
    <w:rsid w:val="005105B2"/>
    <w:rsid w:val="005105D0"/>
    <w:rsid w:val="00511141"/>
    <w:rsid w:val="005136DD"/>
    <w:rsid w:val="005151C0"/>
    <w:rsid w:val="005200DF"/>
    <w:rsid w:val="00520202"/>
    <w:rsid w:val="00523D78"/>
    <w:rsid w:val="00526C4E"/>
    <w:rsid w:val="0053024A"/>
    <w:rsid w:val="00530FB4"/>
    <w:rsid w:val="00532B53"/>
    <w:rsid w:val="005348EF"/>
    <w:rsid w:val="0053490D"/>
    <w:rsid w:val="005355A6"/>
    <w:rsid w:val="00540D74"/>
    <w:rsid w:val="00540F4E"/>
    <w:rsid w:val="00541937"/>
    <w:rsid w:val="00543305"/>
    <w:rsid w:val="00543BF4"/>
    <w:rsid w:val="00551F80"/>
    <w:rsid w:val="00552FE0"/>
    <w:rsid w:val="00553D3E"/>
    <w:rsid w:val="00554531"/>
    <w:rsid w:val="00555797"/>
    <w:rsid w:val="00555DE1"/>
    <w:rsid w:val="00560839"/>
    <w:rsid w:val="00560F5D"/>
    <w:rsid w:val="00561793"/>
    <w:rsid w:val="00562665"/>
    <w:rsid w:val="00563812"/>
    <w:rsid w:val="00564862"/>
    <w:rsid w:val="00565374"/>
    <w:rsid w:val="00570AF2"/>
    <w:rsid w:val="0057121D"/>
    <w:rsid w:val="005730BA"/>
    <w:rsid w:val="005745FE"/>
    <w:rsid w:val="00574AED"/>
    <w:rsid w:val="0058068F"/>
    <w:rsid w:val="0058159A"/>
    <w:rsid w:val="00581ED9"/>
    <w:rsid w:val="00582640"/>
    <w:rsid w:val="0058342A"/>
    <w:rsid w:val="00583A78"/>
    <w:rsid w:val="00583BD5"/>
    <w:rsid w:val="00583EBD"/>
    <w:rsid w:val="00584B1A"/>
    <w:rsid w:val="005852AC"/>
    <w:rsid w:val="00587E12"/>
    <w:rsid w:val="00590905"/>
    <w:rsid w:val="00590C13"/>
    <w:rsid w:val="005931B2"/>
    <w:rsid w:val="00594896"/>
    <w:rsid w:val="00594B23"/>
    <w:rsid w:val="005957D6"/>
    <w:rsid w:val="00596265"/>
    <w:rsid w:val="005A36B7"/>
    <w:rsid w:val="005A3955"/>
    <w:rsid w:val="005A3B4C"/>
    <w:rsid w:val="005A4F45"/>
    <w:rsid w:val="005A51D5"/>
    <w:rsid w:val="005A64D7"/>
    <w:rsid w:val="005A6888"/>
    <w:rsid w:val="005B0235"/>
    <w:rsid w:val="005B26BC"/>
    <w:rsid w:val="005B5220"/>
    <w:rsid w:val="005B535B"/>
    <w:rsid w:val="005B59B7"/>
    <w:rsid w:val="005B69BC"/>
    <w:rsid w:val="005B75B6"/>
    <w:rsid w:val="005B7A9D"/>
    <w:rsid w:val="005C08E7"/>
    <w:rsid w:val="005C48B3"/>
    <w:rsid w:val="005C558F"/>
    <w:rsid w:val="005C6087"/>
    <w:rsid w:val="005C6199"/>
    <w:rsid w:val="005D29FC"/>
    <w:rsid w:val="005D2AB7"/>
    <w:rsid w:val="005D70A1"/>
    <w:rsid w:val="005E251A"/>
    <w:rsid w:val="005E4C6E"/>
    <w:rsid w:val="005E6217"/>
    <w:rsid w:val="005F1180"/>
    <w:rsid w:val="005F5809"/>
    <w:rsid w:val="0060028F"/>
    <w:rsid w:val="00600AB4"/>
    <w:rsid w:val="006020C9"/>
    <w:rsid w:val="00602D33"/>
    <w:rsid w:val="006044AD"/>
    <w:rsid w:val="00604E26"/>
    <w:rsid w:val="0060544B"/>
    <w:rsid w:val="00605FB6"/>
    <w:rsid w:val="006067BD"/>
    <w:rsid w:val="00607B3F"/>
    <w:rsid w:val="00610319"/>
    <w:rsid w:val="006123A7"/>
    <w:rsid w:val="006130FB"/>
    <w:rsid w:val="00617463"/>
    <w:rsid w:val="00621FD4"/>
    <w:rsid w:val="00622045"/>
    <w:rsid w:val="006253A5"/>
    <w:rsid w:val="00625D42"/>
    <w:rsid w:val="0062690B"/>
    <w:rsid w:val="006271C3"/>
    <w:rsid w:val="00631ABB"/>
    <w:rsid w:val="00631FC3"/>
    <w:rsid w:val="006338A1"/>
    <w:rsid w:val="00637C88"/>
    <w:rsid w:val="006410BA"/>
    <w:rsid w:val="00641899"/>
    <w:rsid w:val="006438CB"/>
    <w:rsid w:val="0064424C"/>
    <w:rsid w:val="00646C6C"/>
    <w:rsid w:val="0065020D"/>
    <w:rsid w:val="006529E3"/>
    <w:rsid w:val="00656209"/>
    <w:rsid w:val="0065734F"/>
    <w:rsid w:val="00661134"/>
    <w:rsid w:val="006639AD"/>
    <w:rsid w:val="006641B4"/>
    <w:rsid w:val="00665974"/>
    <w:rsid w:val="00665F7D"/>
    <w:rsid w:val="00672FED"/>
    <w:rsid w:val="006751AA"/>
    <w:rsid w:val="006768F6"/>
    <w:rsid w:val="00677572"/>
    <w:rsid w:val="006779C2"/>
    <w:rsid w:val="0068023E"/>
    <w:rsid w:val="006829F1"/>
    <w:rsid w:val="00684E54"/>
    <w:rsid w:val="006857F7"/>
    <w:rsid w:val="006914B8"/>
    <w:rsid w:val="00691741"/>
    <w:rsid w:val="00694CB0"/>
    <w:rsid w:val="0069582F"/>
    <w:rsid w:val="0069594C"/>
    <w:rsid w:val="006A251F"/>
    <w:rsid w:val="006A7A1F"/>
    <w:rsid w:val="006B198D"/>
    <w:rsid w:val="006B369C"/>
    <w:rsid w:val="006B3AA0"/>
    <w:rsid w:val="006B4E4C"/>
    <w:rsid w:val="006B747E"/>
    <w:rsid w:val="006B748A"/>
    <w:rsid w:val="006C32ED"/>
    <w:rsid w:val="006C518B"/>
    <w:rsid w:val="006C6540"/>
    <w:rsid w:val="006C6F74"/>
    <w:rsid w:val="006D003A"/>
    <w:rsid w:val="006D1373"/>
    <w:rsid w:val="006D4C8C"/>
    <w:rsid w:val="006D531C"/>
    <w:rsid w:val="006D5347"/>
    <w:rsid w:val="006E01C0"/>
    <w:rsid w:val="006E1397"/>
    <w:rsid w:val="006E2C9F"/>
    <w:rsid w:val="006E523E"/>
    <w:rsid w:val="006E6730"/>
    <w:rsid w:val="006E726A"/>
    <w:rsid w:val="006F1FC4"/>
    <w:rsid w:val="006F3C5F"/>
    <w:rsid w:val="006F49ED"/>
    <w:rsid w:val="006F7C60"/>
    <w:rsid w:val="00701B79"/>
    <w:rsid w:val="00705D76"/>
    <w:rsid w:val="00711768"/>
    <w:rsid w:val="00711FD2"/>
    <w:rsid w:val="0071275E"/>
    <w:rsid w:val="007132CF"/>
    <w:rsid w:val="00713BF2"/>
    <w:rsid w:val="00714BF7"/>
    <w:rsid w:val="00714D5B"/>
    <w:rsid w:val="00716048"/>
    <w:rsid w:val="00717235"/>
    <w:rsid w:val="00726ECF"/>
    <w:rsid w:val="00731675"/>
    <w:rsid w:val="00731749"/>
    <w:rsid w:val="00732B69"/>
    <w:rsid w:val="00735A2B"/>
    <w:rsid w:val="007364D5"/>
    <w:rsid w:val="00736B7A"/>
    <w:rsid w:val="00737827"/>
    <w:rsid w:val="00743D90"/>
    <w:rsid w:val="00745C89"/>
    <w:rsid w:val="007510EF"/>
    <w:rsid w:val="007533C7"/>
    <w:rsid w:val="00754C75"/>
    <w:rsid w:val="0075536E"/>
    <w:rsid w:val="00761805"/>
    <w:rsid w:val="00761E24"/>
    <w:rsid w:val="00762031"/>
    <w:rsid w:val="00762694"/>
    <w:rsid w:val="00763881"/>
    <w:rsid w:val="00763F55"/>
    <w:rsid w:val="00764667"/>
    <w:rsid w:val="007671BE"/>
    <w:rsid w:val="00767559"/>
    <w:rsid w:val="00773289"/>
    <w:rsid w:val="00775512"/>
    <w:rsid w:val="00775519"/>
    <w:rsid w:val="0077625F"/>
    <w:rsid w:val="00776621"/>
    <w:rsid w:val="00780BBB"/>
    <w:rsid w:val="0078117E"/>
    <w:rsid w:val="007822C4"/>
    <w:rsid w:val="007827A2"/>
    <w:rsid w:val="00784C3F"/>
    <w:rsid w:val="00784E23"/>
    <w:rsid w:val="00787CE9"/>
    <w:rsid w:val="00790931"/>
    <w:rsid w:val="00792211"/>
    <w:rsid w:val="00794D31"/>
    <w:rsid w:val="007A063F"/>
    <w:rsid w:val="007A0F39"/>
    <w:rsid w:val="007A2C93"/>
    <w:rsid w:val="007A5C17"/>
    <w:rsid w:val="007A6852"/>
    <w:rsid w:val="007A6BEA"/>
    <w:rsid w:val="007B1713"/>
    <w:rsid w:val="007B529F"/>
    <w:rsid w:val="007C0D3D"/>
    <w:rsid w:val="007C2B5E"/>
    <w:rsid w:val="007C4D89"/>
    <w:rsid w:val="007C5A00"/>
    <w:rsid w:val="007D0E6C"/>
    <w:rsid w:val="007D16D6"/>
    <w:rsid w:val="007D285F"/>
    <w:rsid w:val="007D2A34"/>
    <w:rsid w:val="007D2DCD"/>
    <w:rsid w:val="007D4342"/>
    <w:rsid w:val="007D49E6"/>
    <w:rsid w:val="007D6FBC"/>
    <w:rsid w:val="007E2A02"/>
    <w:rsid w:val="007E7265"/>
    <w:rsid w:val="007E744A"/>
    <w:rsid w:val="007F1217"/>
    <w:rsid w:val="007F2CB3"/>
    <w:rsid w:val="007F3A43"/>
    <w:rsid w:val="007F44DD"/>
    <w:rsid w:val="007F465F"/>
    <w:rsid w:val="007F7572"/>
    <w:rsid w:val="007F7800"/>
    <w:rsid w:val="007F79F2"/>
    <w:rsid w:val="00800C42"/>
    <w:rsid w:val="008017ED"/>
    <w:rsid w:val="00801C91"/>
    <w:rsid w:val="008022A6"/>
    <w:rsid w:val="00803D27"/>
    <w:rsid w:val="008052B9"/>
    <w:rsid w:val="00806399"/>
    <w:rsid w:val="00807209"/>
    <w:rsid w:val="00812CDF"/>
    <w:rsid w:val="0081584D"/>
    <w:rsid w:val="0082001E"/>
    <w:rsid w:val="00824DA8"/>
    <w:rsid w:val="00825CC4"/>
    <w:rsid w:val="00827B39"/>
    <w:rsid w:val="00827BFF"/>
    <w:rsid w:val="00827E9A"/>
    <w:rsid w:val="0083332A"/>
    <w:rsid w:val="00833FF2"/>
    <w:rsid w:val="00835939"/>
    <w:rsid w:val="00836A19"/>
    <w:rsid w:val="008412DB"/>
    <w:rsid w:val="00847B67"/>
    <w:rsid w:val="008506F8"/>
    <w:rsid w:val="008515ED"/>
    <w:rsid w:val="00852CDB"/>
    <w:rsid w:val="00853F42"/>
    <w:rsid w:val="00854A45"/>
    <w:rsid w:val="00855798"/>
    <w:rsid w:val="00860475"/>
    <w:rsid w:val="00860EE5"/>
    <w:rsid w:val="00862632"/>
    <w:rsid w:val="00866887"/>
    <w:rsid w:val="00867143"/>
    <w:rsid w:val="00867D7A"/>
    <w:rsid w:val="008716E5"/>
    <w:rsid w:val="0087601F"/>
    <w:rsid w:val="0088168F"/>
    <w:rsid w:val="00882D63"/>
    <w:rsid w:val="00883B12"/>
    <w:rsid w:val="008841F2"/>
    <w:rsid w:val="0088477C"/>
    <w:rsid w:val="00884A23"/>
    <w:rsid w:val="00885F10"/>
    <w:rsid w:val="00886CB5"/>
    <w:rsid w:val="008871BF"/>
    <w:rsid w:val="00892112"/>
    <w:rsid w:val="008943A2"/>
    <w:rsid w:val="008A17D3"/>
    <w:rsid w:val="008A2451"/>
    <w:rsid w:val="008A3930"/>
    <w:rsid w:val="008B0F07"/>
    <w:rsid w:val="008B13F7"/>
    <w:rsid w:val="008B2BB4"/>
    <w:rsid w:val="008B2E2F"/>
    <w:rsid w:val="008B34E4"/>
    <w:rsid w:val="008B375A"/>
    <w:rsid w:val="008B3C9A"/>
    <w:rsid w:val="008B49C6"/>
    <w:rsid w:val="008C0629"/>
    <w:rsid w:val="008C069C"/>
    <w:rsid w:val="008C0BEE"/>
    <w:rsid w:val="008C0EE7"/>
    <w:rsid w:val="008C19A0"/>
    <w:rsid w:val="008C3BD8"/>
    <w:rsid w:val="008C6D0D"/>
    <w:rsid w:val="008D442C"/>
    <w:rsid w:val="008D4C41"/>
    <w:rsid w:val="008D5183"/>
    <w:rsid w:val="008E1E07"/>
    <w:rsid w:val="008E40E9"/>
    <w:rsid w:val="008E4CE2"/>
    <w:rsid w:val="008E64CE"/>
    <w:rsid w:val="008E7DE0"/>
    <w:rsid w:val="008F22BB"/>
    <w:rsid w:val="008F2422"/>
    <w:rsid w:val="008F515C"/>
    <w:rsid w:val="008F6C3E"/>
    <w:rsid w:val="008F6CEC"/>
    <w:rsid w:val="00901040"/>
    <w:rsid w:val="00903CFF"/>
    <w:rsid w:val="009057A0"/>
    <w:rsid w:val="00910B27"/>
    <w:rsid w:val="00912A85"/>
    <w:rsid w:val="00914BDE"/>
    <w:rsid w:val="009151D1"/>
    <w:rsid w:val="009169D2"/>
    <w:rsid w:val="00917A2A"/>
    <w:rsid w:val="00921324"/>
    <w:rsid w:val="00921DCD"/>
    <w:rsid w:val="00922B9A"/>
    <w:rsid w:val="009333AA"/>
    <w:rsid w:val="009337B8"/>
    <w:rsid w:val="00933A28"/>
    <w:rsid w:val="00944084"/>
    <w:rsid w:val="009469BA"/>
    <w:rsid w:val="00947C47"/>
    <w:rsid w:val="00951A85"/>
    <w:rsid w:val="009527E7"/>
    <w:rsid w:val="00954255"/>
    <w:rsid w:val="009547F8"/>
    <w:rsid w:val="009561E6"/>
    <w:rsid w:val="00961284"/>
    <w:rsid w:val="009616EA"/>
    <w:rsid w:val="00963AD0"/>
    <w:rsid w:val="0096697E"/>
    <w:rsid w:val="0096724F"/>
    <w:rsid w:val="00967A2A"/>
    <w:rsid w:val="00971323"/>
    <w:rsid w:val="009713FF"/>
    <w:rsid w:val="009744D4"/>
    <w:rsid w:val="00976CB7"/>
    <w:rsid w:val="00977149"/>
    <w:rsid w:val="009856FD"/>
    <w:rsid w:val="009857FA"/>
    <w:rsid w:val="00991602"/>
    <w:rsid w:val="00992F8B"/>
    <w:rsid w:val="0099307C"/>
    <w:rsid w:val="009953A6"/>
    <w:rsid w:val="009964EC"/>
    <w:rsid w:val="0099660A"/>
    <w:rsid w:val="00996A12"/>
    <w:rsid w:val="00996DCE"/>
    <w:rsid w:val="009970CA"/>
    <w:rsid w:val="009A049A"/>
    <w:rsid w:val="009A084E"/>
    <w:rsid w:val="009A345D"/>
    <w:rsid w:val="009A3823"/>
    <w:rsid w:val="009A3DD4"/>
    <w:rsid w:val="009A6555"/>
    <w:rsid w:val="009B3C7D"/>
    <w:rsid w:val="009B5A2F"/>
    <w:rsid w:val="009B7E37"/>
    <w:rsid w:val="009C2CE9"/>
    <w:rsid w:val="009C3080"/>
    <w:rsid w:val="009C61E2"/>
    <w:rsid w:val="009C6511"/>
    <w:rsid w:val="009C72E9"/>
    <w:rsid w:val="009C75F1"/>
    <w:rsid w:val="009D046D"/>
    <w:rsid w:val="009D0F84"/>
    <w:rsid w:val="009D1A51"/>
    <w:rsid w:val="009D20B2"/>
    <w:rsid w:val="009D40CC"/>
    <w:rsid w:val="009D60D7"/>
    <w:rsid w:val="009D6922"/>
    <w:rsid w:val="009D6DFF"/>
    <w:rsid w:val="009E001F"/>
    <w:rsid w:val="009E0946"/>
    <w:rsid w:val="009E2BBE"/>
    <w:rsid w:val="009E38EF"/>
    <w:rsid w:val="009E40A2"/>
    <w:rsid w:val="009E4289"/>
    <w:rsid w:val="009E5553"/>
    <w:rsid w:val="009E55D9"/>
    <w:rsid w:val="009E6B78"/>
    <w:rsid w:val="009F3F0E"/>
    <w:rsid w:val="009F55A5"/>
    <w:rsid w:val="00A03F08"/>
    <w:rsid w:val="00A06F47"/>
    <w:rsid w:val="00A11C7D"/>
    <w:rsid w:val="00A2110D"/>
    <w:rsid w:val="00A22A6C"/>
    <w:rsid w:val="00A24837"/>
    <w:rsid w:val="00A25AF0"/>
    <w:rsid w:val="00A2606D"/>
    <w:rsid w:val="00A27220"/>
    <w:rsid w:val="00A30AFD"/>
    <w:rsid w:val="00A34464"/>
    <w:rsid w:val="00A34C96"/>
    <w:rsid w:val="00A365A6"/>
    <w:rsid w:val="00A3663E"/>
    <w:rsid w:val="00A41115"/>
    <w:rsid w:val="00A41663"/>
    <w:rsid w:val="00A42858"/>
    <w:rsid w:val="00A444E6"/>
    <w:rsid w:val="00A45891"/>
    <w:rsid w:val="00A470DA"/>
    <w:rsid w:val="00A5201F"/>
    <w:rsid w:val="00A52AD4"/>
    <w:rsid w:val="00A53498"/>
    <w:rsid w:val="00A534E6"/>
    <w:rsid w:val="00A54363"/>
    <w:rsid w:val="00A54BBB"/>
    <w:rsid w:val="00A5526E"/>
    <w:rsid w:val="00A60B8F"/>
    <w:rsid w:val="00A62B80"/>
    <w:rsid w:val="00A62ED3"/>
    <w:rsid w:val="00A6388A"/>
    <w:rsid w:val="00A6561D"/>
    <w:rsid w:val="00A713B2"/>
    <w:rsid w:val="00A71A92"/>
    <w:rsid w:val="00A72100"/>
    <w:rsid w:val="00A73974"/>
    <w:rsid w:val="00A777D0"/>
    <w:rsid w:val="00A805BA"/>
    <w:rsid w:val="00A861D9"/>
    <w:rsid w:val="00A9321A"/>
    <w:rsid w:val="00A97A6E"/>
    <w:rsid w:val="00AA21E9"/>
    <w:rsid w:val="00AA491C"/>
    <w:rsid w:val="00AA6146"/>
    <w:rsid w:val="00AB1727"/>
    <w:rsid w:val="00AB2435"/>
    <w:rsid w:val="00AB3F87"/>
    <w:rsid w:val="00AB4543"/>
    <w:rsid w:val="00AB50EC"/>
    <w:rsid w:val="00AB61E8"/>
    <w:rsid w:val="00AC1C70"/>
    <w:rsid w:val="00AC269B"/>
    <w:rsid w:val="00AD0C27"/>
    <w:rsid w:val="00AD1871"/>
    <w:rsid w:val="00AD7425"/>
    <w:rsid w:val="00AD74D0"/>
    <w:rsid w:val="00AE147A"/>
    <w:rsid w:val="00AE266B"/>
    <w:rsid w:val="00AE5DDB"/>
    <w:rsid w:val="00AE6497"/>
    <w:rsid w:val="00AE7483"/>
    <w:rsid w:val="00AF110F"/>
    <w:rsid w:val="00AF2024"/>
    <w:rsid w:val="00AF2153"/>
    <w:rsid w:val="00AF5638"/>
    <w:rsid w:val="00AF598A"/>
    <w:rsid w:val="00AF5C06"/>
    <w:rsid w:val="00AF6169"/>
    <w:rsid w:val="00AF643D"/>
    <w:rsid w:val="00AF672D"/>
    <w:rsid w:val="00AF70FF"/>
    <w:rsid w:val="00AF716F"/>
    <w:rsid w:val="00AF7887"/>
    <w:rsid w:val="00B0155F"/>
    <w:rsid w:val="00B01907"/>
    <w:rsid w:val="00B0190C"/>
    <w:rsid w:val="00B03A2D"/>
    <w:rsid w:val="00B04A85"/>
    <w:rsid w:val="00B053EF"/>
    <w:rsid w:val="00B05466"/>
    <w:rsid w:val="00B05A1B"/>
    <w:rsid w:val="00B05D0D"/>
    <w:rsid w:val="00B107BD"/>
    <w:rsid w:val="00B11A7E"/>
    <w:rsid w:val="00B12545"/>
    <w:rsid w:val="00B13203"/>
    <w:rsid w:val="00B137BF"/>
    <w:rsid w:val="00B20C23"/>
    <w:rsid w:val="00B20F6B"/>
    <w:rsid w:val="00B20FA3"/>
    <w:rsid w:val="00B2221F"/>
    <w:rsid w:val="00B22333"/>
    <w:rsid w:val="00B2286F"/>
    <w:rsid w:val="00B22E8E"/>
    <w:rsid w:val="00B23476"/>
    <w:rsid w:val="00B26050"/>
    <w:rsid w:val="00B26B19"/>
    <w:rsid w:val="00B35475"/>
    <w:rsid w:val="00B36624"/>
    <w:rsid w:val="00B40150"/>
    <w:rsid w:val="00B405BD"/>
    <w:rsid w:val="00B40C64"/>
    <w:rsid w:val="00B42F32"/>
    <w:rsid w:val="00B476C4"/>
    <w:rsid w:val="00B532C7"/>
    <w:rsid w:val="00B53CA8"/>
    <w:rsid w:val="00B55609"/>
    <w:rsid w:val="00B55A52"/>
    <w:rsid w:val="00B55C08"/>
    <w:rsid w:val="00B55E4D"/>
    <w:rsid w:val="00B62642"/>
    <w:rsid w:val="00B64221"/>
    <w:rsid w:val="00B661A2"/>
    <w:rsid w:val="00B66529"/>
    <w:rsid w:val="00B72639"/>
    <w:rsid w:val="00B7532B"/>
    <w:rsid w:val="00B7616A"/>
    <w:rsid w:val="00B7657F"/>
    <w:rsid w:val="00B803A3"/>
    <w:rsid w:val="00B81840"/>
    <w:rsid w:val="00B84CDB"/>
    <w:rsid w:val="00B9202B"/>
    <w:rsid w:val="00B9247F"/>
    <w:rsid w:val="00B973B1"/>
    <w:rsid w:val="00B97E92"/>
    <w:rsid w:val="00BA3F37"/>
    <w:rsid w:val="00BA551F"/>
    <w:rsid w:val="00BA645A"/>
    <w:rsid w:val="00BA705A"/>
    <w:rsid w:val="00BB17FA"/>
    <w:rsid w:val="00BB315A"/>
    <w:rsid w:val="00BB36DA"/>
    <w:rsid w:val="00BB5666"/>
    <w:rsid w:val="00BB61E6"/>
    <w:rsid w:val="00BB755C"/>
    <w:rsid w:val="00BB7AF6"/>
    <w:rsid w:val="00BC0027"/>
    <w:rsid w:val="00BC0775"/>
    <w:rsid w:val="00BC1395"/>
    <w:rsid w:val="00BC30C2"/>
    <w:rsid w:val="00BD16B1"/>
    <w:rsid w:val="00BD304E"/>
    <w:rsid w:val="00BD35F3"/>
    <w:rsid w:val="00BD40BE"/>
    <w:rsid w:val="00BD4701"/>
    <w:rsid w:val="00BD4ED2"/>
    <w:rsid w:val="00BD5D52"/>
    <w:rsid w:val="00BD6B7A"/>
    <w:rsid w:val="00BE112B"/>
    <w:rsid w:val="00BE4011"/>
    <w:rsid w:val="00BE44CE"/>
    <w:rsid w:val="00BE4FBF"/>
    <w:rsid w:val="00BE6B6B"/>
    <w:rsid w:val="00BF32F0"/>
    <w:rsid w:val="00BF5ADC"/>
    <w:rsid w:val="00BF711D"/>
    <w:rsid w:val="00C045A7"/>
    <w:rsid w:val="00C0536F"/>
    <w:rsid w:val="00C124FA"/>
    <w:rsid w:val="00C13E62"/>
    <w:rsid w:val="00C148AD"/>
    <w:rsid w:val="00C170D4"/>
    <w:rsid w:val="00C22E2B"/>
    <w:rsid w:val="00C2520D"/>
    <w:rsid w:val="00C2757A"/>
    <w:rsid w:val="00C33513"/>
    <w:rsid w:val="00C354C8"/>
    <w:rsid w:val="00C369C9"/>
    <w:rsid w:val="00C37319"/>
    <w:rsid w:val="00C37F51"/>
    <w:rsid w:val="00C40D0E"/>
    <w:rsid w:val="00C42F0A"/>
    <w:rsid w:val="00C438CA"/>
    <w:rsid w:val="00C5008A"/>
    <w:rsid w:val="00C51F7C"/>
    <w:rsid w:val="00C52D18"/>
    <w:rsid w:val="00C52DB1"/>
    <w:rsid w:val="00C62C57"/>
    <w:rsid w:val="00C62DCF"/>
    <w:rsid w:val="00C65BC0"/>
    <w:rsid w:val="00C67A7B"/>
    <w:rsid w:val="00C7001C"/>
    <w:rsid w:val="00C7051D"/>
    <w:rsid w:val="00C71B76"/>
    <w:rsid w:val="00C72ADE"/>
    <w:rsid w:val="00C73674"/>
    <w:rsid w:val="00C75D8A"/>
    <w:rsid w:val="00C77821"/>
    <w:rsid w:val="00C80C95"/>
    <w:rsid w:val="00C84477"/>
    <w:rsid w:val="00C84A31"/>
    <w:rsid w:val="00C86893"/>
    <w:rsid w:val="00C86DAA"/>
    <w:rsid w:val="00CA0D72"/>
    <w:rsid w:val="00CA44C6"/>
    <w:rsid w:val="00CA623D"/>
    <w:rsid w:val="00CB0EE2"/>
    <w:rsid w:val="00CB3421"/>
    <w:rsid w:val="00CB3CDD"/>
    <w:rsid w:val="00CB64BC"/>
    <w:rsid w:val="00CC19D8"/>
    <w:rsid w:val="00CC1D38"/>
    <w:rsid w:val="00CC337F"/>
    <w:rsid w:val="00CD0BA4"/>
    <w:rsid w:val="00CD15FD"/>
    <w:rsid w:val="00CD2004"/>
    <w:rsid w:val="00CD69E4"/>
    <w:rsid w:val="00CD7C0E"/>
    <w:rsid w:val="00CE33B8"/>
    <w:rsid w:val="00CE35FE"/>
    <w:rsid w:val="00CE4122"/>
    <w:rsid w:val="00CE4595"/>
    <w:rsid w:val="00CF03BE"/>
    <w:rsid w:val="00CF0450"/>
    <w:rsid w:val="00CF0BB1"/>
    <w:rsid w:val="00CF12D7"/>
    <w:rsid w:val="00CF1DAF"/>
    <w:rsid w:val="00CF4A53"/>
    <w:rsid w:val="00D02129"/>
    <w:rsid w:val="00D03C84"/>
    <w:rsid w:val="00D0778E"/>
    <w:rsid w:val="00D11FA7"/>
    <w:rsid w:val="00D132D4"/>
    <w:rsid w:val="00D160B0"/>
    <w:rsid w:val="00D17508"/>
    <w:rsid w:val="00D2001D"/>
    <w:rsid w:val="00D22994"/>
    <w:rsid w:val="00D24F8D"/>
    <w:rsid w:val="00D2682F"/>
    <w:rsid w:val="00D26B29"/>
    <w:rsid w:val="00D276EC"/>
    <w:rsid w:val="00D32963"/>
    <w:rsid w:val="00D32E91"/>
    <w:rsid w:val="00D339C1"/>
    <w:rsid w:val="00D3504A"/>
    <w:rsid w:val="00D35B4C"/>
    <w:rsid w:val="00D3722C"/>
    <w:rsid w:val="00D37945"/>
    <w:rsid w:val="00D4198B"/>
    <w:rsid w:val="00D424EB"/>
    <w:rsid w:val="00D42875"/>
    <w:rsid w:val="00D42D0A"/>
    <w:rsid w:val="00D455E4"/>
    <w:rsid w:val="00D47A24"/>
    <w:rsid w:val="00D47B7F"/>
    <w:rsid w:val="00D50C29"/>
    <w:rsid w:val="00D51EE5"/>
    <w:rsid w:val="00D523B1"/>
    <w:rsid w:val="00D53638"/>
    <w:rsid w:val="00D54CF2"/>
    <w:rsid w:val="00D560D4"/>
    <w:rsid w:val="00D56633"/>
    <w:rsid w:val="00D60358"/>
    <w:rsid w:val="00D6069A"/>
    <w:rsid w:val="00D6260D"/>
    <w:rsid w:val="00D6313D"/>
    <w:rsid w:val="00D655EA"/>
    <w:rsid w:val="00D660A7"/>
    <w:rsid w:val="00D6739C"/>
    <w:rsid w:val="00D70B12"/>
    <w:rsid w:val="00D71E9C"/>
    <w:rsid w:val="00D726ED"/>
    <w:rsid w:val="00D750CE"/>
    <w:rsid w:val="00D770B2"/>
    <w:rsid w:val="00D8071B"/>
    <w:rsid w:val="00D80AF8"/>
    <w:rsid w:val="00D80C42"/>
    <w:rsid w:val="00D835A7"/>
    <w:rsid w:val="00D8625B"/>
    <w:rsid w:val="00D914E6"/>
    <w:rsid w:val="00D91A69"/>
    <w:rsid w:val="00D95856"/>
    <w:rsid w:val="00D967EB"/>
    <w:rsid w:val="00D96F73"/>
    <w:rsid w:val="00D97E09"/>
    <w:rsid w:val="00DA5675"/>
    <w:rsid w:val="00DA66C3"/>
    <w:rsid w:val="00DB35EA"/>
    <w:rsid w:val="00DB4C6F"/>
    <w:rsid w:val="00DB4F7F"/>
    <w:rsid w:val="00DB55CF"/>
    <w:rsid w:val="00DC083A"/>
    <w:rsid w:val="00DC1658"/>
    <w:rsid w:val="00DC7224"/>
    <w:rsid w:val="00DD0C77"/>
    <w:rsid w:val="00DD10B4"/>
    <w:rsid w:val="00DD376C"/>
    <w:rsid w:val="00DD39CA"/>
    <w:rsid w:val="00DD452B"/>
    <w:rsid w:val="00DD5D78"/>
    <w:rsid w:val="00DD617F"/>
    <w:rsid w:val="00DD64AC"/>
    <w:rsid w:val="00DD6A1E"/>
    <w:rsid w:val="00DE396F"/>
    <w:rsid w:val="00DE6E27"/>
    <w:rsid w:val="00DE6EBB"/>
    <w:rsid w:val="00DF0000"/>
    <w:rsid w:val="00DF1A99"/>
    <w:rsid w:val="00DF1BBA"/>
    <w:rsid w:val="00DF1DC9"/>
    <w:rsid w:val="00DF413D"/>
    <w:rsid w:val="00DF62B7"/>
    <w:rsid w:val="00E01CB8"/>
    <w:rsid w:val="00E07362"/>
    <w:rsid w:val="00E10090"/>
    <w:rsid w:val="00E1057C"/>
    <w:rsid w:val="00E11815"/>
    <w:rsid w:val="00E1331F"/>
    <w:rsid w:val="00E1725D"/>
    <w:rsid w:val="00E216E5"/>
    <w:rsid w:val="00E25F44"/>
    <w:rsid w:val="00E2667C"/>
    <w:rsid w:val="00E26A39"/>
    <w:rsid w:val="00E27D10"/>
    <w:rsid w:val="00E31DD1"/>
    <w:rsid w:val="00E34D14"/>
    <w:rsid w:val="00E40688"/>
    <w:rsid w:val="00E4078D"/>
    <w:rsid w:val="00E416DB"/>
    <w:rsid w:val="00E42D64"/>
    <w:rsid w:val="00E44A0A"/>
    <w:rsid w:val="00E474EB"/>
    <w:rsid w:val="00E4769F"/>
    <w:rsid w:val="00E47C17"/>
    <w:rsid w:val="00E50050"/>
    <w:rsid w:val="00E502F5"/>
    <w:rsid w:val="00E505A9"/>
    <w:rsid w:val="00E5091F"/>
    <w:rsid w:val="00E53A18"/>
    <w:rsid w:val="00E62B66"/>
    <w:rsid w:val="00E65BE9"/>
    <w:rsid w:val="00E66B88"/>
    <w:rsid w:val="00E6721E"/>
    <w:rsid w:val="00E673D2"/>
    <w:rsid w:val="00E707EE"/>
    <w:rsid w:val="00E73AAA"/>
    <w:rsid w:val="00E741CE"/>
    <w:rsid w:val="00E74A62"/>
    <w:rsid w:val="00E76D57"/>
    <w:rsid w:val="00E82023"/>
    <w:rsid w:val="00E83339"/>
    <w:rsid w:val="00E840C1"/>
    <w:rsid w:val="00E842D2"/>
    <w:rsid w:val="00E85E5F"/>
    <w:rsid w:val="00E86E08"/>
    <w:rsid w:val="00E92B41"/>
    <w:rsid w:val="00E946FF"/>
    <w:rsid w:val="00E97A68"/>
    <w:rsid w:val="00EA0446"/>
    <w:rsid w:val="00EA0A6D"/>
    <w:rsid w:val="00EA22B4"/>
    <w:rsid w:val="00EA245A"/>
    <w:rsid w:val="00EB32AD"/>
    <w:rsid w:val="00EB379D"/>
    <w:rsid w:val="00EB3F79"/>
    <w:rsid w:val="00EB5760"/>
    <w:rsid w:val="00EB58FC"/>
    <w:rsid w:val="00EB7217"/>
    <w:rsid w:val="00EC01C0"/>
    <w:rsid w:val="00EC0E7A"/>
    <w:rsid w:val="00EC10EA"/>
    <w:rsid w:val="00EC1A5A"/>
    <w:rsid w:val="00EC2970"/>
    <w:rsid w:val="00EC300A"/>
    <w:rsid w:val="00EC4517"/>
    <w:rsid w:val="00EC4EA2"/>
    <w:rsid w:val="00EC572F"/>
    <w:rsid w:val="00ED0844"/>
    <w:rsid w:val="00ED2D1E"/>
    <w:rsid w:val="00ED2FF2"/>
    <w:rsid w:val="00ED35E2"/>
    <w:rsid w:val="00ED43D8"/>
    <w:rsid w:val="00EE4FF9"/>
    <w:rsid w:val="00EF0BAF"/>
    <w:rsid w:val="00EF347C"/>
    <w:rsid w:val="00EF458B"/>
    <w:rsid w:val="00EF50CC"/>
    <w:rsid w:val="00EF51FD"/>
    <w:rsid w:val="00EF6D2B"/>
    <w:rsid w:val="00F00CB1"/>
    <w:rsid w:val="00F03906"/>
    <w:rsid w:val="00F049AD"/>
    <w:rsid w:val="00F055ED"/>
    <w:rsid w:val="00F062FF"/>
    <w:rsid w:val="00F10FC7"/>
    <w:rsid w:val="00F11FFF"/>
    <w:rsid w:val="00F13691"/>
    <w:rsid w:val="00F13E30"/>
    <w:rsid w:val="00F15B49"/>
    <w:rsid w:val="00F17355"/>
    <w:rsid w:val="00F223A0"/>
    <w:rsid w:val="00F30557"/>
    <w:rsid w:val="00F32A8E"/>
    <w:rsid w:val="00F32FB0"/>
    <w:rsid w:val="00F33326"/>
    <w:rsid w:val="00F356ED"/>
    <w:rsid w:val="00F361BC"/>
    <w:rsid w:val="00F42206"/>
    <w:rsid w:val="00F45279"/>
    <w:rsid w:val="00F459A1"/>
    <w:rsid w:val="00F47D0E"/>
    <w:rsid w:val="00F50223"/>
    <w:rsid w:val="00F51FDB"/>
    <w:rsid w:val="00F53443"/>
    <w:rsid w:val="00F55E43"/>
    <w:rsid w:val="00F562F0"/>
    <w:rsid w:val="00F56D4D"/>
    <w:rsid w:val="00F632AC"/>
    <w:rsid w:val="00F63A25"/>
    <w:rsid w:val="00F63AA6"/>
    <w:rsid w:val="00F64BFB"/>
    <w:rsid w:val="00F65D3C"/>
    <w:rsid w:val="00F65E6C"/>
    <w:rsid w:val="00F676A2"/>
    <w:rsid w:val="00F72D60"/>
    <w:rsid w:val="00F72E66"/>
    <w:rsid w:val="00F7765E"/>
    <w:rsid w:val="00F82BE7"/>
    <w:rsid w:val="00F83C8D"/>
    <w:rsid w:val="00F84554"/>
    <w:rsid w:val="00F8725B"/>
    <w:rsid w:val="00F90F53"/>
    <w:rsid w:val="00F925DB"/>
    <w:rsid w:val="00F973DD"/>
    <w:rsid w:val="00FA0A00"/>
    <w:rsid w:val="00FA1BA1"/>
    <w:rsid w:val="00FA1E51"/>
    <w:rsid w:val="00FA355F"/>
    <w:rsid w:val="00FA6CF5"/>
    <w:rsid w:val="00FB041E"/>
    <w:rsid w:val="00FB356E"/>
    <w:rsid w:val="00FB386A"/>
    <w:rsid w:val="00FB6A19"/>
    <w:rsid w:val="00FC1D13"/>
    <w:rsid w:val="00FC2496"/>
    <w:rsid w:val="00FC3E0C"/>
    <w:rsid w:val="00FC422A"/>
    <w:rsid w:val="00FC6D61"/>
    <w:rsid w:val="00FD14E7"/>
    <w:rsid w:val="00FD1572"/>
    <w:rsid w:val="00FD1853"/>
    <w:rsid w:val="00FE35E4"/>
    <w:rsid w:val="00FE3EA7"/>
    <w:rsid w:val="00FE4B62"/>
    <w:rsid w:val="00FE4CFC"/>
    <w:rsid w:val="00FE5096"/>
    <w:rsid w:val="00FE5DCA"/>
    <w:rsid w:val="00FE65AA"/>
    <w:rsid w:val="00FE7BC2"/>
    <w:rsid w:val="00FF30E4"/>
    <w:rsid w:val="0A9028F2"/>
    <w:rsid w:val="0F336BBE"/>
    <w:rsid w:val="0FBF7451"/>
    <w:rsid w:val="124B13C1"/>
    <w:rsid w:val="2B459569"/>
    <w:rsid w:val="34C8090D"/>
    <w:rsid w:val="38B53E6A"/>
    <w:rsid w:val="39577BBF"/>
    <w:rsid w:val="438E03F8"/>
    <w:rsid w:val="4596BBD5"/>
    <w:rsid w:val="64817B86"/>
    <w:rsid w:val="6C731D4B"/>
    <w:rsid w:val="70D04534"/>
    <w:rsid w:val="7AA86DC2"/>
    <w:rsid w:val="7FFCF75B"/>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t" fillcolor="#FFFFFF" stroke="t">
      <v:fill on="t" focussize="0,0"/>
      <v:stroke color="#000000"/>
    </o:shapedefaults>
    <o:shapelayout v:ext="edit">
      <o:idmap v:ext="edit" data="1"/>
    </o:shapelayout>
  </w:shapeDefaults>
  <w14:docId w14:val="1D282080"/>
  <w15:docId w15:val="{b54adecc-2af0-4628-8e23-6500817f4440}"/>
</w:settings>
</file>

<file path=word/styles.xml><?xml version="1.0" encoding="utf-8"?>
<w:style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p14">
  <w:docDefaults>
    <w:rPrDefault>
      <w:rPr>
        <w:rFonts w:ascii="Times New Roman" w:hAnsi="Times New Roman" w:eastAsia="Times New Roman" w:cs="Times New Roman"/>
      </w:rPr>
    </w:rPrDefault>
  </w:docDefaults>
  <w:latentStyles w:defLockedState="0" w:defUIPriority="99" w:defSemiHidden="1" w:defUnhideWhenUsed="1" w:defQFormat="0" w:count="260">
    <w:lsdException w:name="Normal" w:uiPriority="0" w:semiHidden="0" w:unhideWhenUsed="0" w:qFormat="1"/>
    <w:lsdException w:name="heading 1" w:uiPriority="0" w:semiHidden="0" w:unhideWhenUsed="0" w:qFormat="1"/>
    <w:lsdException w:name="heading 2" w:uiPriority="0" w:semiHidden="0" w:unhideWhenUsed="0" w:qFormat="1"/>
    <w:lsdException w:name="heading 3" w:uiPriority="0" w:semiHidden="0" w:unhideWhenUsed="0" w:qFormat="1"/>
    <w:lsdException w:name="heading 4" w:uiPriority="0" w:semiHidden="0" w:unhideWhenUsed="0" w:qFormat="1"/>
    <w:lsdException w:name="heading 5" w:uiPriority="0" w:semiHidden="0" w:unhideWhenUsed="0" w:qFormat="1"/>
    <w:lsdException w:name="heading 6" w:uiPriority="0" w:semiHidden="0" w:unhideWhenUsed="0" w:qFormat="1"/>
    <w:lsdException w:name="heading 7" w:uiPriority="0" w:semiHidden="0" w:unhideWhenUsed="0" w:qFormat="1"/>
    <w:lsdException w:name="heading 8" w:uiPriority="0" w:semiHidden="0" w:unhideWhenUsed="0" w:qFormat="1"/>
    <w:lsdException w:name="heading 9" w:uiPriority="0" w:semiHidden="0" w:unhideWhenUsed="0"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semiHidden="0" w:unhideWhenUsed="0" w:qFormat="1"/>
    <w:lsdException w:name="toc 2" w:uiPriority="39" w:semiHidden="0" w:unhideWhenUsed="0" w:qFormat="1"/>
    <w:lsdException w:name="toc 3" w:uiPriority="39" w:semiHidden="0" w:unhideWhenUsed="0" w:qFormat="1"/>
    <w:lsdException w:name="toc 4" w:uiPriority="0"/>
    <w:lsdException w:name="toc 5" w:uiPriority="39" w:semiHidden="0" w:unhideWhenUsed="0" w:qFormat="1"/>
    <w:lsdException w:name="toc 6" w:uiPriority="0"/>
    <w:lsdException w:name="toc 7" w:uiPriority="0"/>
    <w:lsdException w:name="toc 8" w:uiPriority="39" w:semiHidden="0" w:unhideWhenUsed="0" w:qFormat="1"/>
    <w:lsdException w:name="toc 9" w:uiPriority="39" w:semiHidden="0" w:unhideWhenUsed="0" w:qFormat="1"/>
    <w:lsdException w:name="Normal Indent" w:uiPriority="0"/>
    <w:lsdException w:name="footnote text" w:uiPriority="0"/>
    <w:lsdException w:name="annotation text" w:uiPriority="0" w:semiHidden="0" w:unhideWhenUsed="0" w:qFormat="1"/>
    <w:lsdException w:name="header" w:uiPriority="0" w:semiHidden="0" w:unhideWhenUsed="0" w:qFormat="1"/>
    <w:lsdException w:name="footer" w:uiPriority="99" w:semiHidden="0" w:unhideWhenUsed="0" w:qFormat="1"/>
    <w:lsdException w:name="index heading" w:uiPriority="0"/>
    <w:lsdException w:name="caption" w:uiPriority="0" w:semiHidden="0" w:unhideWhenUsed="0" w:qFormat="1"/>
    <w:lsdException w:name="table of figures" w:uiPriority="0"/>
    <w:lsdException w:name="envelope address" w:uiPriority="0"/>
    <w:lsdException w:name="envelope return" w:uiPriority="0"/>
    <w:lsdException w:name="footnote reference" w:uiPriority="0"/>
    <w:lsdException w:name="annotation reference" w:uiPriority="0" w:semiHidden="0" w:unhideWhenUsed="0" w:qFormat="1"/>
    <w:lsdException w:name="line number" w:uiPriority="0"/>
    <w:lsdException w:name="page number" w:uiPriority="0" w:semiHidden="0" w:unhideWhenUsed="0" w:qFormat="1"/>
    <w:lsdException w:name="endnote reference" w:uiPriority="0"/>
    <w:lsdException w:name="endnote text" w:uiPriority="0"/>
    <w:lsdException w:name="table of authorities" w:uiPriority="0"/>
    <w:lsdException w:name="macro" w:uiPriority="0"/>
    <w:lsdException w:name="toa heading" w:uiPriority="0"/>
    <w:lsdException w:name="List" w:uiPriority="0"/>
    <w:lsdException w:name="List Bullet" w:uiPriority="0"/>
    <w:lsdException w:name="List Number" w:uiPriority="0" w:semiHidden="0" w:unhideWhenUsed="0" w:qFormat="1"/>
    <w:lsdException w:name="List 2" w:uiPriority="0"/>
    <w:lsdException w:name="List 3" w:uiPriority="0" w:semiHidden="0" w:unhideWhenUsed="0" w:qFormat="1"/>
    <w:lsdException w:name="List 4" w:uiPriority="0" w:semiHidden="0" w:unhideWhenUsed="0"/>
    <w:lsdException w:name="List 5" w:uiPriority="0" w:semiHidden="0" w:unhideWhenUsed="0"/>
    <w:lsdException w:name="List Bullet 2" w:uiPriority="0" w:semiHidden="0" w:unhideWhenUsed="0" w:qFormat="1"/>
    <w:lsdException w:name="List Bullet 3" w:uiPriority="0"/>
    <w:lsdException w:name="List Bullet 4" w:uiPriority="0"/>
    <w:lsdException w:name="List Bullet 5" w:uiPriority="0"/>
    <w:lsdException w:name="List Number 2" w:uiPriority="0"/>
    <w:lsdException w:name="List Number 3" w:uiPriority="0"/>
    <w:lsdException w:name="List Number 4" w:uiPriority="0" w:semiHidden="0" w:unhideWhenUsed="0" w:qFormat="1"/>
    <w:lsdException w:name="List Number 5" w:uiPriority="0"/>
    <w:lsdException w:name="Title" w:uiPriority="0" w:semiHidden="0" w:unhideWhenUsed="0" w:qFormat="1"/>
    <w:lsdException w:name="Closing" w:uiPriority="0"/>
    <w:lsdException w:name="Signature" w:uiPriority="0"/>
    <w:lsdException w:name="Default Paragraph Font" w:uiPriority="1" w:qFormat="1"/>
    <w:lsdException w:name="Body Text" w:uiPriority="0" w:semiHidden="0" w:unhideWhenUsed="0" w:qFormat="1"/>
    <w:lsdException w:name="Body Text Indent" w:uiPriority="0" w:semiHidden="0" w:unhideWhenUsed="0" w:qFormat="1"/>
    <w:lsdException w:name="List Continue" w:uiPriority="0"/>
    <w:lsdException w:name="List Continue 2" w:uiPriority="0"/>
    <w:lsdException w:name="List Continue 3" w:uiPriority="0"/>
    <w:lsdException w:name="List Continue 4" w:uiPriority="0"/>
    <w:lsdException w:name="List Continue 5" w:uiPriority="0"/>
    <w:lsdException w:name="Message Header" w:uiPriority="0"/>
    <w:lsdException w:name="Subtitle" w:uiPriority="0" w:semiHidden="0" w:unhideWhenUsed="0" w:qFormat="1"/>
    <w:lsdException w:name="Salutation" w:uiPriority="0" w:semiHidden="0" w:unhideWhenUsed="0"/>
    <w:lsdException w:name="Date" w:uiPriority="0" w:semiHidden="0" w:unhideWhenUsed="0"/>
    <w:lsdException w:name="Body Text First Indent" w:uiPriority="0" w:semiHidden="0" w:unhideWhenUsed="0"/>
    <w:lsdException w:name="Body Text First Indent 2" w:uiPriority="0"/>
    <w:lsdException w:name="Note Heading" w:uiPriority="0"/>
    <w:lsdException w:name="Body Text 2" w:uiPriority="0" w:semiHidden="0" w:unhideWhenUsed="0" w:qFormat="1"/>
    <w:lsdException w:name="Body Text 3" w:uiPriority="0" w:semiHidden="0" w:unhideWhenUsed="0"/>
    <w:lsdException w:name="Body Text Indent 2" w:uiPriority="0" w:semiHidden="0" w:unhideWhenUsed="0" w:qFormat="1"/>
    <w:lsdException w:name="Body Text Indent 3" w:uiPriority="0" w:semiHidden="0" w:unhideWhenUsed="0" w:qFormat="1"/>
    <w:lsdException w:name="Block Text" w:uiPriority="0" w:semiHidden="0" w:unhideWhenUsed="0" w:qFormat="1"/>
    <w:lsdException w:name="Hyperlink" w:uiPriority="99" w:semiHidden="0" w:unhideWhenUsed="0" w:qFormat="1"/>
    <w:lsdException w:name="FollowedHyperlink" w:uiPriority="0"/>
    <w:lsdException w:name="Strong" w:uiPriority="0" w:semiHidden="0" w:unhideWhenUsed="0" w:qFormat="1"/>
    <w:lsdException w:name="Emphasis" w:uiPriority="0" w:semiHidden="0" w:unhideWhenUsed="0" w:qFormat="1"/>
    <w:lsdException w:name="Document Map" w:uiPriority="0" w:unhideWhenUsed="0" w:qFormat="1"/>
    <w:lsdException w:name="Plain Text" w:uiPriority="0"/>
    <w:lsdException w:name="E-mail Signature" w:uiPriority="0"/>
    <w:lsdException w:name="Normal (Web)" w:uiPriority="99" w:semiHidden="0" w:unhideWhenUsed="0" w:qFormat="1"/>
    <w:lsdException w:name="HTML Acronym" w:uiPriority="0"/>
    <w:lsdException w:name="HTML Address" w:uiPriority="0"/>
    <w:lsdException w:name="HTML Cite" w:uiPriority="0"/>
    <w:lsdException w:name="HTML Code" w:uiPriority="0"/>
    <w:lsdException w:name="HTML Definition" w:uiPriority="0"/>
    <w:lsdException w:name="HTML Keyboard" w:uiPriority="0"/>
    <w:lsdException w:name="HTML Preformatted" w:uiPriority="0"/>
    <w:lsdException w:name="HTML Sample" w:uiPriority="0"/>
    <w:lsdException w:name="HTML Typewriter" w:uiPriority="0"/>
    <w:lsdException w:name="HTML Variable" w:uiPriority="0"/>
    <w:lsdException w:name="Normal Table" w:uiPriority="99" w:qFormat="1"/>
    <w:lsdException w:name="annotation subject" w:uiPriority="0" w:semiHidden="0" w:unhideWhenUsed="0" w:qFormat="1"/>
    <w:lsdException w:name="Table Simple 1" w:uiPriority="0"/>
    <w:lsdException w:name="Table Simple 2" w:uiPriority="0"/>
    <w:lsdException w:name="Table Simple 3" w:uiPriority="0"/>
    <w:lsdException w:name="Table Classic 1" w:uiPriority="0"/>
    <w:lsdException w:name="Table Classic 2" w:uiPriority="0"/>
    <w:lsdException w:name="Table Classic 3" w:uiPriority="0"/>
    <w:lsdException w:name="Table Classic 4" w:uiPriority="0"/>
    <w:lsdException w:name="Table Colorful 1" w:uiPriority="0"/>
    <w:lsdException w:name="Table Colorful 2" w:uiPriority="0"/>
    <w:lsdException w:name="Table Colorful 3" w:uiPriority="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uiPriority="0"/>
    <w:lsdException w:name="Table Elegant" w:uiPriority="0"/>
    <w:lsdException w:name="Table Professional" w:uiPriority="0"/>
    <w:lsdException w:name="Table Subtle 1" w:uiPriority="0"/>
    <w:lsdException w:name="Table Subtle 2" w:uiPriority="0"/>
    <w:lsdException w:name="Table Web 1" w:uiPriority="0"/>
    <w:lsdException w:name="Table Web 2" w:uiPriority="0"/>
    <w:lsdException w:name="Table Web 3" w:uiPriority="0"/>
    <w:lsdException w:name="Balloon Text" w:uiPriority="0" w:unhideWhenUsed="0"/>
    <w:lsdException w:name="Table Grid" w:uiPriority="0" w:semiHidden="0" w:unhideWhenUsed="0" w:qFormat="1"/>
    <w:lsdException w:name="Table Theme" w:uiPriority="0"/>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List Paragraph" w:uiPriority="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atentStyles>
  <w:style w:type="paragraph" w:styleId="1" w:default="1">
    <w:name w:val="Normal"/>
    <w:qFormat/>
    <w:uiPriority w:val="0"/>
    <w:pPr>
      <w:overflowPunct w:val="0"/>
      <w:autoSpaceDE w:val="0"/>
      <w:autoSpaceDN w:val="0"/>
      <w:adjustRightInd w:val="0"/>
      <w:spacing w:before="120"/>
      <w:ind w:left="576" w:right="576"/>
      <w:textAlignment w:val="baseline"/>
    </w:pPr>
    <w:rPr>
      <w:rFonts w:ascii="Arial" w:hAnsi="Arial" w:eastAsia="Times New Roman" w:cs="Times New Roman"/>
      <w:lang w:val="en-US" w:eastAsia="en-US" w:bidi="ar-SA"/>
    </w:rPr>
  </w:style>
  <w:style w:type="paragraph" w:styleId="2">
    <w:name w:val="heading 1"/>
    <w:basedOn w:val="1"/>
    <w:next w:val="1"/>
    <w:qFormat/>
    <w:uiPriority w:val="0"/>
    <w:pPr>
      <w:keepNext/>
      <w:ind w:hanging="576"/>
      <w:outlineLvl w:val="0"/>
    </w:pPr>
    <w:rPr>
      <w:b/>
      <w:sz w:val="24"/>
      <w:lang w:val="en-GB"/>
    </w:rPr>
  </w:style>
  <w:style w:type="paragraph" w:styleId="3">
    <w:name w:val="heading 2"/>
    <w:basedOn w:val="1"/>
    <w:next w:val="1"/>
    <w:qFormat/>
    <w:uiPriority w:val="0"/>
    <w:pPr>
      <w:keepNext/>
      <w:tabs>
        <w:tab w:val="left" w:pos="720"/>
      </w:tabs>
      <w:overflowPunct/>
      <w:autoSpaceDE/>
      <w:autoSpaceDN/>
      <w:adjustRightInd/>
      <w:spacing w:before="240"/>
      <w:ind w:left="720" w:right="0" w:hanging="720"/>
      <w:textAlignment w:val="auto"/>
      <w:outlineLvl w:val="1"/>
    </w:pPr>
    <w:rPr>
      <w:rFonts w:cs="Arial"/>
      <w:b/>
      <w:caps/>
    </w:rPr>
  </w:style>
  <w:style w:type="paragraph" w:styleId="4">
    <w:name w:val="heading 3"/>
    <w:basedOn w:val="1"/>
    <w:next w:val="1"/>
    <w:qFormat/>
    <w:uiPriority w:val="0"/>
    <w:pPr>
      <w:keepNext/>
      <w:ind w:right="342"/>
      <w:jc w:val="both"/>
      <w:outlineLvl w:val="2"/>
    </w:pPr>
    <w:rPr>
      <w:b/>
    </w:rPr>
  </w:style>
  <w:style w:type="paragraph" w:styleId="5">
    <w:name w:val="heading 4"/>
    <w:basedOn w:val="1"/>
    <w:next w:val="1"/>
    <w:qFormat/>
    <w:uiPriority w:val="0"/>
    <w:pPr>
      <w:keepNext/>
      <w:ind w:right="342"/>
      <w:jc w:val="both"/>
      <w:outlineLvl w:val="3"/>
    </w:pPr>
    <w:rPr>
      <w:b/>
      <w:sz w:val="24"/>
    </w:rPr>
  </w:style>
  <w:style w:type="paragraph" w:styleId="6">
    <w:name w:val="heading 5"/>
    <w:basedOn w:val="1"/>
    <w:next w:val="1"/>
    <w:qFormat/>
    <w:uiPriority w:val="0"/>
    <w:pPr>
      <w:keepNext/>
      <w:ind w:right="346"/>
      <w:jc w:val="both"/>
      <w:outlineLvl w:val="4"/>
    </w:pPr>
    <w:rPr>
      <w:b/>
      <w:sz w:val="24"/>
    </w:rPr>
  </w:style>
  <w:style w:type="paragraph" w:styleId="7">
    <w:name w:val="heading 6"/>
    <w:basedOn w:val="1"/>
    <w:next w:val="1"/>
    <w:qFormat/>
    <w:uiPriority w:val="0"/>
    <w:pPr>
      <w:keepNext/>
      <w:jc w:val="both"/>
      <w:outlineLvl w:val="5"/>
    </w:pPr>
    <w:rPr>
      <w:sz w:val="24"/>
    </w:rPr>
  </w:style>
  <w:style w:type="paragraph" w:styleId="8">
    <w:name w:val="heading 7"/>
    <w:basedOn w:val="1"/>
    <w:next w:val="1"/>
    <w:qFormat/>
    <w:uiPriority w:val="0"/>
    <w:pPr>
      <w:keepNext/>
      <w:jc w:val="both"/>
      <w:outlineLvl w:val="6"/>
    </w:pPr>
    <w:rPr>
      <w:b/>
      <w:sz w:val="24"/>
    </w:rPr>
  </w:style>
  <w:style w:type="paragraph" w:styleId="9">
    <w:name w:val="heading 8"/>
    <w:basedOn w:val="1"/>
    <w:next w:val="1"/>
    <w:qFormat/>
    <w:uiPriority w:val="0"/>
    <w:pPr>
      <w:keepNext/>
      <w:ind w:left="0"/>
      <w:outlineLvl w:val="7"/>
    </w:pPr>
    <w:rPr>
      <w:b/>
      <w:caps/>
    </w:rPr>
  </w:style>
  <w:style w:type="paragraph" w:styleId="10">
    <w:name w:val="heading 9"/>
    <w:basedOn w:val="1"/>
    <w:next w:val="1"/>
    <w:qFormat/>
    <w:uiPriority w:val="0"/>
    <w:pPr>
      <w:keepNext/>
      <w:numPr>
        <w:ilvl w:val="0"/>
        <w:numId w:val="1"/>
      </w:numPr>
      <w:jc w:val="center"/>
      <w:outlineLvl w:val="8"/>
    </w:pPr>
    <w:rPr>
      <w:b/>
      <w:sz w:val="28"/>
    </w:rPr>
  </w:style>
  <w:style w:type="character" w:styleId="37" w:default="1">
    <w:name w:val="Default Paragraph Font"/>
    <w:semiHidden/>
    <w:unhideWhenUsed/>
    <w:qFormat/>
    <w:uiPriority w:val="1"/>
  </w:style>
  <w:style w:type="table" w:styleId="42" w:default="1">
    <w:name w:val="Normal Table"/>
    <w:semiHidden/>
    <w:unhideWhenUsed/>
    <w:qFormat/>
    <w:uiPriority w:val="99"/>
    <w:tblPr>
      <w:tblCellMar>
        <w:top w:w="0" w:type="dxa"/>
        <w:left w:w="108" w:type="dxa"/>
        <w:bottom w:w="0" w:type="dxa"/>
        <w:right w:w="108" w:type="dxa"/>
      </w:tblCellMar>
    </w:tblPr>
  </w:style>
  <w:style w:type="paragraph" w:styleId="11">
    <w:name w:val="Balloon Text"/>
    <w:basedOn w:val="1"/>
    <w:semiHidden/>
    <w:uiPriority w:val="0"/>
    <w:rPr>
      <w:rFonts w:ascii="Tahoma" w:hAnsi="Tahoma" w:cs="Tahoma"/>
      <w:sz w:val="16"/>
      <w:szCs w:val="16"/>
    </w:rPr>
  </w:style>
  <w:style w:type="paragraph" w:styleId="12">
    <w:name w:val="Block Text"/>
    <w:basedOn w:val="1"/>
    <w:qFormat/>
    <w:uiPriority w:val="0"/>
    <w:pPr>
      <w:tabs>
        <w:tab w:val="left" w:pos="720"/>
      </w:tabs>
      <w:ind w:left="720" w:right="72" w:hanging="18"/>
      <w:jc w:val="both"/>
    </w:pPr>
    <w:rPr>
      <w:sz w:val="24"/>
    </w:rPr>
  </w:style>
  <w:style w:type="paragraph" w:styleId="13">
    <w:name w:val="Body Text"/>
    <w:basedOn w:val="1"/>
    <w:link w:val="64"/>
    <w:qFormat/>
    <w:uiPriority w:val="0"/>
    <w:rPr>
      <w:sz w:val="24"/>
    </w:rPr>
  </w:style>
  <w:style w:type="paragraph" w:styleId="14">
    <w:name w:val="Body Text 2"/>
    <w:basedOn w:val="1"/>
    <w:qFormat/>
    <w:uiPriority w:val="0"/>
    <w:pPr>
      <w:jc w:val="both"/>
    </w:pPr>
    <w:rPr>
      <w:sz w:val="24"/>
    </w:rPr>
  </w:style>
  <w:style w:type="paragraph" w:styleId="15">
    <w:name w:val="Body Text 3"/>
    <w:basedOn w:val="1"/>
    <w:uiPriority w:val="0"/>
    <w:pPr>
      <w:ind w:right="702"/>
      <w:jc w:val="both"/>
    </w:pPr>
    <w:rPr>
      <w:sz w:val="24"/>
    </w:rPr>
  </w:style>
  <w:style w:type="paragraph" w:styleId="16">
    <w:name w:val="Body Text Indent"/>
    <w:basedOn w:val="1"/>
    <w:qFormat/>
    <w:uiPriority w:val="0"/>
    <w:pPr>
      <w:tabs>
        <w:tab w:val="left" w:pos="432"/>
      </w:tabs>
      <w:ind w:left="432" w:hanging="432"/>
      <w:jc w:val="both"/>
    </w:pPr>
    <w:rPr>
      <w:sz w:val="24"/>
    </w:rPr>
  </w:style>
  <w:style w:type="paragraph" w:styleId="17">
    <w:name w:val="Body Text Indent 2"/>
    <w:basedOn w:val="1"/>
    <w:qFormat/>
    <w:uiPriority w:val="0"/>
    <w:pPr>
      <w:ind w:left="522"/>
      <w:jc w:val="both"/>
    </w:pPr>
    <w:rPr>
      <w:sz w:val="24"/>
    </w:rPr>
  </w:style>
  <w:style w:type="paragraph" w:styleId="18">
    <w:name w:val="Body Text Indent 3"/>
    <w:basedOn w:val="1"/>
    <w:qFormat/>
    <w:uiPriority w:val="0"/>
    <w:pPr>
      <w:tabs>
        <w:tab w:val="left" w:pos="2052"/>
      </w:tabs>
      <w:ind w:left="2052" w:hanging="2052"/>
      <w:jc w:val="both"/>
    </w:pPr>
    <w:rPr>
      <w:sz w:val="24"/>
    </w:rPr>
  </w:style>
  <w:style w:type="paragraph" w:styleId="19">
    <w:name w:val="caption"/>
    <w:basedOn w:val="1"/>
    <w:next w:val="1"/>
    <w:qFormat/>
    <w:uiPriority w:val="0"/>
    <w:pPr>
      <w:suppressLineNumbers/>
      <w:suppressAutoHyphens/>
      <w:overflowPunct/>
      <w:autoSpaceDE/>
      <w:autoSpaceDN/>
      <w:adjustRightInd/>
      <w:spacing w:after="120"/>
      <w:ind w:left="0" w:right="0"/>
      <w:textAlignment w:val="auto"/>
    </w:pPr>
    <w:rPr>
      <w:rFonts w:ascii="Book Antiqua" w:hAnsi="Book Antiqua" w:cs="Tahoma"/>
      <w:i/>
      <w:iCs/>
      <w:lang w:eastAsia="ar-SA"/>
    </w:rPr>
  </w:style>
  <w:style w:type="paragraph" w:styleId="20">
    <w:name w:val="annotation text"/>
    <w:basedOn w:val="1"/>
    <w:link w:val="66"/>
    <w:qFormat/>
    <w:uiPriority w:val="0"/>
    <w:pPr>
      <w:overflowPunct/>
      <w:autoSpaceDE/>
      <w:autoSpaceDN/>
      <w:adjustRightInd/>
      <w:spacing w:before="0"/>
      <w:ind w:left="0" w:right="0"/>
      <w:textAlignment w:val="auto"/>
    </w:pPr>
    <w:rPr>
      <w:rFonts w:ascii="Times New Roman" w:hAnsi="Times New Roman"/>
    </w:rPr>
  </w:style>
  <w:style w:type="paragraph" w:styleId="21">
    <w:name w:val="annotation subject"/>
    <w:basedOn w:val="20"/>
    <w:next w:val="20"/>
    <w:link w:val="71"/>
    <w:qFormat/>
    <w:uiPriority w:val="0"/>
    <w:pPr>
      <w:overflowPunct w:val="0"/>
      <w:autoSpaceDE w:val="0"/>
      <w:autoSpaceDN w:val="0"/>
      <w:adjustRightInd w:val="0"/>
      <w:spacing w:before="120"/>
      <w:ind w:left="576" w:right="576"/>
      <w:textAlignment w:val="baseline"/>
    </w:pPr>
    <w:rPr>
      <w:rFonts w:ascii="Arial" w:hAnsi="Arial"/>
      <w:b/>
      <w:bCs/>
    </w:rPr>
  </w:style>
  <w:style w:type="paragraph" w:styleId="22">
    <w:name w:val="Document Map"/>
    <w:basedOn w:val="1"/>
    <w:semiHidden/>
    <w:qFormat/>
    <w:uiPriority w:val="0"/>
    <w:pPr>
      <w:shd w:val="clear" w:color="auto" w:fill="000080"/>
    </w:pPr>
    <w:rPr>
      <w:rFonts w:ascii="Tahoma" w:hAnsi="Tahoma" w:cs="Tahoma"/>
    </w:rPr>
  </w:style>
  <w:style w:type="paragraph" w:styleId="23">
    <w:name w:val="footer"/>
    <w:basedOn w:val="1"/>
    <w:link w:val="59"/>
    <w:qFormat/>
    <w:uiPriority w:val="99"/>
    <w:pPr>
      <w:pBdr>
        <w:top w:val="single" w:color="auto" w:sz="12" w:space="1"/>
      </w:pBdr>
      <w:tabs>
        <w:tab w:val="center" w:pos="4320"/>
        <w:tab w:val="right" w:pos="8640"/>
      </w:tabs>
    </w:pPr>
    <w:rPr>
      <w:bCs/>
      <w:lang w:val="en-GB"/>
    </w:rPr>
  </w:style>
  <w:style w:type="paragraph" w:styleId="24">
    <w:name w:val="header"/>
    <w:basedOn w:val="1"/>
    <w:link w:val="58"/>
    <w:qFormat/>
    <w:uiPriority w:val="0"/>
    <w:pPr>
      <w:tabs>
        <w:tab w:val="center" w:pos="4320"/>
        <w:tab w:val="right" w:pos="8640"/>
      </w:tabs>
    </w:pPr>
  </w:style>
  <w:style w:type="paragraph" w:styleId="25">
    <w:name w:val="List 3"/>
    <w:qFormat/>
    <w:uiPriority w:val="0"/>
    <w:pPr>
      <w:numPr>
        <w:ilvl w:val="0"/>
        <w:numId w:val="2"/>
      </w:numPr>
      <w:spacing w:before="120"/>
      <w:jc w:val="both"/>
    </w:pPr>
    <w:rPr>
      <w:rFonts w:ascii="Arial" w:hAnsi="Arial" w:eastAsia="Times New Roman" w:cs="Times New Roman"/>
      <w:sz w:val="22"/>
      <w:lang w:val="en-US" w:eastAsia="en-US" w:bidi="ar-SA"/>
    </w:rPr>
  </w:style>
  <w:style w:type="paragraph" w:styleId="26">
    <w:name w:val="List Bullet 2"/>
    <w:qFormat/>
    <w:uiPriority w:val="0"/>
    <w:pPr>
      <w:numPr>
        <w:ilvl w:val="0"/>
        <w:numId w:val="3"/>
      </w:numPr>
      <w:spacing w:before="120"/>
    </w:pPr>
    <w:rPr>
      <w:rFonts w:ascii="Arial" w:hAnsi="Arial" w:eastAsia="Times New Roman" w:cs="Times New Roman"/>
      <w:i/>
      <w:color w:val="0000FF"/>
      <w:sz w:val="22"/>
      <w:lang w:val="en-US" w:eastAsia="en-US" w:bidi="ar-SA"/>
    </w:rPr>
  </w:style>
  <w:style w:type="paragraph" w:styleId="27">
    <w:name w:val="List Number"/>
    <w:basedOn w:val="1"/>
    <w:qFormat/>
    <w:uiPriority w:val="0"/>
    <w:pPr>
      <w:numPr>
        <w:ilvl w:val="0"/>
        <w:numId w:val="4"/>
      </w:numPr>
      <w:contextualSpacing/>
    </w:pPr>
  </w:style>
  <w:style w:type="paragraph" w:styleId="28">
    <w:name w:val="List Number 4"/>
    <w:qFormat/>
    <w:uiPriority w:val="0"/>
    <w:pPr>
      <w:numPr>
        <w:ilvl w:val="0"/>
        <w:numId w:val="5"/>
      </w:numPr>
      <w:tabs>
        <w:tab w:val="left" w:pos="2664"/>
      </w:tabs>
      <w:spacing w:before="120"/>
      <w:jc w:val="both"/>
    </w:pPr>
    <w:rPr>
      <w:rFonts w:ascii="Arial" w:hAnsi="Arial" w:eastAsia="Times New Roman" w:cs="Times New Roman"/>
      <w:sz w:val="22"/>
      <w:lang w:val="en-US" w:eastAsia="en-US" w:bidi="ar-SA"/>
    </w:rPr>
  </w:style>
  <w:style w:type="paragraph" w:styleId="29">
    <w:name w:val="Normal (Web)"/>
    <w:basedOn w:val="1"/>
    <w:qFormat/>
    <w:uiPriority w:val="99"/>
    <w:pPr>
      <w:overflowPunct/>
      <w:autoSpaceDE/>
      <w:autoSpaceDN/>
      <w:adjustRightInd/>
      <w:spacing w:before="100" w:beforeAutospacing="1" w:after="100" w:afterAutospacing="1"/>
      <w:textAlignment w:val="auto"/>
    </w:pPr>
    <w:rPr>
      <w:rFonts w:ascii="Verdana" w:hAnsi="Verdana"/>
      <w:color w:val="FFFFFF"/>
      <w:sz w:val="22"/>
      <w:szCs w:val="22"/>
    </w:rPr>
  </w:style>
  <w:style w:type="paragraph" w:styleId="30">
    <w:name w:val="Title"/>
    <w:basedOn w:val="1"/>
    <w:link w:val="72"/>
    <w:qFormat/>
    <w:uiPriority w:val="0"/>
    <w:pPr>
      <w:numPr>
        <w:ilvl w:val="0"/>
        <w:numId w:val="6"/>
      </w:numPr>
      <w:overflowPunct/>
      <w:autoSpaceDE/>
      <w:autoSpaceDN/>
      <w:adjustRightInd/>
      <w:jc w:val="center"/>
      <w:textAlignment w:val="auto"/>
    </w:pPr>
    <w:rPr>
      <w:b/>
      <w:sz w:val="28"/>
      <w:lang w:val="en-GB"/>
    </w:rPr>
  </w:style>
  <w:style w:type="paragraph" w:styleId="31">
    <w:name w:val="toc 1"/>
    <w:basedOn w:val="1"/>
    <w:next w:val="1"/>
    <w:qFormat/>
    <w:uiPriority w:val="39"/>
    <w:pPr>
      <w:tabs>
        <w:tab w:val="left" w:pos="612"/>
        <w:tab w:val="left" w:pos="7200"/>
      </w:tabs>
      <w:ind w:left="58"/>
      <w:jc w:val="both"/>
    </w:pPr>
    <w:rPr>
      <w:rFonts w:cs="Arial"/>
      <w:b/>
      <w:bCs/>
      <w:lang w:val="en-GB"/>
    </w:rPr>
  </w:style>
  <w:style w:type="paragraph" w:styleId="32">
    <w:name w:val="toc 2"/>
    <w:basedOn w:val="1"/>
    <w:next w:val="1"/>
    <w:qFormat/>
    <w:uiPriority w:val="39"/>
    <w:pPr>
      <w:tabs>
        <w:tab w:val="left" w:pos="360"/>
        <w:tab w:val="left" w:pos="1242"/>
        <w:tab w:val="left" w:pos="7200"/>
      </w:tabs>
      <w:ind w:left="612" w:right="-115"/>
    </w:pPr>
  </w:style>
  <w:style w:type="paragraph" w:styleId="33">
    <w:name w:val="toc 3"/>
    <w:basedOn w:val="1"/>
    <w:next w:val="1"/>
    <w:qFormat/>
    <w:uiPriority w:val="39"/>
    <w:pPr>
      <w:tabs>
        <w:tab w:val="left" w:pos="360"/>
        <w:tab w:val="left" w:pos="2142"/>
        <w:tab w:val="left" w:pos="7200"/>
      </w:tabs>
      <w:ind w:left="1242" w:right="-115"/>
    </w:pPr>
  </w:style>
  <w:style w:type="paragraph" w:styleId="34">
    <w:name w:val="toc 5"/>
    <w:basedOn w:val="1"/>
    <w:next w:val="1"/>
    <w:qFormat/>
    <w:uiPriority w:val="39"/>
    <w:pPr>
      <w:ind w:left="800"/>
    </w:pPr>
  </w:style>
  <w:style w:type="paragraph" w:styleId="35">
    <w:name w:val="toc 8"/>
    <w:basedOn w:val="1"/>
    <w:next w:val="1"/>
    <w:qFormat/>
    <w:uiPriority w:val="39"/>
    <w:pPr>
      <w:tabs>
        <w:tab w:val="left" w:pos="792"/>
        <w:tab w:val="right" w:pos="6984"/>
      </w:tabs>
      <w:ind w:left="54"/>
    </w:pPr>
    <w:rPr>
      <w:b/>
      <w:lang w:val="en-GB"/>
    </w:rPr>
  </w:style>
  <w:style w:type="paragraph" w:styleId="36">
    <w:name w:val="toc 9"/>
    <w:basedOn w:val="1"/>
    <w:next w:val="1"/>
    <w:qFormat/>
    <w:uiPriority w:val="39"/>
    <w:pPr>
      <w:tabs>
        <w:tab w:val="left" w:pos="864"/>
        <w:tab w:val="left" w:pos="7002"/>
      </w:tabs>
      <w:ind w:left="54" w:right="432"/>
    </w:pPr>
    <w:rPr>
      <w:b/>
    </w:rPr>
  </w:style>
  <w:style w:type="character" w:styleId="38">
    <w:name w:val="annotation reference"/>
    <w:qFormat/>
    <w:uiPriority w:val="0"/>
    <w:rPr>
      <w:sz w:val="16"/>
      <w:szCs w:val="16"/>
    </w:rPr>
  </w:style>
  <w:style w:type="character" w:styleId="39">
    <w:name w:val="Emphasis"/>
    <w:qFormat/>
    <w:uiPriority w:val="0"/>
    <w:rPr>
      <w:i/>
      <w:iCs/>
    </w:rPr>
  </w:style>
  <w:style w:type="character" w:styleId="40">
    <w:name w:val="Hyperlink"/>
    <w:qFormat/>
    <w:uiPriority w:val="99"/>
    <w:rPr>
      <w:color w:val="0000FF"/>
      <w:u w:val="single"/>
    </w:rPr>
  </w:style>
  <w:style w:type="character" w:styleId="41">
    <w:name w:val="page number"/>
    <w:qFormat/>
    <w:uiPriority w:val="0"/>
    <w:rPr>
      <w:rFonts w:ascii="Times New Roman" w:hAnsi="Times New Roman"/>
      <w:color w:val="auto"/>
      <w:spacing w:val="0"/>
      <w:sz w:val="24"/>
    </w:rPr>
  </w:style>
  <w:style w:type="table" w:styleId="43">
    <w:name w:val="Table Grid"/>
    <w:basedOn w:val="42"/>
    <w:qFormat/>
    <w:uiPriority w:val="0"/>
    <w:pPr>
      <w:overflowPunct w:val="0"/>
      <w:autoSpaceDE w:val="0"/>
      <w:autoSpaceDN w:val="0"/>
      <w:adjustRightInd w:val="0"/>
      <w:textAlignment w:val="baseline"/>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44" w:customStyle="1">
    <w:name w:val="Default Paragraph Font1"/>
    <w:semiHidden/>
    <w:qFormat/>
    <w:uiPriority w:val="0"/>
    <w:rPr>
      <w:rFonts w:ascii="Times New Roman" w:hAnsi="Times New Roman"/>
      <w:color w:val="auto"/>
      <w:spacing w:val="0"/>
      <w:sz w:val="24"/>
    </w:rPr>
  </w:style>
  <w:style w:type="paragraph" w:styleId="45" w:customStyle="1">
    <w:name w:val="Heading 21"/>
    <w:basedOn w:val="1"/>
    <w:qFormat/>
    <w:uiPriority w:val="0"/>
    <w:pPr>
      <w:keepNext/>
    </w:pPr>
    <w:rPr>
      <w:rFonts w:ascii="Arial Narrow" w:hAnsi="Arial Narrow"/>
      <w:sz w:val="24"/>
    </w:rPr>
  </w:style>
  <w:style w:type="paragraph" w:styleId="46" w:customStyle="1">
    <w:name w:val="Heading 91"/>
    <w:basedOn w:val="1"/>
    <w:qFormat/>
    <w:uiPriority w:val="0"/>
    <w:pPr>
      <w:keepNext/>
      <w:jc w:val="center"/>
    </w:pPr>
    <w:rPr>
      <w:b/>
      <w:sz w:val="18"/>
    </w:rPr>
  </w:style>
  <w:style w:type="paragraph" w:styleId="47" w:customStyle="1">
    <w:name w:val="Heading 61"/>
    <w:basedOn w:val="1"/>
    <w:qFormat/>
    <w:uiPriority w:val="0"/>
    <w:pPr>
      <w:keepNext/>
      <w:jc w:val="both"/>
    </w:pPr>
    <w:rPr>
      <w:sz w:val="24"/>
    </w:rPr>
  </w:style>
  <w:style w:type="paragraph" w:styleId="48" w:customStyle="1">
    <w:name w:val="Heading 71"/>
    <w:basedOn w:val="1"/>
    <w:qFormat/>
    <w:uiPriority w:val="0"/>
    <w:pPr>
      <w:keepNext/>
      <w:jc w:val="center"/>
    </w:pPr>
    <w:rPr>
      <w:sz w:val="24"/>
    </w:rPr>
  </w:style>
  <w:style w:type="paragraph" w:styleId="49" w:customStyle="1">
    <w:name w:val="Heading 51"/>
    <w:basedOn w:val="1"/>
    <w:qFormat/>
    <w:uiPriority w:val="0"/>
    <w:pPr>
      <w:keepNext/>
      <w:jc w:val="both"/>
    </w:pPr>
    <w:rPr>
      <w:b/>
      <w:sz w:val="24"/>
    </w:rPr>
  </w:style>
  <w:style w:type="paragraph" w:styleId="50" w:customStyle="1">
    <w:name w:val="Heading 31"/>
    <w:basedOn w:val="1"/>
    <w:uiPriority w:val="0"/>
    <w:pPr>
      <w:keepNext/>
      <w:ind w:left="1350"/>
      <w:jc w:val="both"/>
    </w:pPr>
    <w:rPr>
      <w:sz w:val="24"/>
    </w:rPr>
  </w:style>
  <w:style w:type="paragraph" w:styleId="51" w:customStyle="1">
    <w:name w:val="Heading 41"/>
    <w:basedOn w:val="1"/>
    <w:qFormat/>
    <w:uiPriority w:val="0"/>
    <w:pPr>
      <w:keepNext/>
      <w:ind w:left="720"/>
      <w:jc w:val="both"/>
    </w:pPr>
    <w:rPr>
      <w:sz w:val="24"/>
    </w:rPr>
  </w:style>
  <w:style w:type="paragraph" w:styleId="52" w:customStyle="1">
    <w:name w:val="Heading 81"/>
    <w:basedOn w:val="1"/>
    <w:qFormat/>
    <w:uiPriority w:val="0"/>
    <w:pPr>
      <w:keepNext/>
      <w:jc w:val="center"/>
    </w:pPr>
    <w:rPr>
      <w:b/>
      <w:sz w:val="22"/>
    </w:rPr>
  </w:style>
  <w:style w:type="paragraph" w:styleId="53" w:customStyle="1">
    <w:name w:val="Header1"/>
    <w:basedOn w:val="1"/>
    <w:qFormat/>
    <w:uiPriority w:val="0"/>
    <w:pPr>
      <w:tabs>
        <w:tab w:val="center" w:pos="4320"/>
        <w:tab w:val="right" w:pos="8640"/>
      </w:tabs>
    </w:pPr>
  </w:style>
  <w:style w:type="paragraph" w:styleId="54" w:customStyle="1">
    <w:name w:val="Heading 11"/>
    <w:basedOn w:val="1"/>
    <w:qFormat/>
    <w:uiPriority w:val="0"/>
    <w:pPr>
      <w:keepNext/>
      <w:spacing w:line="360" w:lineRule="auto"/>
      <w:jc w:val="center"/>
    </w:pPr>
    <w:rPr>
      <w:b/>
    </w:rPr>
  </w:style>
  <w:style w:type="paragraph" w:styleId="55" w:customStyle="1">
    <w:name w:val="Default Text:1"/>
    <w:basedOn w:val="1"/>
    <w:qFormat/>
    <w:uiPriority w:val="0"/>
    <w:rPr>
      <w:sz w:val="24"/>
    </w:rPr>
  </w:style>
  <w:style w:type="paragraph" w:styleId="56" w:customStyle="1">
    <w:name w:val="Default Text"/>
    <w:basedOn w:val="1"/>
    <w:qFormat/>
    <w:uiPriority w:val="0"/>
    <w:rPr>
      <w:sz w:val="24"/>
    </w:rPr>
  </w:style>
  <w:style w:type="paragraph" w:styleId="57" w:customStyle="1">
    <w:name w:val="Body Single"/>
    <w:basedOn w:val="1"/>
    <w:qFormat/>
    <w:uiPriority w:val="0"/>
    <w:pPr>
      <w:overflowPunct/>
      <w:autoSpaceDE/>
      <w:autoSpaceDN/>
      <w:adjustRightInd/>
      <w:textAlignment w:val="auto"/>
    </w:pPr>
    <w:rPr>
      <w:snapToGrid w:val="0"/>
      <w:sz w:val="22"/>
    </w:rPr>
  </w:style>
  <w:style w:type="character" w:styleId="58" w:customStyle="1">
    <w:name w:val="Header Char"/>
    <w:basedOn w:val="37"/>
    <w:link w:val="24"/>
    <w:qFormat/>
    <w:uiPriority w:val="99"/>
  </w:style>
  <w:style w:type="character" w:styleId="59" w:customStyle="1">
    <w:name w:val="Footer Char"/>
    <w:link w:val="23"/>
    <w:qFormat/>
    <w:uiPriority w:val="99"/>
    <w:rPr>
      <w:rFonts w:ascii="Arial" w:hAnsi="Arial" w:cs="Arial"/>
      <w:bCs/>
      <w:lang w:val="en-GB"/>
    </w:rPr>
  </w:style>
  <w:style w:type="paragraph" w:styleId="60">
    <w:name w:val="List Paragraph"/>
    <w:basedOn w:val="1"/>
    <w:qFormat/>
    <w:uiPriority w:val="0"/>
    <w:pPr>
      <w:ind w:left="567"/>
      <w:jc w:val="both"/>
    </w:pPr>
  </w:style>
  <w:style w:type="paragraph" w:styleId="61" w:customStyle="1">
    <w:name w:val="Body Text Indent 4"/>
    <w:qFormat/>
    <w:uiPriority w:val="0"/>
    <w:pPr>
      <w:tabs>
        <w:tab w:val="left" w:pos="2664"/>
      </w:tabs>
      <w:spacing w:before="120"/>
      <w:ind w:left="2664"/>
      <w:jc w:val="both"/>
    </w:pPr>
    <w:rPr>
      <w:rFonts w:ascii="Arial" w:hAnsi="Arial" w:eastAsia="Times New Roman" w:cs="Times New Roman"/>
      <w:sz w:val="22"/>
      <w:lang w:val="en-US" w:eastAsia="en-US" w:bidi="ar-SA"/>
    </w:rPr>
  </w:style>
  <w:style w:type="paragraph" w:styleId="62" w:customStyle="1">
    <w:name w:val="Table Text"/>
    <w:basedOn w:val="1"/>
    <w:uiPriority w:val="0"/>
    <w:pPr>
      <w:overflowPunct/>
      <w:spacing w:before="0"/>
      <w:ind w:left="0" w:right="0"/>
      <w:textAlignment w:val="auto"/>
    </w:pPr>
    <w:rPr>
      <w:rFonts w:cs="Arial"/>
      <w:sz w:val="22"/>
      <w:szCs w:val="22"/>
    </w:rPr>
  </w:style>
  <w:style w:type="paragraph" w:styleId="63" w:customStyle="1">
    <w:name w:val="Bullet 1"/>
    <w:basedOn w:val="1"/>
    <w:qFormat/>
    <w:uiPriority w:val="0"/>
    <w:pPr>
      <w:widowControl w:val="0"/>
      <w:numPr>
        <w:ilvl w:val="0"/>
        <w:numId w:val="7"/>
      </w:numPr>
      <w:overflowPunct/>
      <w:spacing w:before="0" w:after="110"/>
      <w:ind w:right="0"/>
      <w:textAlignment w:val="auto"/>
    </w:pPr>
    <w:rPr>
      <w:rFonts w:cs="Angsana New"/>
      <w:szCs w:val="22"/>
    </w:rPr>
  </w:style>
  <w:style w:type="character" w:styleId="64" w:customStyle="1">
    <w:name w:val="Body Text Char"/>
    <w:link w:val="13"/>
    <w:qFormat/>
    <w:uiPriority w:val="0"/>
    <w:rPr>
      <w:rFonts w:ascii="Arial" w:hAnsi="Arial"/>
      <w:sz w:val="24"/>
    </w:rPr>
  </w:style>
  <w:style w:type="character" w:styleId="65" w:customStyle="1">
    <w:name w:val="apple-converted-space"/>
    <w:basedOn w:val="37"/>
    <w:qFormat/>
    <w:uiPriority w:val="0"/>
  </w:style>
  <w:style w:type="character" w:styleId="66" w:customStyle="1">
    <w:name w:val="Comment Text Char"/>
    <w:link w:val="20"/>
    <w:uiPriority w:val="0"/>
    <w:rPr>
      <w:lang w:val="en-US" w:eastAsia="en-US"/>
    </w:rPr>
  </w:style>
  <w:style w:type="paragraph" w:styleId="67" w:customStyle="1">
    <w:name w:val="IBM Body Char Char Char Char Char Char"/>
    <w:basedOn w:val="1"/>
    <w:link w:val="68"/>
    <w:qFormat/>
    <w:uiPriority w:val="0"/>
    <w:pPr>
      <w:overflowPunct/>
      <w:spacing w:before="0" w:after="120"/>
      <w:ind w:left="0" w:right="0"/>
      <w:jc w:val="both"/>
      <w:textAlignment w:val="auto"/>
    </w:pPr>
    <w:rPr>
      <w:bCs/>
      <w:sz w:val="22"/>
      <w:lang w:val="en-GB"/>
    </w:rPr>
  </w:style>
  <w:style w:type="character" w:styleId="68" w:customStyle="1">
    <w:name w:val="IBM Body Char Char Char Char Char Char Char"/>
    <w:link w:val="67"/>
    <w:qFormat/>
    <w:uiPriority w:val="0"/>
    <w:rPr>
      <w:rFonts w:ascii="Arial" w:hAnsi="Arial"/>
      <w:bCs/>
      <w:sz w:val="22"/>
      <w:lang w:val="en-GB" w:eastAsia="en-US"/>
    </w:rPr>
  </w:style>
  <w:style w:type="paragraph" w:styleId="69" w:customStyle="1">
    <w:name w:val="TOC Heading"/>
    <w:basedOn w:val="2"/>
    <w:next w:val="1"/>
    <w:semiHidden/>
    <w:unhideWhenUsed/>
    <w:qFormat/>
    <w:uiPriority w:val="39"/>
    <w:pPr>
      <w:spacing w:before="240" w:after="60"/>
      <w:ind w:firstLine="0"/>
      <w:outlineLvl w:val="9"/>
    </w:pPr>
    <w:rPr>
      <w:rFonts w:ascii="Cambria" w:hAnsi="Cambria"/>
      <w:bCs/>
      <w:kern w:val="32"/>
      <w:sz w:val="32"/>
      <w:szCs w:val="32"/>
      <w:lang w:val="en-US"/>
    </w:rPr>
  </w:style>
  <w:style w:type="paragraph" w:styleId="70" w:customStyle="1">
    <w:name w:val="Default"/>
    <w:qFormat/>
    <w:uiPriority w:val="0"/>
    <w:pPr>
      <w:autoSpaceDE w:val="0"/>
      <w:autoSpaceDN w:val="0"/>
      <w:adjustRightInd w:val="0"/>
    </w:pPr>
    <w:rPr>
      <w:rFonts w:ascii="Times New Roman" w:hAnsi="Times New Roman" w:eastAsia="Times New Roman" w:cs="Times New Roman"/>
      <w:color w:val="000000"/>
      <w:sz w:val="24"/>
      <w:szCs w:val="24"/>
      <w:lang w:val="en-MY" w:eastAsia="en-MY" w:bidi="ar-SA"/>
    </w:rPr>
  </w:style>
  <w:style w:type="character" w:styleId="71" w:customStyle="1">
    <w:name w:val="Comment Subject Char"/>
    <w:link w:val="21"/>
    <w:qFormat/>
    <w:uiPriority w:val="0"/>
    <w:rPr>
      <w:rFonts w:ascii="Arial" w:hAnsi="Arial"/>
      <w:b/>
      <w:bCs/>
      <w:lang w:val="en-US" w:eastAsia="en-US"/>
    </w:rPr>
  </w:style>
  <w:style w:type="character" w:styleId="72" w:customStyle="1">
    <w:name w:val="Title Char"/>
    <w:link w:val="30"/>
    <w:uiPriority w:val="0"/>
    <w:rPr>
      <w:rFonts w:ascii="Arial" w:hAnsi="Arial"/>
      <w:b/>
      <w:sz w:val="28"/>
      <w:lang w:val="en-GB"/>
    </w:rPr>
  </w:style>
  <w:style w:type="paragraph" w:styleId="73" w:customStyle="1">
    <w:name w:val="Table Contents"/>
    <w:basedOn w:val="1"/>
    <w:qFormat/>
    <w:uiPriority w:val="0"/>
    <w:pPr>
      <w:suppressLineNumbers/>
      <w:suppressAutoHyphens/>
      <w:overflowPunct/>
      <w:autoSpaceDE/>
      <w:autoSpaceDN/>
      <w:adjustRightInd/>
      <w:textAlignment w:val="auto"/>
    </w:pPr>
    <w:rPr>
      <w:lang w:eastAsia="ar-SA"/>
    </w:rPr>
  </w:style>
  <w:style w:type="character" w:styleId="74" w:customStyle="1">
    <w:name w:val="Unresolved Mention1"/>
    <w:basedOn w:val="37"/>
    <w:semiHidden/>
    <w:unhideWhenUsed/>
    <w:qFormat/>
    <w:uiPriority w:val="99"/>
    <w:rPr>
      <w:color w:val="605E5C"/>
      <w:shd w:val="clear" w:color="auto" w:fill="E1DFDD"/>
    </w:rPr>
  </w:style>
</w:styles>
</file>

<file path=word/_rels/document.xml.rels>&#65279;<?xml version="1.0" encoding="utf-8"?><Relationships xmlns="http://schemas.openxmlformats.org/package/2006/relationships"><Relationship Type="http://schemas.openxmlformats.org/officeDocument/2006/relationships/footer" Target="footer3.xml" Id="rId9" /><Relationship Type="http://schemas.openxmlformats.org/officeDocument/2006/relationships/header" Target="header4.xml" Id="rId8" /><Relationship Type="http://schemas.openxmlformats.org/officeDocument/2006/relationships/header" Target="header3.xml" Id="rId7" /><Relationship Type="http://schemas.microsoft.com/office/2011/relationships/people" Target="people.xml" Id="rId66" /><Relationship Type="http://schemas.openxmlformats.org/officeDocument/2006/relationships/fontTable" Target="fontTable.xml" Id="rId65" /><Relationship Type="http://schemas.openxmlformats.org/officeDocument/2006/relationships/customXml" Target="../customXml/item5.xml" Id="rId64" /><Relationship Type="http://schemas.openxmlformats.org/officeDocument/2006/relationships/customXml" Target="../customXml/item4.xml" Id="rId63" /><Relationship Type="http://schemas.openxmlformats.org/officeDocument/2006/relationships/customXml" Target="../customXml/item3.xml" Id="rId62" /><Relationship Type="http://schemas.openxmlformats.org/officeDocument/2006/relationships/customXml" Target="../customXml/item2.xml" Id="rId61" /><Relationship Type="http://schemas.openxmlformats.org/officeDocument/2006/relationships/numbering" Target="numbering.xml" Id="rId60" /><Relationship Type="http://schemas.openxmlformats.org/officeDocument/2006/relationships/footer" Target="footer2.xml" Id="rId6" /><Relationship Type="http://schemas.openxmlformats.org/officeDocument/2006/relationships/customXml" Target="../customXml/item1.xml" Id="rId59" /><Relationship Type="http://schemas.openxmlformats.org/officeDocument/2006/relationships/image" Target="media/image25.emf" Id="rId58" /><Relationship Type="http://schemas.openxmlformats.org/officeDocument/2006/relationships/oleObject" Target="embeddings/oleObject1.bin" Id="rId57" /><Relationship Type="http://schemas.openxmlformats.org/officeDocument/2006/relationships/image" Target="media/image24.jpeg" Id="rId56" /><Relationship Type="http://schemas.openxmlformats.org/officeDocument/2006/relationships/image" Target="media/image23.png" Id="rId55" /><Relationship Type="http://schemas.openxmlformats.org/officeDocument/2006/relationships/image" Target="media/image22.png" Id="rId54" /><Relationship Type="http://schemas.openxmlformats.org/officeDocument/2006/relationships/image" Target="media/image21.png" Id="rId53" /><Relationship Type="http://schemas.openxmlformats.org/officeDocument/2006/relationships/image" Target="media/image20.png" Id="rId52" /><Relationship Type="http://schemas.openxmlformats.org/officeDocument/2006/relationships/image" Target="media/image19.png" Id="rId51" /><Relationship Type="http://schemas.openxmlformats.org/officeDocument/2006/relationships/image" Target="media/image18.png" Id="rId50" /><Relationship Type="http://schemas.openxmlformats.org/officeDocument/2006/relationships/footer" Target="footer1.xml" Id="rId5" /><Relationship Type="http://schemas.openxmlformats.org/officeDocument/2006/relationships/image" Target="media/image17.png" Id="rId49" /><Relationship Type="http://schemas.openxmlformats.org/officeDocument/2006/relationships/image" Target="media/image16.png" Id="rId48" /><Relationship Type="http://schemas.openxmlformats.org/officeDocument/2006/relationships/image" Target="media/image15.png" Id="rId47" /><Relationship Type="http://schemas.openxmlformats.org/officeDocument/2006/relationships/image" Target="media/image14.png" Id="rId46" /><Relationship Type="http://schemas.openxmlformats.org/officeDocument/2006/relationships/image" Target="media/image13.png" Id="rId45" /><Relationship Type="http://schemas.openxmlformats.org/officeDocument/2006/relationships/image" Target="media/image12.png" Id="rId44" /><Relationship Type="http://schemas.openxmlformats.org/officeDocument/2006/relationships/image" Target="media/image11.png" Id="rId43" /><Relationship Type="http://schemas.openxmlformats.org/officeDocument/2006/relationships/image" Target="media/image10.png" Id="rId42" /><Relationship Type="http://schemas.openxmlformats.org/officeDocument/2006/relationships/image" Target="media/image9.png" Id="rId41" /><Relationship Type="http://schemas.openxmlformats.org/officeDocument/2006/relationships/image" Target="media/image8.png" Id="rId40" /><Relationship Type="http://schemas.openxmlformats.org/officeDocument/2006/relationships/header" Target="header2.xml" Id="rId4" /><Relationship Type="http://schemas.openxmlformats.org/officeDocument/2006/relationships/image" Target="media/image7.png" Id="rId39" /><Relationship Type="http://schemas.openxmlformats.org/officeDocument/2006/relationships/image" Target="media/image6.png" Id="rId38" /><Relationship Type="http://schemas.openxmlformats.org/officeDocument/2006/relationships/image" Target="media/image5.png" Id="rId37" /><Relationship Type="http://schemas.openxmlformats.org/officeDocument/2006/relationships/image" Target="media/image4.png" Id="rId36" /><Relationship Type="http://schemas.openxmlformats.org/officeDocument/2006/relationships/image" Target="media/image3.png" Id="rId35" /><Relationship Type="http://schemas.openxmlformats.org/officeDocument/2006/relationships/image" Target="media/image2.png" Id="rId34" /><Relationship Type="http://schemas.openxmlformats.org/officeDocument/2006/relationships/image" Target="media/image1.png" Id="rId33" /><Relationship Type="http://schemas.openxmlformats.org/officeDocument/2006/relationships/theme" Target="theme/theme1.xml" Id="rId32" /><Relationship Type="http://schemas.openxmlformats.org/officeDocument/2006/relationships/footer" Target="footer15.xml" Id="rId31" /><Relationship Type="http://schemas.openxmlformats.org/officeDocument/2006/relationships/footer" Target="footer14.xml" Id="rId30" /><Relationship Type="http://schemas.openxmlformats.org/officeDocument/2006/relationships/header" Target="header1.xml" Id="rId3" /><Relationship Type="http://schemas.openxmlformats.org/officeDocument/2006/relationships/header" Target="header14.xml" Id="rId29" /><Relationship Type="http://schemas.openxmlformats.org/officeDocument/2006/relationships/header" Target="header13.xml" Id="rId28" /><Relationship Type="http://schemas.openxmlformats.org/officeDocument/2006/relationships/footer" Target="footer13.xml" Id="rId27" /><Relationship Type="http://schemas.openxmlformats.org/officeDocument/2006/relationships/footer" Target="footer12.xml" Id="rId26" /><Relationship Type="http://schemas.openxmlformats.org/officeDocument/2006/relationships/header" Target="header12.xml" Id="rId25" /><Relationship Type="http://schemas.openxmlformats.org/officeDocument/2006/relationships/header" Target="header11.xml" Id="rId24" /><Relationship Type="http://schemas.openxmlformats.org/officeDocument/2006/relationships/footer" Target="footer11.xml" Id="rId23" /><Relationship Type="http://schemas.openxmlformats.org/officeDocument/2006/relationships/footer" Target="footer10.xml" Id="rId22" /><Relationship Type="http://schemas.openxmlformats.org/officeDocument/2006/relationships/header" Target="header10.xml" Id="rId21" /><Relationship Type="http://schemas.openxmlformats.org/officeDocument/2006/relationships/header" Target="header9.xml" Id="rId20" /><Relationship Type="http://schemas.openxmlformats.org/officeDocument/2006/relationships/settings" Target="settings.xml" Id="rId2" /><Relationship Type="http://schemas.openxmlformats.org/officeDocument/2006/relationships/footer" Target="footer9.xml" Id="rId19" /><Relationship Type="http://schemas.openxmlformats.org/officeDocument/2006/relationships/footer" Target="footer8.xml" Id="rId18" /><Relationship Type="http://schemas.openxmlformats.org/officeDocument/2006/relationships/footer" Target="footer7.xml" Id="rId17" /><Relationship Type="http://schemas.openxmlformats.org/officeDocument/2006/relationships/header" Target="header8.xml" Id="rId16" /><Relationship Type="http://schemas.openxmlformats.org/officeDocument/2006/relationships/header" Target="header7.xml" Id="rId15" /><Relationship Type="http://schemas.openxmlformats.org/officeDocument/2006/relationships/footer" Target="footer6.xml" Id="rId14" /><Relationship Type="http://schemas.openxmlformats.org/officeDocument/2006/relationships/footer" Target="footer5.xml" Id="rId13" /><Relationship Type="http://schemas.openxmlformats.org/officeDocument/2006/relationships/header" Target="header6.xml" Id="rId12" /><Relationship Type="http://schemas.openxmlformats.org/officeDocument/2006/relationships/header" Target="header5.xml" Id="rId11" /><Relationship Type="http://schemas.openxmlformats.org/officeDocument/2006/relationships/footer" Target="footer4.xml" Id="rId10" /><Relationship Type="http://schemas.openxmlformats.org/officeDocument/2006/relationships/styles" Target="styles.xml" Id="rId1" /></Relationships>
</file>

<file path=word/_rels/header1.xml.rels>&#65279;<?xml version="1.0" encoding="utf-8"?><Relationships xmlns="http://schemas.openxmlformats.org/package/2006/relationships"><Relationship Type="http://schemas.openxmlformats.org/officeDocument/2006/relationships/image" Target="/media/image18.png" Id="Reff50bcbcb4144c1" /></Relationships>
</file>

<file path=word/_rels/header10.xml.rels><?xml version="1.0" encoding="UTF-8" standalone="yes"?>
<Relationships xmlns="http://schemas.openxmlformats.org/package/2006/relationships"><Relationship Id="rId1" Type="http://schemas.openxmlformats.org/officeDocument/2006/relationships/image" Target="media/image1.png"/></Relationships>
</file>

<file path=word/_rels/header11.xml.rels>&#65279;<?xml version="1.0" encoding="utf-8"?><Relationships xmlns="http://schemas.openxmlformats.org/package/2006/relationships"><Relationship Type="http://schemas.openxmlformats.org/officeDocument/2006/relationships/image" Target="/media/image1d.png" Id="R1a3aa7e8787a47d4" /></Relationships>
</file>

<file path=word/_rels/header12.xml.rels><?xml version="1.0" encoding="UTF-8" standalone="yes"?>
<Relationships xmlns="http://schemas.openxmlformats.org/package/2006/relationships"><Relationship Id="rId1" Type="http://schemas.openxmlformats.org/officeDocument/2006/relationships/image" Target="media/image1.png"/></Relationships>
</file>

<file path=word/_rels/header13.xml.rels>&#65279;<?xml version="1.0" encoding="utf-8"?><Relationships xmlns="http://schemas.openxmlformats.org/package/2006/relationships"><Relationship Type="http://schemas.openxmlformats.org/officeDocument/2006/relationships/image" Target="/media/image1e.png" Id="Rbbcf3120553c4c6f" /></Relationships>
</file>

<file path=word/_rels/header14.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&#65279;<?xml version="1.0" encoding="utf-8"?><Relationships xmlns="http://schemas.openxmlformats.org/package/2006/relationships"><Relationship Type="http://schemas.openxmlformats.org/officeDocument/2006/relationships/image" Target="/media/image19.png" Id="R9e82f5bd47ff49e8" /></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&#65279;<?xml version="1.0" encoding="utf-8"?><Relationships xmlns="http://schemas.openxmlformats.org/package/2006/relationships"><Relationship Type="http://schemas.openxmlformats.org/officeDocument/2006/relationships/image" Target="/media/image1a.png" Id="R5f3abf229ca846a3" /></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&#65279;<?xml version="1.0" encoding="utf-8"?><Relationships xmlns="http://schemas.openxmlformats.org/package/2006/relationships"><Relationship Type="http://schemas.openxmlformats.org/officeDocument/2006/relationships/image" Target="/media/image1b.png" Id="R5ba3594b67ac4ba0" /></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_rels/header9.xml.rels>&#65279;<?xml version="1.0" encoding="utf-8"?><Relationships xmlns="http://schemas.openxmlformats.org/package/2006/relationships"><Relationship Type="http://schemas.openxmlformats.org/officeDocument/2006/relationships/image" Target="/media/image1c.png" Id="Rdb70f898d71843c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2.xml><?xml version="1.0" encoding="utf-8"?>
<ct:contentTypeSchema xmlns:ct="http://schemas.microsoft.com/office/2006/metadata/contentType" xmlns:ma="http://schemas.microsoft.com/office/2006/metadata/properties/metaAttributes" ct:_="" ma:_="" ma:contentTypeName="Document" ma:contentTypeID="0x0101001683D3CAF2E52E438707037627F1BD4B" ma:contentTypeVersion="14" ma:contentTypeDescription="Create a new document." ma:contentTypeScope="" ma:versionID="61c4b887d8f454b15eeb7ed81070f119">
  <xsd:schema xmlns:xsd="http://www.w3.org/2001/XMLSchema" xmlns:xs="http://www.w3.org/2001/XMLSchema" xmlns:p="http://schemas.microsoft.com/office/2006/metadata/properties" xmlns:ns2="5e8dc66c-6deb-4971-a6c1-c73bf5d9451b" xmlns:ns3="00d97cc4-d51b-4a96-8d57-266139ac8fe6" targetNamespace="http://schemas.microsoft.com/office/2006/metadata/properties" ma:root="true" ma:fieldsID="9ff9a0486d1e3639b3e3ec9554439d08" ns2:_="" ns3:_="">
    <xsd:import namespace="5e8dc66c-6deb-4971-a6c1-c73bf5d9451b"/>
    <xsd:import namespace="00d97cc4-d51b-4a96-8d57-266139ac8fe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GenerationTime" minOccurs="0"/>
                <xsd:element ref="ns2:MediaServiceEventHashCode" minOccurs="0"/>
                <xsd:element ref="ns3:SharedWithUsers" minOccurs="0"/>
                <xsd:element ref="ns3:SharedWithDetails" minOccurs="0"/>
                <xsd:element ref="ns2:MediaServiceOCR" minOccurs="0"/>
                <xsd:element ref="ns2:Status" minOccurs="0"/>
                <xsd:element ref="ns2:Tower" minOccurs="0"/>
                <xsd:element ref="ns2:MediaServiceAutoKeyPoints" minOccurs="0"/>
                <xsd:element ref="ns2:MediaServiceKeyPoint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8dc66c-6deb-4971-a6c1-c73bf5d9451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Status" ma:index="17" nillable="true" ma:displayName="Status" ma:default="0" ma:description="Reviewed?" ma:format="Dropdown" ma:internalName="Status">
      <xsd:simpleType>
        <xsd:restriction base="dms:Boolean"/>
      </xsd:simpleType>
    </xsd:element>
    <xsd:element name="Tower" ma:index="18" nillable="true" ma:displayName="Tower" ma:format="Dropdown" ma:internalName="Tower">
      <xsd:simpleType>
        <xsd:restriction base="dms:Text">
          <xsd:maxLength value="255"/>
        </xsd:restriction>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00d97cc4-d51b-4a96-8d57-266139ac8fe6"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tatus xmlns="5e8dc66c-6deb-4971-a6c1-c73bf5d9451b">false</Status>
    <Tower xmlns="5e8dc66c-6deb-4971-a6c1-c73bf5d9451b" xsi:nil="tru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CC59458-908A-43A9-BE86-F247A228C638}"/>
</file>

<file path=customXml/itemProps3.xml><?xml version="1.0" encoding="utf-8"?>
<ds:datastoreItem xmlns:ds="http://schemas.openxmlformats.org/officeDocument/2006/customXml" ds:itemID="{EEB3D05A-DFF9-4DF9-8E8D-458B478F4DEC}">
  <ds:schemaRefs/>
</ds:datastoreItem>
</file>

<file path=customXml/itemProps4.xml><?xml version="1.0" encoding="utf-8"?>
<ds:datastoreItem xmlns:ds="http://schemas.openxmlformats.org/officeDocument/2006/customXml" ds:itemID="{E7C55380-8652-4BE3-AD97-EBD9A41F93EF}">
  <ds:schemaRefs/>
</ds:datastoreItem>
</file>

<file path=customXml/itemProps5.xml><?xml version="1.0" encoding="utf-8"?>
<ds:datastoreItem xmlns:ds="http://schemas.openxmlformats.org/officeDocument/2006/customXml" ds:itemID="{FDD1C419-62E9-4832-A72E-B613B66BC0F4}">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Company>Malaysia Airlines System</ap:Company>
  <ap:ScaleCrop>false</ap:ScaleCrop>
  <ap:Application>Microsoft Office Word</ap:Application>
  <ap:DocSecurity>0</ap:DocSecurity>
  <ap:AppVersion>00.0001</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Zureen Eliza Zakria</dc:creator>
  <cp:lastModifiedBy>Muhammad Fazrin Safri</cp:lastModifiedBy>
  <cp:revision>5</cp:revision>
  <cp:lastPrinted>2018-11-08T06:39:00Z</cp:lastPrinted>
  <dcterms:created xsi:type="dcterms:W3CDTF">2019-10-30T07:37:00Z</dcterms:created>
  <dcterms:modified xsi:type="dcterms:W3CDTF">2020-08-05T08:08:04Z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0x0101001683D3CAF2E52E438707037627F1BD4B</vt:lpwstr>
  </property>
  <property fmtid="{D5CDD505-2E9C-101B-9397-08002B2CF9AE}" pid="3" name="Order">
    <vt:r8>2322600</vt:r8>
  </property>
  <property fmtid="{D5CDD505-2E9C-101B-9397-08002B2CF9AE}" pid="4" name="ComplianceAssetId">
    <vt:lpwstr/>
  </property>
  <property fmtid="{D5CDD505-2E9C-101B-9397-08002B2CF9AE}" pid="5" name="_SourceUrl">
    <vt:lpwstr/>
  </property>
  <property fmtid="{D5CDD505-2E9C-101B-9397-08002B2CF9AE}" pid="6" name="_SharedFileIndex">
    <vt:lpwstr/>
  </property>
  <property fmtid="{D5CDD505-2E9C-101B-9397-08002B2CF9AE}" pid="7" name="xd_Signature">
    <vt:bool>false</vt:bool>
  </property>
  <property fmtid="{D5CDD505-2E9C-101B-9397-08002B2CF9AE}" pid="8" name="xd_ProgID">
    <vt:lpwstr/>
  </property>
  <property fmtid="{D5CDD505-2E9C-101B-9397-08002B2CF9AE}" pid="9" name="TemplateUrl">
    <vt:lpwstr/>
  </property>
  <property fmtid="{D5CDD505-2E9C-101B-9397-08002B2CF9AE}" pid="10" name="KSOProductBuildVer">
    <vt:lpwstr>1033-11.2.0.9431</vt:lpwstr>
  </property>
</Properties>
</file>